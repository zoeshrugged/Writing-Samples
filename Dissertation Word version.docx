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67DEB" w14:textId="77777777" w:rsidR="00F0522A" w:rsidRDefault="00F0522A"/>
    <w:p w14:paraId="073980BC" w14:textId="77777777" w:rsidR="00F0522A" w:rsidRDefault="00F0522A" w:rsidP="00E40ACD">
      <w:pPr>
        <w:pStyle w:val="CTUTitleCAPS"/>
      </w:pPr>
    </w:p>
    <w:p w14:paraId="440C500A" w14:textId="77777777" w:rsidR="00DB62EA" w:rsidRPr="009C5731" w:rsidRDefault="00DB62EA" w:rsidP="00DB62EA">
      <w:pPr>
        <w:pStyle w:val="Normal1"/>
        <w:spacing w:line="480" w:lineRule="auto"/>
        <w:jc w:val="center"/>
        <w:rPr>
          <w:rFonts w:ascii="Times New Roman" w:hAnsi="Times New Roman" w:cs="Times New Roman"/>
          <w:b/>
          <w:sz w:val="24"/>
        </w:rPr>
      </w:pPr>
      <w:r w:rsidRPr="009C5731">
        <w:rPr>
          <w:rFonts w:ascii="Times New Roman" w:hAnsi="Times New Roman" w:cs="Times New Roman"/>
          <w:b/>
          <w:sz w:val="24"/>
        </w:rPr>
        <w:t>MEASURING THE SHORT-TERM STOCK VOLATILITY FOLLOWING AN EXECUTIVE LEADERSHIP CHANGE IN FORTUNE 1000 COMPANIES</w:t>
      </w:r>
    </w:p>
    <w:p w14:paraId="27675BC3" w14:textId="77777777" w:rsidR="00DB62EA" w:rsidRDefault="00DB62EA" w:rsidP="00DB62EA">
      <w:pPr>
        <w:pStyle w:val="CTUTitleCAPS"/>
        <w:rPr>
          <w:b w:val="0"/>
          <w:caps w:val="0"/>
        </w:rPr>
      </w:pPr>
    </w:p>
    <w:p w14:paraId="4338104C" w14:textId="77777777" w:rsidR="00DB62EA" w:rsidRDefault="00DB62EA" w:rsidP="00DB62EA">
      <w:pPr>
        <w:pStyle w:val="CTUTitleCAPS"/>
        <w:rPr>
          <w:b w:val="0"/>
          <w:caps w:val="0"/>
        </w:rPr>
      </w:pPr>
    </w:p>
    <w:p w14:paraId="58D5FFE3" w14:textId="77777777" w:rsidR="00DB62EA" w:rsidRDefault="00DB62EA" w:rsidP="00DB62EA">
      <w:pPr>
        <w:pStyle w:val="CTUTitleCAPS"/>
        <w:rPr>
          <w:b w:val="0"/>
          <w:caps w:val="0"/>
        </w:rPr>
      </w:pPr>
    </w:p>
    <w:p w14:paraId="24C67DDC" w14:textId="77777777" w:rsidR="00DB62EA" w:rsidRDefault="00DB62EA" w:rsidP="00DB62EA">
      <w:pPr>
        <w:pStyle w:val="CTUTitleCAPS"/>
        <w:rPr>
          <w:b w:val="0"/>
          <w:caps w:val="0"/>
        </w:rPr>
      </w:pPr>
    </w:p>
    <w:p w14:paraId="6DD724F4" w14:textId="77777777" w:rsidR="00DB62EA" w:rsidRDefault="00DB62EA" w:rsidP="00DB62EA">
      <w:pPr>
        <w:pStyle w:val="CTUTitle"/>
      </w:pPr>
      <w:r>
        <w:t xml:space="preserve">A dissertation presented in partial fulfillment of the </w:t>
      </w:r>
    </w:p>
    <w:p w14:paraId="71B1A225" w14:textId="77777777" w:rsidR="00DB62EA" w:rsidRDefault="00DB62EA" w:rsidP="00DB62EA">
      <w:pPr>
        <w:pStyle w:val="CTUTitle"/>
      </w:pPr>
      <w:r>
        <w:t xml:space="preserve">requirements for the degree of </w:t>
      </w:r>
    </w:p>
    <w:p w14:paraId="46A648DF" w14:textId="77777777" w:rsidR="00DB62EA" w:rsidRDefault="00DB62EA" w:rsidP="00DB62EA">
      <w:pPr>
        <w:pStyle w:val="CTUTitle"/>
      </w:pPr>
      <w:r>
        <w:t xml:space="preserve">Doctor of Management </w:t>
      </w:r>
    </w:p>
    <w:p w14:paraId="74466E59" w14:textId="77777777" w:rsidR="00DB62EA" w:rsidRDefault="00DB62EA" w:rsidP="00DB62EA">
      <w:pPr>
        <w:pStyle w:val="CTUTitle"/>
      </w:pPr>
    </w:p>
    <w:p w14:paraId="4D043648" w14:textId="77777777" w:rsidR="00DB62EA" w:rsidRDefault="00DB62EA" w:rsidP="00DB62EA">
      <w:pPr>
        <w:pStyle w:val="CTUTitle"/>
      </w:pPr>
    </w:p>
    <w:p w14:paraId="35A33C01" w14:textId="77777777" w:rsidR="00DB62EA" w:rsidRDefault="00DB62EA" w:rsidP="00DB62EA">
      <w:pPr>
        <w:pStyle w:val="CTUTitle"/>
      </w:pPr>
    </w:p>
    <w:p w14:paraId="5241AFA7" w14:textId="77777777" w:rsidR="00DB62EA" w:rsidRDefault="00DB62EA" w:rsidP="00DB62EA">
      <w:pPr>
        <w:pStyle w:val="CTUTitle"/>
      </w:pPr>
    </w:p>
    <w:p w14:paraId="3CFC89D6" w14:textId="101A63CD" w:rsidR="00DB62EA" w:rsidRPr="00F0522A" w:rsidRDefault="00010F48" w:rsidP="00DB62EA">
      <w:pPr>
        <w:pStyle w:val="CTUTitle"/>
      </w:pPr>
      <w:r>
        <w:t>Zoe Blechen</w:t>
      </w:r>
    </w:p>
    <w:p w14:paraId="3F40AD5C" w14:textId="77777777" w:rsidR="00DB62EA" w:rsidRDefault="00DB62EA" w:rsidP="00DB62EA">
      <w:pPr>
        <w:pStyle w:val="CTUTitle"/>
        <w:rPr>
          <w:rFonts w:cs="Times New Roman"/>
        </w:rPr>
      </w:pPr>
    </w:p>
    <w:p w14:paraId="2F477B5D" w14:textId="77777777" w:rsidR="00DB62EA" w:rsidRPr="00F0522A" w:rsidRDefault="00DB62EA" w:rsidP="00DB62EA">
      <w:pPr>
        <w:pStyle w:val="CTUTitle"/>
        <w:rPr>
          <w:rFonts w:cs="Times New Roman"/>
        </w:rPr>
      </w:pPr>
    </w:p>
    <w:p w14:paraId="64546990" w14:textId="77777777" w:rsidR="00DB62EA" w:rsidRPr="00F0522A" w:rsidRDefault="00DB62EA" w:rsidP="00DB62EA">
      <w:pPr>
        <w:pStyle w:val="CTUTitle"/>
        <w:rPr>
          <w:rFonts w:cs="Times New Roman"/>
        </w:rPr>
      </w:pPr>
    </w:p>
    <w:p w14:paraId="15629DCB" w14:textId="77777777" w:rsidR="00DB62EA" w:rsidRPr="00F0522A" w:rsidRDefault="00DB62EA" w:rsidP="00DB62EA">
      <w:pPr>
        <w:pStyle w:val="CTUTitle"/>
        <w:rPr>
          <w:rFonts w:cs="Times New Roman"/>
        </w:rPr>
      </w:pPr>
    </w:p>
    <w:p w14:paraId="034C3E7B" w14:textId="77777777" w:rsidR="00DB62EA" w:rsidRPr="00B55183" w:rsidRDefault="00DB62EA" w:rsidP="00DB62EA">
      <w:pPr>
        <w:pStyle w:val="Normal1"/>
        <w:jc w:val="center"/>
        <w:rPr>
          <w:rFonts w:ascii="Times New Roman" w:hAnsi="Times New Roman" w:cs="Times New Roman"/>
          <w:sz w:val="24"/>
        </w:rPr>
      </w:pPr>
      <w:r w:rsidRPr="00B55183">
        <w:rPr>
          <w:rFonts w:ascii="Times New Roman" w:hAnsi="Times New Roman" w:cs="Times New Roman"/>
          <w:sz w:val="24"/>
        </w:rPr>
        <w:t>Doctor of Management</w:t>
      </w:r>
    </w:p>
    <w:p w14:paraId="1F059DF9" w14:textId="77777777" w:rsidR="00DB62EA" w:rsidRPr="00F0522A" w:rsidRDefault="00DB62EA" w:rsidP="00DB62EA">
      <w:pPr>
        <w:pStyle w:val="CTUTitle"/>
        <w:rPr>
          <w:rFonts w:cs="Times New Roman"/>
        </w:rPr>
      </w:pPr>
    </w:p>
    <w:p w14:paraId="358A1028" w14:textId="77777777" w:rsidR="00DB62EA" w:rsidRPr="00F0522A" w:rsidRDefault="00DB62EA" w:rsidP="00DB62EA">
      <w:pPr>
        <w:pStyle w:val="CTUTitle"/>
        <w:rPr>
          <w:rFonts w:cs="Times New Roman"/>
        </w:rPr>
      </w:pPr>
    </w:p>
    <w:p w14:paraId="0C9AAFF1" w14:textId="77777777" w:rsidR="00DB62EA" w:rsidRDefault="00DB62EA" w:rsidP="00DB62EA">
      <w:pPr>
        <w:pStyle w:val="CTUTitle"/>
        <w:rPr>
          <w:rFonts w:cs="Times New Roman"/>
        </w:rPr>
      </w:pPr>
    </w:p>
    <w:p w14:paraId="255C6920" w14:textId="77777777" w:rsidR="00DB62EA" w:rsidRDefault="00DB62EA" w:rsidP="00DB62EA">
      <w:pPr>
        <w:pStyle w:val="CTUTitle"/>
        <w:rPr>
          <w:rFonts w:cs="Times New Roman"/>
        </w:rPr>
      </w:pPr>
    </w:p>
    <w:p w14:paraId="6539A96B" w14:textId="77777777" w:rsidR="00DB62EA" w:rsidRDefault="00DB62EA" w:rsidP="00DB62EA">
      <w:pPr>
        <w:pStyle w:val="CTUTitle"/>
        <w:rPr>
          <w:rFonts w:cs="Times New Roman"/>
        </w:rPr>
      </w:pPr>
    </w:p>
    <w:p w14:paraId="702561EF" w14:textId="77777777" w:rsidR="00DB62EA" w:rsidRDefault="00DB62EA" w:rsidP="00DB62EA">
      <w:pPr>
        <w:pStyle w:val="CTUTitle"/>
        <w:rPr>
          <w:rFonts w:cs="Times New Roman"/>
        </w:rPr>
      </w:pPr>
    </w:p>
    <w:p w14:paraId="652AF586" w14:textId="77777777" w:rsidR="00DB62EA" w:rsidRDefault="00DB62EA" w:rsidP="00DB62EA">
      <w:pPr>
        <w:pStyle w:val="CTUTitle"/>
        <w:rPr>
          <w:rFonts w:cs="Times New Roman"/>
        </w:rPr>
      </w:pPr>
    </w:p>
    <w:p w14:paraId="3C19FE81" w14:textId="77777777" w:rsidR="00DB62EA" w:rsidRDefault="00DB62EA" w:rsidP="00DB62EA">
      <w:pPr>
        <w:pStyle w:val="CTUTitle"/>
        <w:rPr>
          <w:rFonts w:cs="Times New Roman"/>
        </w:rPr>
      </w:pPr>
    </w:p>
    <w:p w14:paraId="4C45791F" w14:textId="77777777" w:rsidR="00DB62EA" w:rsidRDefault="00DB62EA" w:rsidP="00DB62EA">
      <w:pPr>
        <w:pStyle w:val="CTUTitle"/>
        <w:rPr>
          <w:rFonts w:cs="Times New Roman"/>
        </w:rPr>
      </w:pPr>
    </w:p>
    <w:p w14:paraId="2044876F" w14:textId="77777777" w:rsidR="00DB62EA" w:rsidRDefault="00DB62EA" w:rsidP="00DB62EA">
      <w:pPr>
        <w:pStyle w:val="CTUTitle"/>
        <w:rPr>
          <w:rFonts w:cs="Times New Roman"/>
        </w:rPr>
      </w:pPr>
      <w:r>
        <w:rPr>
          <w:rFonts w:cs="Times New Roman"/>
        </w:rPr>
        <w:t>Colorado Technical University</w:t>
      </w:r>
    </w:p>
    <w:p w14:paraId="000C79C1" w14:textId="77777777" w:rsidR="00DB62EA" w:rsidRDefault="00DB62EA" w:rsidP="00DB62EA">
      <w:pPr>
        <w:pStyle w:val="CTUTitle"/>
        <w:rPr>
          <w:rFonts w:cs="Times New Roman"/>
        </w:rPr>
      </w:pPr>
    </w:p>
    <w:p w14:paraId="2E8EA46D" w14:textId="77777777" w:rsidR="00DB62EA" w:rsidRPr="00F0522A" w:rsidRDefault="00DB62EA" w:rsidP="00DB62EA">
      <w:pPr>
        <w:rPr>
          <w:rFonts w:cs="Times New Roman"/>
        </w:rPr>
      </w:pPr>
    </w:p>
    <w:p w14:paraId="3146A8EA" w14:textId="77777777" w:rsidR="00F0522A" w:rsidRPr="00F0522A" w:rsidRDefault="00F0522A">
      <w:pPr>
        <w:rPr>
          <w:rFonts w:cs="Times New Roman"/>
        </w:rPr>
      </w:pPr>
    </w:p>
    <w:p w14:paraId="7ECADF23" w14:textId="77777777" w:rsidR="00F0522A" w:rsidRPr="00F0522A" w:rsidRDefault="00F0522A">
      <w:pPr>
        <w:rPr>
          <w:rFonts w:cs="Times New Roman"/>
        </w:rPr>
      </w:pPr>
    </w:p>
    <w:p w14:paraId="47DF4284" w14:textId="77777777" w:rsidR="00F0522A" w:rsidRPr="00F0522A" w:rsidRDefault="00F0522A">
      <w:pPr>
        <w:rPr>
          <w:rFonts w:cs="Times New Roman"/>
        </w:rPr>
      </w:pPr>
    </w:p>
    <w:p w14:paraId="641309CD" w14:textId="77777777" w:rsidR="005128B6" w:rsidRDefault="005128B6" w:rsidP="00A014A5">
      <w:pPr>
        <w:pStyle w:val="CTUTitle"/>
        <w:jc w:val="left"/>
      </w:pPr>
    </w:p>
    <w:p w14:paraId="418619E2" w14:textId="72D2BA02" w:rsidR="00DB62EA" w:rsidRDefault="00DB62EA" w:rsidP="00DB62EA">
      <w:pPr>
        <w:pStyle w:val="CTUTitle"/>
      </w:pPr>
      <w:r>
        <w:br w:type="page"/>
      </w:r>
    </w:p>
    <w:p w14:paraId="509BD9FA" w14:textId="77777777" w:rsidR="00DB62EA" w:rsidRPr="001E485D" w:rsidRDefault="00DB62EA" w:rsidP="00DB62EA">
      <w:pPr>
        <w:ind w:firstLine="0"/>
        <w:jc w:val="center"/>
        <w:rPr>
          <w:rFonts w:cs="Times New Roman"/>
          <w:b/>
        </w:rPr>
      </w:pPr>
      <w:r w:rsidRPr="00E40ACD">
        <w:rPr>
          <w:rFonts w:cs="Times New Roman"/>
          <w:b/>
        </w:rPr>
        <w:lastRenderedPageBreak/>
        <w:t>Abstract</w:t>
      </w:r>
    </w:p>
    <w:p w14:paraId="060634B9" w14:textId="77777777" w:rsidR="00DB62EA" w:rsidRPr="00386D17" w:rsidRDefault="00DB62EA" w:rsidP="00DB62EA">
      <w:pPr>
        <w:pStyle w:val="Normal1"/>
        <w:spacing w:line="480" w:lineRule="auto"/>
        <w:jc w:val="both"/>
        <w:rPr>
          <w:rFonts w:ascii="Times New Roman" w:hAnsi="Times New Roman" w:cs="Times New Roman"/>
          <w:sz w:val="24"/>
        </w:rPr>
      </w:pPr>
      <w:r w:rsidRPr="00621088">
        <w:rPr>
          <w:rFonts w:ascii="Times New Roman" w:hAnsi="Times New Roman" w:cs="Times New Roman"/>
        </w:rPr>
        <w:t>When an executive leadership change occurs in an organization, it can be a time of real and perceived volatility for employees, managers, and shareholders. This pape</w:t>
      </w:r>
      <w:r>
        <w:rPr>
          <w:rFonts w:ascii="Times New Roman" w:hAnsi="Times New Roman" w:cs="Times New Roman"/>
        </w:rPr>
        <w:t>r explored the short-term (3 month) volatility following</w:t>
      </w:r>
      <w:r w:rsidRPr="00621088">
        <w:rPr>
          <w:rFonts w:ascii="Times New Roman" w:hAnsi="Times New Roman" w:cs="Times New Roman"/>
        </w:rPr>
        <w:t xml:space="preserve"> executive leadership change</w:t>
      </w:r>
      <w:r>
        <w:rPr>
          <w:rFonts w:ascii="Times New Roman" w:hAnsi="Times New Roman" w:cs="Times New Roman"/>
        </w:rPr>
        <w:t>s of Fortune 1000 companies that occurred in 2012 and 2013.</w:t>
      </w:r>
      <w:r w:rsidRPr="00621088">
        <w:rPr>
          <w:rFonts w:ascii="Times New Roman" w:hAnsi="Times New Roman" w:cs="Times New Roman"/>
        </w:rPr>
        <w:t xml:space="preserve"> </w:t>
      </w:r>
      <w:r>
        <w:rPr>
          <w:rFonts w:ascii="Times New Roman" w:hAnsi="Times New Roman" w:cs="Times New Roman"/>
        </w:rPr>
        <w:t>The study then</w:t>
      </w:r>
      <w:r w:rsidRPr="00621088">
        <w:rPr>
          <w:rFonts w:ascii="Times New Roman" w:hAnsi="Times New Roman" w:cs="Times New Roman"/>
        </w:rPr>
        <w:t xml:space="preserve"> compare</w:t>
      </w:r>
      <w:r>
        <w:rPr>
          <w:rFonts w:ascii="Times New Roman" w:hAnsi="Times New Roman" w:cs="Times New Roman"/>
        </w:rPr>
        <w:t>d</w:t>
      </w:r>
      <w:r w:rsidRPr="00621088">
        <w:rPr>
          <w:rFonts w:ascii="Times New Roman" w:hAnsi="Times New Roman" w:cs="Times New Roman"/>
        </w:rPr>
        <w:t xml:space="preserve"> the average volatility rate across industrial sectors as set forth by the Industry Classification Benchmark standards</w:t>
      </w:r>
      <w:r w:rsidRPr="00301097">
        <w:rPr>
          <w:rFonts w:ascii="Times New Roman" w:hAnsi="Times New Roman" w:cs="Times New Roman"/>
        </w:rPr>
        <w:t>. The results of this study indicate</w:t>
      </w:r>
      <w:r>
        <w:rPr>
          <w:rFonts w:ascii="Times New Roman" w:hAnsi="Times New Roman" w:cs="Times New Roman"/>
        </w:rPr>
        <w:t xml:space="preserve"> that there is no significant change in any industry for short-term stock volatility rates following an executive leadership change compared to the prior short-term volatility rates. The study did find that some industries experienced higher levels of volatility during the selected time range of 2012-2013. The results of the study do have practical and academic implications for the fields of management and finance.</w:t>
      </w:r>
    </w:p>
    <w:p w14:paraId="12DF30D1" w14:textId="48BAFCF6" w:rsidR="00CA3C28" w:rsidRDefault="00CA3C28" w:rsidP="00010F48">
      <w:pPr>
        <w:spacing w:line="240" w:lineRule="auto"/>
        <w:ind w:firstLine="0"/>
      </w:pPr>
      <w:r>
        <w:br w:type="page"/>
      </w:r>
    </w:p>
    <w:p w14:paraId="17607913" w14:textId="77777777" w:rsidR="00CA3C28" w:rsidRDefault="00CA3C28" w:rsidP="00CA3C28">
      <w:pPr>
        <w:pStyle w:val="CTULevel1"/>
      </w:pPr>
      <w:bookmarkStart w:id="0" w:name="_Toc261381238"/>
      <w:bookmarkStart w:id="1" w:name="_Toc261382048"/>
      <w:r>
        <w:lastRenderedPageBreak/>
        <w:t>Table of Contents</w:t>
      </w:r>
      <w:bookmarkEnd w:id="0"/>
      <w:bookmarkEnd w:id="1"/>
    </w:p>
    <w:sdt>
      <w:sdtPr>
        <w:rPr>
          <w:rFonts w:eastAsiaTheme="minorHAnsi" w:cstheme="minorBidi"/>
          <w:b w:val="0"/>
          <w:bCs w:val="0"/>
          <w:color w:val="auto"/>
          <w:lang w:eastAsia="en-US"/>
        </w:rPr>
        <w:id w:val="-900973306"/>
        <w:docPartObj>
          <w:docPartGallery w:val="Table of Contents"/>
          <w:docPartUnique/>
        </w:docPartObj>
      </w:sdtPr>
      <w:sdtContent>
        <w:p w14:paraId="6B119BC0" w14:textId="77777777" w:rsidR="008B114E" w:rsidRDefault="008B114E" w:rsidP="00DB62EA">
          <w:pPr>
            <w:pStyle w:val="TOCHeading"/>
          </w:pPr>
        </w:p>
        <w:p w14:paraId="49F952F5" w14:textId="5CC81711" w:rsidR="00531A17" w:rsidRDefault="008B114E" w:rsidP="00010F48">
          <w:pPr>
            <w:pStyle w:val="TOC2"/>
            <w:tabs>
              <w:tab w:val="right" w:leader="dot" w:pos="8630"/>
            </w:tabs>
            <w:spacing w:after="0" w:line="240" w:lineRule="auto"/>
            <w:rPr>
              <w:rFonts w:asciiTheme="minorHAnsi" w:eastAsiaTheme="minorEastAsia" w:hAnsiTheme="minorHAnsi"/>
              <w:noProof/>
              <w:lang w:eastAsia="ja-JP"/>
            </w:rPr>
          </w:pPr>
          <w:r w:rsidRPr="00DB62EA">
            <w:fldChar w:fldCharType="begin"/>
          </w:r>
          <w:r w:rsidRPr="00DB62EA">
            <w:instrText xml:space="preserve"> TOC \o "1-3" \h \z \t "CTU Level 1,2,CTU Level 0,1,CTU Level 2,3" </w:instrText>
          </w:r>
          <w:r w:rsidRPr="00DB62EA">
            <w:fldChar w:fldCharType="separate"/>
          </w:r>
          <w:r w:rsidR="00010F48">
            <w:rPr>
              <w:noProof/>
            </w:rPr>
            <w:t>Abstract</w:t>
          </w:r>
          <w:r w:rsidR="00531A17">
            <w:rPr>
              <w:noProof/>
            </w:rPr>
            <w:tab/>
          </w:r>
          <w:r w:rsidR="00531A17">
            <w:rPr>
              <w:noProof/>
            </w:rPr>
            <w:fldChar w:fldCharType="begin"/>
          </w:r>
          <w:r w:rsidR="00531A17">
            <w:rPr>
              <w:noProof/>
            </w:rPr>
            <w:instrText xml:space="preserve"> PAGEREF _Toc261381132 \h </w:instrText>
          </w:r>
          <w:r w:rsidR="00531A17">
            <w:rPr>
              <w:noProof/>
            </w:rPr>
          </w:r>
          <w:r w:rsidR="00531A17">
            <w:rPr>
              <w:noProof/>
            </w:rPr>
            <w:fldChar w:fldCharType="separate"/>
          </w:r>
          <w:r w:rsidR="00531A17">
            <w:rPr>
              <w:noProof/>
            </w:rPr>
            <w:t>iv</w:t>
          </w:r>
          <w:r w:rsidR="00531A17">
            <w:rPr>
              <w:noProof/>
            </w:rPr>
            <w:fldChar w:fldCharType="end"/>
          </w:r>
        </w:p>
        <w:p w14:paraId="7CF05824"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Table of Contents</w:t>
          </w:r>
          <w:r>
            <w:rPr>
              <w:noProof/>
            </w:rPr>
            <w:tab/>
          </w:r>
          <w:r>
            <w:rPr>
              <w:noProof/>
            </w:rPr>
            <w:fldChar w:fldCharType="begin"/>
          </w:r>
          <w:r>
            <w:rPr>
              <w:noProof/>
            </w:rPr>
            <w:instrText xml:space="preserve"> PAGEREF _Toc261381133 \h </w:instrText>
          </w:r>
          <w:r>
            <w:rPr>
              <w:noProof/>
            </w:rPr>
          </w:r>
          <w:r>
            <w:rPr>
              <w:noProof/>
            </w:rPr>
            <w:fldChar w:fldCharType="separate"/>
          </w:r>
          <w:r>
            <w:rPr>
              <w:noProof/>
            </w:rPr>
            <w:t>v</w:t>
          </w:r>
          <w:r>
            <w:rPr>
              <w:noProof/>
            </w:rPr>
            <w:fldChar w:fldCharType="end"/>
          </w:r>
        </w:p>
        <w:p w14:paraId="2B7266CC"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List of Tables</w:t>
          </w:r>
          <w:r>
            <w:rPr>
              <w:noProof/>
            </w:rPr>
            <w:tab/>
          </w:r>
          <w:r>
            <w:rPr>
              <w:noProof/>
            </w:rPr>
            <w:fldChar w:fldCharType="begin"/>
          </w:r>
          <w:r>
            <w:rPr>
              <w:noProof/>
            </w:rPr>
            <w:instrText xml:space="preserve"> PAGEREF _Toc261381134 \h </w:instrText>
          </w:r>
          <w:r>
            <w:rPr>
              <w:noProof/>
            </w:rPr>
          </w:r>
          <w:r>
            <w:rPr>
              <w:noProof/>
            </w:rPr>
            <w:fldChar w:fldCharType="separate"/>
          </w:r>
          <w:r>
            <w:rPr>
              <w:noProof/>
            </w:rPr>
            <w:t>xi</w:t>
          </w:r>
          <w:r>
            <w:rPr>
              <w:noProof/>
            </w:rPr>
            <w:fldChar w:fldCharType="end"/>
          </w:r>
        </w:p>
        <w:p w14:paraId="5EDE748D"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List of Figures</w:t>
          </w:r>
          <w:r>
            <w:rPr>
              <w:noProof/>
            </w:rPr>
            <w:tab/>
          </w:r>
          <w:r>
            <w:rPr>
              <w:noProof/>
            </w:rPr>
            <w:fldChar w:fldCharType="begin"/>
          </w:r>
          <w:r>
            <w:rPr>
              <w:noProof/>
            </w:rPr>
            <w:instrText xml:space="preserve"> PAGEREF _Toc261381135 \h </w:instrText>
          </w:r>
          <w:r>
            <w:rPr>
              <w:noProof/>
            </w:rPr>
          </w:r>
          <w:r>
            <w:rPr>
              <w:noProof/>
            </w:rPr>
            <w:fldChar w:fldCharType="separate"/>
          </w:r>
          <w:r>
            <w:rPr>
              <w:noProof/>
            </w:rPr>
            <w:t>xii</w:t>
          </w:r>
          <w:r>
            <w:rPr>
              <w:noProof/>
            </w:rPr>
            <w:fldChar w:fldCharType="end"/>
          </w:r>
        </w:p>
        <w:p w14:paraId="172A3A43" w14:textId="77777777" w:rsidR="00531A17" w:rsidRDefault="00531A17" w:rsidP="00010F48">
          <w:pPr>
            <w:pStyle w:val="TOC1"/>
            <w:spacing w:after="0" w:line="240" w:lineRule="auto"/>
            <w:rPr>
              <w:rFonts w:asciiTheme="minorHAnsi" w:eastAsiaTheme="minorEastAsia" w:hAnsiTheme="minorHAnsi"/>
              <w:noProof/>
              <w:lang w:eastAsia="ja-JP"/>
            </w:rPr>
          </w:pPr>
          <w:r>
            <w:rPr>
              <w:noProof/>
            </w:rPr>
            <w:t>CHAPTER ONE</w:t>
          </w:r>
          <w:r>
            <w:rPr>
              <w:noProof/>
            </w:rPr>
            <w:tab/>
          </w:r>
          <w:r>
            <w:rPr>
              <w:noProof/>
            </w:rPr>
            <w:fldChar w:fldCharType="begin"/>
          </w:r>
          <w:r>
            <w:rPr>
              <w:noProof/>
            </w:rPr>
            <w:instrText xml:space="preserve"> PAGEREF _Toc261381136 \h </w:instrText>
          </w:r>
          <w:r>
            <w:rPr>
              <w:noProof/>
            </w:rPr>
          </w:r>
          <w:r>
            <w:rPr>
              <w:noProof/>
            </w:rPr>
            <w:fldChar w:fldCharType="separate"/>
          </w:r>
          <w:r>
            <w:rPr>
              <w:noProof/>
            </w:rPr>
            <w:t>1</w:t>
          </w:r>
          <w:r>
            <w:rPr>
              <w:noProof/>
            </w:rPr>
            <w:fldChar w:fldCharType="end"/>
          </w:r>
        </w:p>
        <w:p w14:paraId="4A09EB8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Topic Overview/Background of the Problem</w:t>
          </w:r>
          <w:r>
            <w:rPr>
              <w:noProof/>
            </w:rPr>
            <w:tab/>
          </w:r>
          <w:r>
            <w:rPr>
              <w:noProof/>
            </w:rPr>
            <w:fldChar w:fldCharType="begin"/>
          </w:r>
          <w:r>
            <w:rPr>
              <w:noProof/>
            </w:rPr>
            <w:instrText xml:space="preserve"> PAGEREF _Toc261381137 \h </w:instrText>
          </w:r>
          <w:r>
            <w:rPr>
              <w:noProof/>
            </w:rPr>
          </w:r>
          <w:r>
            <w:rPr>
              <w:noProof/>
            </w:rPr>
            <w:fldChar w:fldCharType="separate"/>
          </w:r>
          <w:r>
            <w:rPr>
              <w:noProof/>
            </w:rPr>
            <w:t>1</w:t>
          </w:r>
          <w:r>
            <w:rPr>
              <w:noProof/>
            </w:rPr>
            <w:fldChar w:fldCharType="end"/>
          </w:r>
        </w:p>
        <w:p w14:paraId="799DE6BE"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Problem Opportunity Statement</w:t>
          </w:r>
          <w:r>
            <w:rPr>
              <w:noProof/>
            </w:rPr>
            <w:tab/>
          </w:r>
          <w:r>
            <w:rPr>
              <w:noProof/>
            </w:rPr>
            <w:fldChar w:fldCharType="begin"/>
          </w:r>
          <w:r>
            <w:rPr>
              <w:noProof/>
            </w:rPr>
            <w:instrText xml:space="preserve"> PAGEREF _Toc261381138 \h </w:instrText>
          </w:r>
          <w:r>
            <w:rPr>
              <w:noProof/>
            </w:rPr>
          </w:r>
          <w:r>
            <w:rPr>
              <w:noProof/>
            </w:rPr>
            <w:fldChar w:fldCharType="separate"/>
          </w:r>
          <w:r>
            <w:rPr>
              <w:noProof/>
            </w:rPr>
            <w:t>3</w:t>
          </w:r>
          <w:r>
            <w:rPr>
              <w:noProof/>
            </w:rPr>
            <w:fldChar w:fldCharType="end"/>
          </w:r>
        </w:p>
        <w:p w14:paraId="39AA1084"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Purpose Statement</w:t>
          </w:r>
          <w:r>
            <w:rPr>
              <w:noProof/>
            </w:rPr>
            <w:tab/>
          </w:r>
          <w:r>
            <w:rPr>
              <w:noProof/>
            </w:rPr>
            <w:fldChar w:fldCharType="begin"/>
          </w:r>
          <w:r>
            <w:rPr>
              <w:noProof/>
            </w:rPr>
            <w:instrText xml:space="preserve"> PAGEREF _Toc261381139 \h </w:instrText>
          </w:r>
          <w:r>
            <w:rPr>
              <w:noProof/>
            </w:rPr>
          </w:r>
          <w:r>
            <w:rPr>
              <w:noProof/>
            </w:rPr>
            <w:fldChar w:fldCharType="separate"/>
          </w:r>
          <w:r>
            <w:rPr>
              <w:noProof/>
            </w:rPr>
            <w:t>4</w:t>
          </w:r>
          <w:r>
            <w:rPr>
              <w:noProof/>
            </w:rPr>
            <w:fldChar w:fldCharType="end"/>
          </w:r>
        </w:p>
        <w:p w14:paraId="4C487DC8"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Research Questions</w:t>
          </w:r>
          <w:r>
            <w:rPr>
              <w:noProof/>
            </w:rPr>
            <w:tab/>
          </w:r>
          <w:r>
            <w:rPr>
              <w:noProof/>
            </w:rPr>
            <w:fldChar w:fldCharType="begin"/>
          </w:r>
          <w:r>
            <w:rPr>
              <w:noProof/>
            </w:rPr>
            <w:instrText xml:space="preserve"> PAGEREF _Toc261381140 \h </w:instrText>
          </w:r>
          <w:r>
            <w:rPr>
              <w:noProof/>
            </w:rPr>
          </w:r>
          <w:r>
            <w:rPr>
              <w:noProof/>
            </w:rPr>
            <w:fldChar w:fldCharType="separate"/>
          </w:r>
          <w:r>
            <w:rPr>
              <w:noProof/>
            </w:rPr>
            <w:t>5</w:t>
          </w:r>
          <w:r>
            <w:rPr>
              <w:noProof/>
            </w:rPr>
            <w:fldChar w:fldCharType="end"/>
          </w:r>
        </w:p>
        <w:p w14:paraId="140E35BB"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Hypotheses</w:t>
          </w:r>
          <w:r>
            <w:rPr>
              <w:noProof/>
            </w:rPr>
            <w:tab/>
          </w:r>
          <w:r>
            <w:rPr>
              <w:noProof/>
            </w:rPr>
            <w:fldChar w:fldCharType="begin"/>
          </w:r>
          <w:r>
            <w:rPr>
              <w:noProof/>
            </w:rPr>
            <w:instrText xml:space="preserve"> PAGEREF _Toc261381141 \h </w:instrText>
          </w:r>
          <w:r>
            <w:rPr>
              <w:noProof/>
            </w:rPr>
          </w:r>
          <w:r>
            <w:rPr>
              <w:noProof/>
            </w:rPr>
            <w:fldChar w:fldCharType="separate"/>
          </w:r>
          <w:r>
            <w:rPr>
              <w:noProof/>
            </w:rPr>
            <w:t>6</w:t>
          </w:r>
          <w:r>
            <w:rPr>
              <w:noProof/>
            </w:rPr>
            <w:fldChar w:fldCharType="end"/>
          </w:r>
        </w:p>
        <w:p w14:paraId="002FF2C5"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Researcher’s Assumptions/Bias</w:t>
          </w:r>
          <w:r>
            <w:rPr>
              <w:noProof/>
            </w:rPr>
            <w:tab/>
          </w:r>
          <w:r>
            <w:rPr>
              <w:noProof/>
            </w:rPr>
            <w:fldChar w:fldCharType="begin"/>
          </w:r>
          <w:r>
            <w:rPr>
              <w:noProof/>
            </w:rPr>
            <w:instrText xml:space="preserve"> PAGEREF _Toc261381142 \h </w:instrText>
          </w:r>
          <w:r>
            <w:rPr>
              <w:noProof/>
            </w:rPr>
          </w:r>
          <w:r>
            <w:rPr>
              <w:noProof/>
            </w:rPr>
            <w:fldChar w:fldCharType="separate"/>
          </w:r>
          <w:r>
            <w:rPr>
              <w:noProof/>
            </w:rPr>
            <w:t>6</w:t>
          </w:r>
          <w:r>
            <w:rPr>
              <w:noProof/>
            </w:rPr>
            <w:fldChar w:fldCharType="end"/>
          </w:r>
        </w:p>
        <w:p w14:paraId="4A812D02"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Significance of the Study</w:t>
          </w:r>
          <w:r>
            <w:rPr>
              <w:noProof/>
            </w:rPr>
            <w:tab/>
          </w:r>
          <w:r>
            <w:rPr>
              <w:noProof/>
            </w:rPr>
            <w:fldChar w:fldCharType="begin"/>
          </w:r>
          <w:r>
            <w:rPr>
              <w:noProof/>
            </w:rPr>
            <w:instrText xml:space="preserve"> PAGEREF _Toc261381143 \h </w:instrText>
          </w:r>
          <w:r>
            <w:rPr>
              <w:noProof/>
            </w:rPr>
          </w:r>
          <w:r>
            <w:rPr>
              <w:noProof/>
            </w:rPr>
            <w:fldChar w:fldCharType="separate"/>
          </w:r>
          <w:r>
            <w:rPr>
              <w:noProof/>
            </w:rPr>
            <w:t>6</w:t>
          </w:r>
          <w:r>
            <w:rPr>
              <w:noProof/>
            </w:rPr>
            <w:fldChar w:fldCharType="end"/>
          </w:r>
        </w:p>
        <w:p w14:paraId="58A87D78"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General Overview of Research Design</w:t>
          </w:r>
          <w:r>
            <w:rPr>
              <w:noProof/>
            </w:rPr>
            <w:tab/>
          </w:r>
          <w:r>
            <w:rPr>
              <w:noProof/>
            </w:rPr>
            <w:fldChar w:fldCharType="begin"/>
          </w:r>
          <w:r>
            <w:rPr>
              <w:noProof/>
            </w:rPr>
            <w:instrText xml:space="preserve"> PAGEREF _Toc261381144 \h </w:instrText>
          </w:r>
          <w:r>
            <w:rPr>
              <w:noProof/>
            </w:rPr>
          </w:r>
          <w:r>
            <w:rPr>
              <w:noProof/>
            </w:rPr>
            <w:fldChar w:fldCharType="separate"/>
          </w:r>
          <w:r>
            <w:rPr>
              <w:noProof/>
            </w:rPr>
            <w:t>7</w:t>
          </w:r>
          <w:r>
            <w:rPr>
              <w:noProof/>
            </w:rPr>
            <w:fldChar w:fldCharType="end"/>
          </w:r>
        </w:p>
        <w:p w14:paraId="52E2415B"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Theoretical Framework</w:t>
          </w:r>
          <w:r>
            <w:rPr>
              <w:noProof/>
            </w:rPr>
            <w:tab/>
          </w:r>
          <w:r>
            <w:rPr>
              <w:noProof/>
            </w:rPr>
            <w:fldChar w:fldCharType="begin"/>
          </w:r>
          <w:r>
            <w:rPr>
              <w:noProof/>
            </w:rPr>
            <w:instrText xml:space="preserve"> PAGEREF _Toc261381145 \h </w:instrText>
          </w:r>
          <w:r>
            <w:rPr>
              <w:noProof/>
            </w:rPr>
          </w:r>
          <w:r>
            <w:rPr>
              <w:noProof/>
            </w:rPr>
            <w:fldChar w:fldCharType="separate"/>
          </w:r>
          <w:r>
            <w:rPr>
              <w:noProof/>
            </w:rPr>
            <w:t>7</w:t>
          </w:r>
          <w:r>
            <w:rPr>
              <w:noProof/>
            </w:rPr>
            <w:fldChar w:fldCharType="end"/>
          </w:r>
        </w:p>
        <w:p w14:paraId="4CF214F4"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Scope</w:t>
          </w:r>
          <w:r>
            <w:rPr>
              <w:noProof/>
            </w:rPr>
            <w:tab/>
          </w:r>
          <w:r>
            <w:rPr>
              <w:noProof/>
            </w:rPr>
            <w:fldChar w:fldCharType="begin"/>
          </w:r>
          <w:r>
            <w:rPr>
              <w:noProof/>
            </w:rPr>
            <w:instrText xml:space="preserve"> PAGEREF _Toc261381146 \h </w:instrText>
          </w:r>
          <w:r>
            <w:rPr>
              <w:noProof/>
            </w:rPr>
          </w:r>
          <w:r>
            <w:rPr>
              <w:noProof/>
            </w:rPr>
            <w:fldChar w:fldCharType="separate"/>
          </w:r>
          <w:r>
            <w:rPr>
              <w:noProof/>
            </w:rPr>
            <w:t>9</w:t>
          </w:r>
          <w:r>
            <w:rPr>
              <w:noProof/>
            </w:rPr>
            <w:fldChar w:fldCharType="end"/>
          </w:r>
        </w:p>
        <w:p w14:paraId="7E1AA6C2"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Limitations</w:t>
          </w:r>
          <w:r>
            <w:rPr>
              <w:noProof/>
            </w:rPr>
            <w:tab/>
          </w:r>
          <w:r>
            <w:rPr>
              <w:noProof/>
            </w:rPr>
            <w:fldChar w:fldCharType="begin"/>
          </w:r>
          <w:r>
            <w:rPr>
              <w:noProof/>
            </w:rPr>
            <w:instrText xml:space="preserve"> PAGEREF _Toc261381147 \h </w:instrText>
          </w:r>
          <w:r>
            <w:rPr>
              <w:noProof/>
            </w:rPr>
          </w:r>
          <w:r>
            <w:rPr>
              <w:noProof/>
            </w:rPr>
            <w:fldChar w:fldCharType="separate"/>
          </w:r>
          <w:r>
            <w:rPr>
              <w:noProof/>
            </w:rPr>
            <w:t>10</w:t>
          </w:r>
          <w:r>
            <w:rPr>
              <w:noProof/>
            </w:rPr>
            <w:fldChar w:fldCharType="end"/>
          </w:r>
        </w:p>
        <w:p w14:paraId="5F7C63AD"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Delimitations</w:t>
          </w:r>
          <w:r>
            <w:rPr>
              <w:noProof/>
            </w:rPr>
            <w:tab/>
          </w:r>
          <w:r>
            <w:rPr>
              <w:noProof/>
            </w:rPr>
            <w:fldChar w:fldCharType="begin"/>
          </w:r>
          <w:r>
            <w:rPr>
              <w:noProof/>
            </w:rPr>
            <w:instrText xml:space="preserve"> PAGEREF _Toc261381148 \h </w:instrText>
          </w:r>
          <w:r>
            <w:rPr>
              <w:noProof/>
            </w:rPr>
          </w:r>
          <w:r>
            <w:rPr>
              <w:noProof/>
            </w:rPr>
            <w:fldChar w:fldCharType="separate"/>
          </w:r>
          <w:r>
            <w:rPr>
              <w:noProof/>
            </w:rPr>
            <w:t>10</w:t>
          </w:r>
          <w:r>
            <w:rPr>
              <w:noProof/>
            </w:rPr>
            <w:fldChar w:fldCharType="end"/>
          </w:r>
        </w:p>
        <w:p w14:paraId="4208BFC9"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Definition of Terms</w:t>
          </w:r>
          <w:r>
            <w:rPr>
              <w:noProof/>
            </w:rPr>
            <w:tab/>
          </w:r>
          <w:r>
            <w:rPr>
              <w:noProof/>
            </w:rPr>
            <w:fldChar w:fldCharType="begin"/>
          </w:r>
          <w:r>
            <w:rPr>
              <w:noProof/>
            </w:rPr>
            <w:instrText xml:space="preserve"> PAGEREF _Toc261381149 \h </w:instrText>
          </w:r>
          <w:r>
            <w:rPr>
              <w:noProof/>
            </w:rPr>
          </w:r>
          <w:r>
            <w:rPr>
              <w:noProof/>
            </w:rPr>
            <w:fldChar w:fldCharType="separate"/>
          </w:r>
          <w:r>
            <w:rPr>
              <w:noProof/>
            </w:rPr>
            <w:t>10</w:t>
          </w:r>
          <w:r>
            <w:rPr>
              <w:noProof/>
            </w:rPr>
            <w:fldChar w:fldCharType="end"/>
          </w:r>
        </w:p>
        <w:p w14:paraId="64B256FC"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General Overview of the Research Design</w:t>
          </w:r>
          <w:r>
            <w:rPr>
              <w:noProof/>
            </w:rPr>
            <w:tab/>
          </w:r>
          <w:r>
            <w:rPr>
              <w:noProof/>
            </w:rPr>
            <w:fldChar w:fldCharType="begin"/>
          </w:r>
          <w:r>
            <w:rPr>
              <w:noProof/>
            </w:rPr>
            <w:instrText xml:space="preserve"> PAGEREF _Toc261381150 \h </w:instrText>
          </w:r>
          <w:r>
            <w:rPr>
              <w:noProof/>
            </w:rPr>
          </w:r>
          <w:r>
            <w:rPr>
              <w:noProof/>
            </w:rPr>
            <w:fldChar w:fldCharType="separate"/>
          </w:r>
          <w:r>
            <w:rPr>
              <w:noProof/>
            </w:rPr>
            <w:t>11</w:t>
          </w:r>
          <w:r>
            <w:rPr>
              <w:noProof/>
            </w:rPr>
            <w:fldChar w:fldCharType="end"/>
          </w:r>
        </w:p>
        <w:p w14:paraId="28C00100"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Summary</w:t>
          </w:r>
          <w:r>
            <w:rPr>
              <w:noProof/>
            </w:rPr>
            <w:tab/>
          </w:r>
          <w:r>
            <w:rPr>
              <w:noProof/>
            </w:rPr>
            <w:fldChar w:fldCharType="begin"/>
          </w:r>
          <w:r>
            <w:rPr>
              <w:noProof/>
            </w:rPr>
            <w:instrText xml:space="preserve"> PAGEREF _Toc261381151 \h </w:instrText>
          </w:r>
          <w:r>
            <w:rPr>
              <w:noProof/>
            </w:rPr>
          </w:r>
          <w:r>
            <w:rPr>
              <w:noProof/>
            </w:rPr>
            <w:fldChar w:fldCharType="separate"/>
          </w:r>
          <w:r>
            <w:rPr>
              <w:noProof/>
            </w:rPr>
            <w:t>12</w:t>
          </w:r>
          <w:r>
            <w:rPr>
              <w:noProof/>
            </w:rPr>
            <w:fldChar w:fldCharType="end"/>
          </w:r>
        </w:p>
        <w:p w14:paraId="68F335B7"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Organization of Dissertation</w:t>
          </w:r>
          <w:r>
            <w:rPr>
              <w:noProof/>
            </w:rPr>
            <w:tab/>
          </w:r>
          <w:r>
            <w:rPr>
              <w:noProof/>
            </w:rPr>
            <w:fldChar w:fldCharType="begin"/>
          </w:r>
          <w:r>
            <w:rPr>
              <w:noProof/>
            </w:rPr>
            <w:instrText xml:space="preserve"> PAGEREF _Toc261381152 \h </w:instrText>
          </w:r>
          <w:r>
            <w:rPr>
              <w:noProof/>
            </w:rPr>
          </w:r>
          <w:r>
            <w:rPr>
              <w:noProof/>
            </w:rPr>
            <w:fldChar w:fldCharType="separate"/>
          </w:r>
          <w:r>
            <w:rPr>
              <w:noProof/>
            </w:rPr>
            <w:t>12</w:t>
          </w:r>
          <w:r>
            <w:rPr>
              <w:noProof/>
            </w:rPr>
            <w:fldChar w:fldCharType="end"/>
          </w:r>
        </w:p>
        <w:p w14:paraId="556089B7" w14:textId="77777777" w:rsidR="00531A17" w:rsidRDefault="00531A17" w:rsidP="00010F48">
          <w:pPr>
            <w:pStyle w:val="TOC1"/>
            <w:spacing w:after="0" w:line="240" w:lineRule="auto"/>
            <w:rPr>
              <w:rFonts w:asciiTheme="minorHAnsi" w:eastAsiaTheme="minorEastAsia" w:hAnsiTheme="minorHAnsi"/>
              <w:noProof/>
              <w:lang w:eastAsia="ja-JP"/>
            </w:rPr>
          </w:pPr>
          <w:r>
            <w:rPr>
              <w:noProof/>
            </w:rPr>
            <w:t>CHAPTER TWO</w:t>
          </w:r>
          <w:r>
            <w:rPr>
              <w:noProof/>
            </w:rPr>
            <w:tab/>
          </w:r>
          <w:r>
            <w:rPr>
              <w:noProof/>
            </w:rPr>
            <w:fldChar w:fldCharType="begin"/>
          </w:r>
          <w:r>
            <w:rPr>
              <w:noProof/>
            </w:rPr>
            <w:instrText xml:space="preserve"> PAGEREF _Toc261381153 \h </w:instrText>
          </w:r>
          <w:r>
            <w:rPr>
              <w:noProof/>
            </w:rPr>
          </w:r>
          <w:r>
            <w:rPr>
              <w:noProof/>
            </w:rPr>
            <w:fldChar w:fldCharType="separate"/>
          </w:r>
          <w:r>
            <w:rPr>
              <w:noProof/>
            </w:rPr>
            <w:t>13</w:t>
          </w:r>
          <w:r>
            <w:rPr>
              <w:noProof/>
            </w:rPr>
            <w:fldChar w:fldCharType="end"/>
          </w:r>
        </w:p>
        <w:p w14:paraId="73902252"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The Impact of Management on an Organization</w:t>
          </w:r>
          <w:r>
            <w:rPr>
              <w:noProof/>
            </w:rPr>
            <w:tab/>
          </w:r>
          <w:r>
            <w:rPr>
              <w:noProof/>
            </w:rPr>
            <w:fldChar w:fldCharType="begin"/>
          </w:r>
          <w:r>
            <w:rPr>
              <w:noProof/>
            </w:rPr>
            <w:instrText xml:space="preserve"> PAGEREF _Toc261381154 \h </w:instrText>
          </w:r>
          <w:r>
            <w:rPr>
              <w:noProof/>
            </w:rPr>
          </w:r>
          <w:r>
            <w:rPr>
              <w:noProof/>
            </w:rPr>
            <w:fldChar w:fldCharType="separate"/>
          </w:r>
          <w:r>
            <w:rPr>
              <w:noProof/>
            </w:rPr>
            <w:t>15</w:t>
          </w:r>
          <w:r>
            <w:rPr>
              <w:noProof/>
            </w:rPr>
            <w:fldChar w:fldCharType="end"/>
          </w:r>
        </w:p>
        <w:p w14:paraId="7B8192C1"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Management in Different Industries</w:t>
          </w:r>
          <w:r>
            <w:rPr>
              <w:noProof/>
            </w:rPr>
            <w:tab/>
          </w:r>
          <w:r>
            <w:rPr>
              <w:noProof/>
            </w:rPr>
            <w:fldChar w:fldCharType="begin"/>
          </w:r>
          <w:r>
            <w:rPr>
              <w:noProof/>
            </w:rPr>
            <w:instrText xml:space="preserve"> PAGEREF _Toc261381155 \h </w:instrText>
          </w:r>
          <w:r>
            <w:rPr>
              <w:noProof/>
            </w:rPr>
          </w:r>
          <w:r>
            <w:rPr>
              <w:noProof/>
            </w:rPr>
            <w:fldChar w:fldCharType="separate"/>
          </w:r>
          <w:r>
            <w:rPr>
              <w:noProof/>
            </w:rPr>
            <w:t>22</w:t>
          </w:r>
          <w:r>
            <w:rPr>
              <w:noProof/>
            </w:rPr>
            <w:fldChar w:fldCharType="end"/>
          </w:r>
        </w:p>
        <w:p w14:paraId="69F79E4A" w14:textId="4C4ADAA1"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Management Changes</w:t>
          </w:r>
          <w:r>
            <w:rPr>
              <w:noProof/>
            </w:rPr>
            <w:tab/>
          </w:r>
          <w:r>
            <w:rPr>
              <w:noProof/>
            </w:rPr>
            <w:fldChar w:fldCharType="begin"/>
          </w:r>
          <w:r>
            <w:rPr>
              <w:noProof/>
            </w:rPr>
            <w:instrText xml:space="preserve"> PAGEREF _Toc261381156 \h </w:instrText>
          </w:r>
          <w:r>
            <w:rPr>
              <w:noProof/>
            </w:rPr>
          </w:r>
          <w:r>
            <w:rPr>
              <w:noProof/>
            </w:rPr>
            <w:fldChar w:fldCharType="separate"/>
          </w:r>
          <w:r>
            <w:rPr>
              <w:noProof/>
            </w:rPr>
            <w:t>24</w:t>
          </w:r>
          <w:r>
            <w:rPr>
              <w:noProof/>
            </w:rPr>
            <w:fldChar w:fldCharType="end"/>
          </w:r>
        </w:p>
        <w:p w14:paraId="5B805A3E"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The Stock Market as an Economic Indicator of an Organization’s Health</w:t>
          </w:r>
          <w:r>
            <w:rPr>
              <w:noProof/>
            </w:rPr>
            <w:tab/>
          </w:r>
          <w:r>
            <w:rPr>
              <w:noProof/>
            </w:rPr>
            <w:fldChar w:fldCharType="begin"/>
          </w:r>
          <w:r>
            <w:rPr>
              <w:noProof/>
            </w:rPr>
            <w:instrText xml:space="preserve"> PAGEREF _Toc261381160 \h </w:instrText>
          </w:r>
          <w:r>
            <w:rPr>
              <w:noProof/>
            </w:rPr>
          </w:r>
          <w:r>
            <w:rPr>
              <w:noProof/>
            </w:rPr>
            <w:fldChar w:fldCharType="separate"/>
          </w:r>
          <w:r>
            <w:rPr>
              <w:noProof/>
            </w:rPr>
            <w:t>27</w:t>
          </w:r>
          <w:r>
            <w:rPr>
              <w:noProof/>
            </w:rPr>
            <w:fldChar w:fldCharType="end"/>
          </w:r>
        </w:p>
        <w:p w14:paraId="086342C0"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Market Volatility in Industries</w:t>
          </w:r>
          <w:r>
            <w:rPr>
              <w:noProof/>
            </w:rPr>
            <w:tab/>
          </w:r>
          <w:r>
            <w:rPr>
              <w:noProof/>
            </w:rPr>
            <w:fldChar w:fldCharType="begin"/>
          </w:r>
          <w:r>
            <w:rPr>
              <w:noProof/>
            </w:rPr>
            <w:instrText xml:space="preserve"> PAGEREF _Toc261381165 \h </w:instrText>
          </w:r>
          <w:r>
            <w:rPr>
              <w:noProof/>
            </w:rPr>
          </w:r>
          <w:r>
            <w:rPr>
              <w:noProof/>
            </w:rPr>
            <w:fldChar w:fldCharType="separate"/>
          </w:r>
          <w:r>
            <w:rPr>
              <w:noProof/>
            </w:rPr>
            <w:t>35</w:t>
          </w:r>
          <w:r>
            <w:rPr>
              <w:noProof/>
            </w:rPr>
            <w:fldChar w:fldCharType="end"/>
          </w:r>
        </w:p>
        <w:p w14:paraId="4FED6EA3"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Theories of Management and Market Volatility</w:t>
          </w:r>
          <w:r>
            <w:rPr>
              <w:noProof/>
            </w:rPr>
            <w:tab/>
          </w:r>
          <w:r>
            <w:rPr>
              <w:noProof/>
            </w:rPr>
            <w:fldChar w:fldCharType="begin"/>
          </w:r>
          <w:r>
            <w:rPr>
              <w:noProof/>
            </w:rPr>
            <w:instrText xml:space="preserve"> PAGEREF _Toc261381168 \h </w:instrText>
          </w:r>
          <w:r>
            <w:rPr>
              <w:noProof/>
            </w:rPr>
          </w:r>
          <w:r>
            <w:rPr>
              <w:noProof/>
            </w:rPr>
            <w:fldChar w:fldCharType="separate"/>
          </w:r>
          <w:r>
            <w:rPr>
              <w:noProof/>
            </w:rPr>
            <w:t>38</w:t>
          </w:r>
          <w:r>
            <w:rPr>
              <w:noProof/>
            </w:rPr>
            <w:fldChar w:fldCharType="end"/>
          </w:r>
        </w:p>
        <w:p w14:paraId="62BA5242"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sidRPr="009F7983">
            <w:rPr>
              <w:noProof/>
              <w:lang w:val="en"/>
            </w:rPr>
            <w:t>The Role of Performance</w:t>
          </w:r>
          <w:r>
            <w:rPr>
              <w:noProof/>
            </w:rPr>
            <w:tab/>
          </w:r>
          <w:r>
            <w:rPr>
              <w:noProof/>
            </w:rPr>
            <w:fldChar w:fldCharType="begin"/>
          </w:r>
          <w:r>
            <w:rPr>
              <w:noProof/>
            </w:rPr>
            <w:instrText xml:space="preserve"> PAGEREF _Toc261381169 \h </w:instrText>
          </w:r>
          <w:r>
            <w:rPr>
              <w:noProof/>
            </w:rPr>
          </w:r>
          <w:r>
            <w:rPr>
              <w:noProof/>
            </w:rPr>
            <w:fldChar w:fldCharType="separate"/>
          </w:r>
          <w:r>
            <w:rPr>
              <w:noProof/>
            </w:rPr>
            <w:t>40</w:t>
          </w:r>
          <w:r>
            <w:rPr>
              <w:noProof/>
            </w:rPr>
            <w:fldChar w:fldCharType="end"/>
          </w:r>
        </w:p>
        <w:p w14:paraId="20F28F29" w14:textId="77777777" w:rsidR="00531A17" w:rsidRDefault="00531A17" w:rsidP="00010F48">
          <w:pPr>
            <w:pStyle w:val="TOC2"/>
            <w:tabs>
              <w:tab w:val="right" w:leader="dot" w:pos="8630"/>
            </w:tabs>
            <w:spacing w:after="0" w:line="240" w:lineRule="auto"/>
            <w:ind w:left="960" w:firstLine="0"/>
            <w:rPr>
              <w:rFonts w:asciiTheme="minorHAnsi" w:eastAsiaTheme="minorEastAsia" w:hAnsiTheme="minorHAnsi"/>
              <w:noProof/>
              <w:lang w:eastAsia="ja-JP"/>
            </w:rPr>
          </w:pPr>
          <w:r>
            <w:rPr>
              <w:noProof/>
            </w:rPr>
            <w:t>Historical Review of Short Term Market Volatility in Response to Leadership Change</w:t>
          </w:r>
          <w:r>
            <w:rPr>
              <w:noProof/>
            </w:rPr>
            <w:tab/>
          </w:r>
          <w:r>
            <w:rPr>
              <w:noProof/>
            </w:rPr>
            <w:fldChar w:fldCharType="begin"/>
          </w:r>
          <w:r>
            <w:rPr>
              <w:noProof/>
            </w:rPr>
            <w:instrText xml:space="preserve"> PAGEREF _Toc261381170 \h </w:instrText>
          </w:r>
          <w:r>
            <w:rPr>
              <w:noProof/>
            </w:rPr>
          </w:r>
          <w:r>
            <w:rPr>
              <w:noProof/>
            </w:rPr>
            <w:fldChar w:fldCharType="separate"/>
          </w:r>
          <w:r>
            <w:rPr>
              <w:noProof/>
            </w:rPr>
            <w:t>42</w:t>
          </w:r>
          <w:r>
            <w:rPr>
              <w:noProof/>
            </w:rPr>
            <w:fldChar w:fldCharType="end"/>
          </w:r>
        </w:p>
        <w:p w14:paraId="146AE1ED"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Current Issues of Stock Market Volatility and Leadership Changes</w:t>
          </w:r>
          <w:r>
            <w:rPr>
              <w:noProof/>
            </w:rPr>
            <w:tab/>
          </w:r>
          <w:r>
            <w:rPr>
              <w:noProof/>
            </w:rPr>
            <w:fldChar w:fldCharType="begin"/>
          </w:r>
          <w:r>
            <w:rPr>
              <w:noProof/>
            </w:rPr>
            <w:instrText xml:space="preserve"> PAGEREF _Toc261381171 \h </w:instrText>
          </w:r>
          <w:r>
            <w:rPr>
              <w:noProof/>
            </w:rPr>
          </w:r>
          <w:r>
            <w:rPr>
              <w:noProof/>
            </w:rPr>
            <w:fldChar w:fldCharType="separate"/>
          </w:r>
          <w:r>
            <w:rPr>
              <w:noProof/>
            </w:rPr>
            <w:t>48</w:t>
          </w:r>
          <w:r>
            <w:rPr>
              <w:noProof/>
            </w:rPr>
            <w:fldChar w:fldCharType="end"/>
          </w:r>
        </w:p>
        <w:p w14:paraId="636A0641"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Gap in Research</w:t>
          </w:r>
          <w:r>
            <w:rPr>
              <w:noProof/>
            </w:rPr>
            <w:tab/>
          </w:r>
          <w:r>
            <w:rPr>
              <w:noProof/>
            </w:rPr>
            <w:fldChar w:fldCharType="begin"/>
          </w:r>
          <w:r>
            <w:rPr>
              <w:noProof/>
            </w:rPr>
            <w:instrText xml:space="preserve"> PAGEREF _Toc261381172 \h </w:instrText>
          </w:r>
          <w:r>
            <w:rPr>
              <w:noProof/>
            </w:rPr>
          </w:r>
          <w:r>
            <w:rPr>
              <w:noProof/>
            </w:rPr>
            <w:fldChar w:fldCharType="separate"/>
          </w:r>
          <w:r>
            <w:rPr>
              <w:noProof/>
            </w:rPr>
            <w:t>50</w:t>
          </w:r>
          <w:r>
            <w:rPr>
              <w:noProof/>
            </w:rPr>
            <w:fldChar w:fldCharType="end"/>
          </w:r>
        </w:p>
        <w:p w14:paraId="757EDE8D"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Summary of Chapter Two</w:t>
          </w:r>
          <w:r>
            <w:rPr>
              <w:noProof/>
            </w:rPr>
            <w:tab/>
          </w:r>
          <w:r>
            <w:rPr>
              <w:noProof/>
            </w:rPr>
            <w:fldChar w:fldCharType="begin"/>
          </w:r>
          <w:r>
            <w:rPr>
              <w:noProof/>
            </w:rPr>
            <w:instrText xml:space="preserve"> PAGEREF _Toc261381173 \h </w:instrText>
          </w:r>
          <w:r>
            <w:rPr>
              <w:noProof/>
            </w:rPr>
          </w:r>
          <w:r>
            <w:rPr>
              <w:noProof/>
            </w:rPr>
            <w:fldChar w:fldCharType="separate"/>
          </w:r>
          <w:r>
            <w:rPr>
              <w:noProof/>
            </w:rPr>
            <w:t>50</w:t>
          </w:r>
          <w:r>
            <w:rPr>
              <w:noProof/>
            </w:rPr>
            <w:fldChar w:fldCharType="end"/>
          </w:r>
        </w:p>
        <w:p w14:paraId="1F2CB97E" w14:textId="77777777" w:rsidR="00531A17" w:rsidRDefault="00531A17" w:rsidP="00010F48">
          <w:pPr>
            <w:pStyle w:val="TOC1"/>
            <w:spacing w:after="0" w:line="240" w:lineRule="auto"/>
            <w:rPr>
              <w:rFonts w:asciiTheme="minorHAnsi" w:eastAsiaTheme="minorEastAsia" w:hAnsiTheme="minorHAnsi"/>
              <w:noProof/>
              <w:lang w:eastAsia="ja-JP"/>
            </w:rPr>
          </w:pPr>
          <w:r>
            <w:rPr>
              <w:noProof/>
            </w:rPr>
            <w:t>CHAPTER THREE</w:t>
          </w:r>
          <w:r>
            <w:rPr>
              <w:noProof/>
            </w:rPr>
            <w:tab/>
          </w:r>
          <w:r>
            <w:rPr>
              <w:noProof/>
            </w:rPr>
            <w:fldChar w:fldCharType="begin"/>
          </w:r>
          <w:r>
            <w:rPr>
              <w:noProof/>
            </w:rPr>
            <w:instrText xml:space="preserve"> PAGEREF _Toc261381174 \h </w:instrText>
          </w:r>
          <w:r>
            <w:rPr>
              <w:noProof/>
            </w:rPr>
          </w:r>
          <w:r>
            <w:rPr>
              <w:noProof/>
            </w:rPr>
            <w:fldChar w:fldCharType="separate"/>
          </w:r>
          <w:r>
            <w:rPr>
              <w:noProof/>
            </w:rPr>
            <w:t>51</w:t>
          </w:r>
          <w:r>
            <w:rPr>
              <w:noProof/>
            </w:rPr>
            <w:fldChar w:fldCharType="end"/>
          </w:r>
        </w:p>
        <w:p w14:paraId="11D4CA67"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Research Traditions</w:t>
          </w:r>
          <w:r>
            <w:rPr>
              <w:noProof/>
            </w:rPr>
            <w:tab/>
          </w:r>
          <w:r>
            <w:rPr>
              <w:noProof/>
            </w:rPr>
            <w:fldChar w:fldCharType="begin"/>
          </w:r>
          <w:r>
            <w:rPr>
              <w:noProof/>
            </w:rPr>
            <w:instrText xml:space="preserve"> PAGEREF _Toc261381175 \h </w:instrText>
          </w:r>
          <w:r>
            <w:rPr>
              <w:noProof/>
            </w:rPr>
          </w:r>
          <w:r>
            <w:rPr>
              <w:noProof/>
            </w:rPr>
            <w:fldChar w:fldCharType="separate"/>
          </w:r>
          <w:r>
            <w:rPr>
              <w:noProof/>
            </w:rPr>
            <w:t>51</w:t>
          </w:r>
          <w:r>
            <w:rPr>
              <w:noProof/>
            </w:rPr>
            <w:fldChar w:fldCharType="end"/>
          </w:r>
        </w:p>
        <w:p w14:paraId="2B658AA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Research Questions</w:t>
          </w:r>
          <w:r>
            <w:rPr>
              <w:noProof/>
            </w:rPr>
            <w:tab/>
          </w:r>
          <w:r>
            <w:rPr>
              <w:noProof/>
            </w:rPr>
            <w:fldChar w:fldCharType="begin"/>
          </w:r>
          <w:r>
            <w:rPr>
              <w:noProof/>
            </w:rPr>
            <w:instrText xml:space="preserve"> PAGEREF _Toc261381176 \h </w:instrText>
          </w:r>
          <w:r>
            <w:rPr>
              <w:noProof/>
            </w:rPr>
          </w:r>
          <w:r>
            <w:rPr>
              <w:noProof/>
            </w:rPr>
            <w:fldChar w:fldCharType="separate"/>
          </w:r>
          <w:r>
            <w:rPr>
              <w:noProof/>
            </w:rPr>
            <w:t>53</w:t>
          </w:r>
          <w:r>
            <w:rPr>
              <w:noProof/>
            </w:rPr>
            <w:fldChar w:fldCharType="end"/>
          </w:r>
        </w:p>
        <w:p w14:paraId="71856CE7"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Hypotheses</w:t>
          </w:r>
          <w:r>
            <w:rPr>
              <w:noProof/>
            </w:rPr>
            <w:tab/>
          </w:r>
          <w:r>
            <w:rPr>
              <w:noProof/>
            </w:rPr>
            <w:fldChar w:fldCharType="begin"/>
          </w:r>
          <w:r>
            <w:rPr>
              <w:noProof/>
            </w:rPr>
            <w:instrText xml:space="preserve"> PAGEREF _Toc261381177 \h </w:instrText>
          </w:r>
          <w:r>
            <w:rPr>
              <w:noProof/>
            </w:rPr>
          </w:r>
          <w:r>
            <w:rPr>
              <w:noProof/>
            </w:rPr>
            <w:fldChar w:fldCharType="separate"/>
          </w:r>
          <w:r>
            <w:rPr>
              <w:noProof/>
            </w:rPr>
            <w:t>53</w:t>
          </w:r>
          <w:r>
            <w:rPr>
              <w:noProof/>
            </w:rPr>
            <w:fldChar w:fldCharType="end"/>
          </w:r>
        </w:p>
        <w:p w14:paraId="26AFCF42"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Research Design Appropriateness</w:t>
          </w:r>
          <w:r>
            <w:rPr>
              <w:noProof/>
            </w:rPr>
            <w:tab/>
          </w:r>
          <w:r>
            <w:rPr>
              <w:noProof/>
            </w:rPr>
            <w:fldChar w:fldCharType="begin"/>
          </w:r>
          <w:r>
            <w:rPr>
              <w:noProof/>
            </w:rPr>
            <w:instrText xml:space="preserve"> PAGEREF _Toc261381178 \h </w:instrText>
          </w:r>
          <w:r>
            <w:rPr>
              <w:noProof/>
            </w:rPr>
          </w:r>
          <w:r>
            <w:rPr>
              <w:noProof/>
            </w:rPr>
            <w:fldChar w:fldCharType="separate"/>
          </w:r>
          <w:r>
            <w:rPr>
              <w:noProof/>
            </w:rPr>
            <w:t>53</w:t>
          </w:r>
          <w:r>
            <w:rPr>
              <w:noProof/>
            </w:rPr>
            <w:fldChar w:fldCharType="end"/>
          </w:r>
        </w:p>
        <w:p w14:paraId="41AEDBD6"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Population and Sample</w:t>
          </w:r>
          <w:r>
            <w:rPr>
              <w:noProof/>
            </w:rPr>
            <w:tab/>
          </w:r>
          <w:r>
            <w:rPr>
              <w:noProof/>
            </w:rPr>
            <w:fldChar w:fldCharType="begin"/>
          </w:r>
          <w:r>
            <w:rPr>
              <w:noProof/>
            </w:rPr>
            <w:instrText xml:space="preserve"> PAGEREF _Toc261381179 \h </w:instrText>
          </w:r>
          <w:r>
            <w:rPr>
              <w:noProof/>
            </w:rPr>
          </w:r>
          <w:r>
            <w:rPr>
              <w:noProof/>
            </w:rPr>
            <w:fldChar w:fldCharType="separate"/>
          </w:r>
          <w:r>
            <w:rPr>
              <w:noProof/>
            </w:rPr>
            <w:t>54</w:t>
          </w:r>
          <w:r>
            <w:rPr>
              <w:noProof/>
            </w:rPr>
            <w:fldChar w:fldCharType="end"/>
          </w:r>
        </w:p>
        <w:p w14:paraId="6C3477CE"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Sampling Procedures</w:t>
          </w:r>
          <w:r>
            <w:rPr>
              <w:noProof/>
            </w:rPr>
            <w:tab/>
          </w:r>
          <w:r>
            <w:rPr>
              <w:noProof/>
            </w:rPr>
            <w:fldChar w:fldCharType="begin"/>
          </w:r>
          <w:r>
            <w:rPr>
              <w:noProof/>
            </w:rPr>
            <w:instrText xml:space="preserve"> PAGEREF _Toc261381180 \h </w:instrText>
          </w:r>
          <w:r>
            <w:rPr>
              <w:noProof/>
            </w:rPr>
          </w:r>
          <w:r>
            <w:rPr>
              <w:noProof/>
            </w:rPr>
            <w:fldChar w:fldCharType="separate"/>
          </w:r>
          <w:r>
            <w:rPr>
              <w:noProof/>
            </w:rPr>
            <w:t>54</w:t>
          </w:r>
          <w:r>
            <w:rPr>
              <w:noProof/>
            </w:rPr>
            <w:fldChar w:fldCharType="end"/>
          </w:r>
        </w:p>
        <w:p w14:paraId="33E51C96"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lastRenderedPageBreak/>
            <w:t>Instrumentation</w:t>
          </w:r>
          <w:r>
            <w:rPr>
              <w:noProof/>
            </w:rPr>
            <w:tab/>
          </w:r>
          <w:r>
            <w:rPr>
              <w:noProof/>
            </w:rPr>
            <w:fldChar w:fldCharType="begin"/>
          </w:r>
          <w:r>
            <w:rPr>
              <w:noProof/>
            </w:rPr>
            <w:instrText xml:space="preserve"> PAGEREF _Toc261381181 \h </w:instrText>
          </w:r>
          <w:r>
            <w:rPr>
              <w:noProof/>
            </w:rPr>
          </w:r>
          <w:r>
            <w:rPr>
              <w:noProof/>
            </w:rPr>
            <w:fldChar w:fldCharType="separate"/>
          </w:r>
          <w:r>
            <w:rPr>
              <w:noProof/>
            </w:rPr>
            <w:t>55</w:t>
          </w:r>
          <w:r>
            <w:rPr>
              <w:noProof/>
            </w:rPr>
            <w:fldChar w:fldCharType="end"/>
          </w:r>
        </w:p>
        <w:p w14:paraId="77867EFB"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Instrument Reliability</w:t>
          </w:r>
          <w:r>
            <w:rPr>
              <w:noProof/>
            </w:rPr>
            <w:tab/>
          </w:r>
          <w:r>
            <w:rPr>
              <w:noProof/>
            </w:rPr>
            <w:fldChar w:fldCharType="begin"/>
          </w:r>
          <w:r>
            <w:rPr>
              <w:noProof/>
            </w:rPr>
            <w:instrText xml:space="preserve"> PAGEREF _Toc261381182 \h </w:instrText>
          </w:r>
          <w:r>
            <w:rPr>
              <w:noProof/>
            </w:rPr>
          </w:r>
          <w:r>
            <w:rPr>
              <w:noProof/>
            </w:rPr>
            <w:fldChar w:fldCharType="separate"/>
          </w:r>
          <w:r>
            <w:rPr>
              <w:noProof/>
            </w:rPr>
            <w:t>55</w:t>
          </w:r>
          <w:r>
            <w:rPr>
              <w:noProof/>
            </w:rPr>
            <w:fldChar w:fldCharType="end"/>
          </w:r>
        </w:p>
        <w:p w14:paraId="7DC250E0"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Assessment of Internal and External Validity</w:t>
          </w:r>
          <w:r>
            <w:rPr>
              <w:noProof/>
            </w:rPr>
            <w:tab/>
          </w:r>
          <w:r>
            <w:rPr>
              <w:noProof/>
            </w:rPr>
            <w:fldChar w:fldCharType="begin"/>
          </w:r>
          <w:r>
            <w:rPr>
              <w:noProof/>
            </w:rPr>
            <w:instrText xml:space="preserve"> PAGEREF _Toc261381183 \h </w:instrText>
          </w:r>
          <w:r>
            <w:rPr>
              <w:noProof/>
            </w:rPr>
          </w:r>
          <w:r>
            <w:rPr>
              <w:noProof/>
            </w:rPr>
            <w:fldChar w:fldCharType="separate"/>
          </w:r>
          <w:r>
            <w:rPr>
              <w:noProof/>
            </w:rPr>
            <w:t>55</w:t>
          </w:r>
          <w:r>
            <w:rPr>
              <w:noProof/>
            </w:rPr>
            <w:fldChar w:fldCharType="end"/>
          </w:r>
        </w:p>
        <w:p w14:paraId="22A59E95"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Reliability Measures</w:t>
          </w:r>
          <w:r>
            <w:rPr>
              <w:noProof/>
            </w:rPr>
            <w:tab/>
          </w:r>
          <w:r>
            <w:rPr>
              <w:noProof/>
            </w:rPr>
            <w:fldChar w:fldCharType="begin"/>
          </w:r>
          <w:r>
            <w:rPr>
              <w:noProof/>
            </w:rPr>
            <w:instrText xml:space="preserve"> PAGEREF _Toc261381184 \h </w:instrText>
          </w:r>
          <w:r>
            <w:rPr>
              <w:noProof/>
            </w:rPr>
          </w:r>
          <w:r>
            <w:rPr>
              <w:noProof/>
            </w:rPr>
            <w:fldChar w:fldCharType="separate"/>
          </w:r>
          <w:r>
            <w:rPr>
              <w:noProof/>
            </w:rPr>
            <w:t>57</w:t>
          </w:r>
          <w:r>
            <w:rPr>
              <w:noProof/>
            </w:rPr>
            <w:fldChar w:fldCharType="end"/>
          </w:r>
        </w:p>
        <w:p w14:paraId="46C181AF"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Data Collection</w:t>
          </w:r>
          <w:r>
            <w:rPr>
              <w:noProof/>
            </w:rPr>
            <w:tab/>
          </w:r>
          <w:r>
            <w:rPr>
              <w:noProof/>
            </w:rPr>
            <w:fldChar w:fldCharType="begin"/>
          </w:r>
          <w:r>
            <w:rPr>
              <w:noProof/>
            </w:rPr>
            <w:instrText xml:space="preserve"> PAGEREF _Toc261381185 \h </w:instrText>
          </w:r>
          <w:r>
            <w:rPr>
              <w:noProof/>
            </w:rPr>
          </w:r>
          <w:r>
            <w:rPr>
              <w:noProof/>
            </w:rPr>
            <w:fldChar w:fldCharType="separate"/>
          </w:r>
          <w:r>
            <w:rPr>
              <w:noProof/>
            </w:rPr>
            <w:t>58</w:t>
          </w:r>
          <w:r>
            <w:rPr>
              <w:noProof/>
            </w:rPr>
            <w:fldChar w:fldCharType="end"/>
          </w:r>
        </w:p>
        <w:p w14:paraId="08990253"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Data Analysis</w:t>
          </w:r>
          <w:r>
            <w:rPr>
              <w:noProof/>
            </w:rPr>
            <w:tab/>
          </w:r>
          <w:r>
            <w:rPr>
              <w:noProof/>
            </w:rPr>
            <w:fldChar w:fldCharType="begin"/>
          </w:r>
          <w:r>
            <w:rPr>
              <w:noProof/>
            </w:rPr>
            <w:instrText xml:space="preserve"> PAGEREF _Toc261381186 \h </w:instrText>
          </w:r>
          <w:r>
            <w:rPr>
              <w:noProof/>
            </w:rPr>
          </w:r>
          <w:r>
            <w:rPr>
              <w:noProof/>
            </w:rPr>
            <w:fldChar w:fldCharType="separate"/>
          </w:r>
          <w:r>
            <w:rPr>
              <w:noProof/>
            </w:rPr>
            <w:t>59</w:t>
          </w:r>
          <w:r>
            <w:rPr>
              <w:noProof/>
            </w:rPr>
            <w:fldChar w:fldCharType="end"/>
          </w:r>
        </w:p>
        <w:p w14:paraId="0D8A0784"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Informed Consent</w:t>
          </w:r>
          <w:r>
            <w:rPr>
              <w:noProof/>
            </w:rPr>
            <w:tab/>
          </w:r>
          <w:r>
            <w:rPr>
              <w:noProof/>
            </w:rPr>
            <w:fldChar w:fldCharType="begin"/>
          </w:r>
          <w:r>
            <w:rPr>
              <w:noProof/>
            </w:rPr>
            <w:instrText xml:space="preserve"> PAGEREF _Toc261381192 \h </w:instrText>
          </w:r>
          <w:r>
            <w:rPr>
              <w:noProof/>
            </w:rPr>
          </w:r>
          <w:r>
            <w:rPr>
              <w:noProof/>
            </w:rPr>
            <w:fldChar w:fldCharType="separate"/>
          </w:r>
          <w:r>
            <w:rPr>
              <w:noProof/>
            </w:rPr>
            <w:t>64</w:t>
          </w:r>
          <w:r>
            <w:rPr>
              <w:noProof/>
            </w:rPr>
            <w:fldChar w:fldCharType="end"/>
          </w:r>
        </w:p>
        <w:p w14:paraId="034F0CB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Confidentiality</w:t>
          </w:r>
          <w:r>
            <w:rPr>
              <w:noProof/>
            </w:rPr>
            <w:tab/>
          </w:r>
          <w:r>
            <w:rPr>
              <w:noProof/>
            </w:rPr>
            <w:fldChar w:fldCharType="begin"/>
          </w:r>
          <w:r>
            <w:rPr>
              <w:noProof/>
            </w:rPr>
            <w:instrText xml:space="preserve"> PAGEREF _Toc261381193 \h </w:instrText>
          </w:r>
          <w:r>
            <w:rPr>
              <w:noProof/>
            </w:rPr>
          </w:r>
          <w:r>
            <w:rPr>
              <w:noProof/>
            </w:rPr>
            <w:fldChar w:fldCharType="separate"/>
          </w:r>
          <w:r>
            <w:rPr>
              <w:noProof/>
            </w:rPr>
            <w:t>65</w:t>
          </w:r>
          <w:r>
            <w:rPr>
              <w:noProof/>
            </w:rPr>
            <w:fldChar w:fldCharType="end"/>
          </w:r>
        </w:p>
        <w:p w14:paraId="0AA7F0C6"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Ethical Considerations</w:t>
          </w:r>
          <w:r>
            <w:rPr>
              <w:noProof/>
            </w:rPr>
            <w:tab/>
          </w:r>
          <w:r>
            <w:rPr>
              <w:noProof/>
            </w:rPr>
            <w:fldChar w:fldCharType="begin"/>
          </w:r>
          <w:r>
            <w:rPr>
              <w:noProof/>
            </w:rPr>
            <w:instrText xml:space="preserve"> PAGEREF _Toc261381194 \h </w:instrText>
          </w:r>
          <w:r>
            <w:rPr>
              <w:noProof/>
            </w:rPr>
          </w:r>
          <w:r>
            <w:rPr>
              <w:noProof/>
            </w:rPr>
            <w:fldChar w:fldCharType="separate"/>
          </w:r>
          <w:r>
            <w:rPr>
              <w:noProof/>
            </w:rPr>
            <w:t>65</w:t>
          </w:r>
          <w:r>
            <w:rPr>
              <w:noProof/>
            </w:rPr>
            <w:fldChar w:fldCharType="end"/>
          </w:r>
        </w:p>
        <w:p w14:paraId="67CC8E0F"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Geographic Location</w:t>
          </w:r>
          <w:r>
            <w:rPr>
              <w:noProof/>
            </w:rPr>
            <w:tab/>
          </w:r>
          <w:r>
            <w:rPr>
              <w:noProof/>
            </w:rPr>
            <w:fldChar w:fldCharType="begin"/>
          </w:r>
          <w:r>
            <w:rPr>
              <w:noProof/>
            </w:rPr>
            <w:instrText xml:space="preserve"> PAGEREF _Toc261381195 \h </w:instrText>
          </w:r>
          <w:r>
            <w:rPr>
              <w:noProof/>
            </w:rPr>
          </w:r>
          <w:r>
            <w:rPr>
              <w:noProof/>
            </w:rPr>
            <w:fldChar w:fldCharType="separate"/>
          </w:r>
          <w:r>
            <w:rPr>
              <w:noProof/>
            </w:rPr>
            <w:t>66</w:t>
          </w:r>
          <w:r>
            <w:rPr>
              <w:noProof/>
            </w:rPr>
            <w:fldChar w:fldCharType="end"/>
          </w:r>
        </w:p>
        <w:p w14:paraId="2D72B3C7"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Summary of Chapter Three</w:t>
          </w:r>
          <w:r>
            <w:rPr>
              <w:noProof/>
            </w:rPr>
            <w:tab/>
          </w:r>
          <w:r>
            <w:rPr>
              <w:noProof/>
            </w:rPr>
            <w:fldChar w:fldCharType="begin"/>
          </w:r>
          <w:r>
            <w:rPr>
              <w:noProof/>
            </w:rPr>
            <w:instrText xml:space="preserve"> PAGEREF _Toc261381196 \h </w:instrText>
          </w:r>
          <w:r>
            <w:rPr>
              <w:noProof/>
            </w:rPr>
          </w:r>
          <w:r>
            <w:rPr>
              <w:noProof/>
            </w:rPr>
            <w:fldChar w:fldCharType="separate"/>
          </w:r>
          <w:r>
            <w:rPr>
              <w:noProof/>
            </w:rPr>
            <w:t>66</w:t>
          </w:r>
          <w:r>
            <w:rPr>
              <w:noProof/>
            </w:rPr>
            <w:fldChar w:fldCharType="end"/>
          </w:r>
        </w:p>
        <w:p w14:paraId="246797C9" w14:textId="77777777" w:rsidR="00531A17" w:rsidRDefault="00531A17" w:rsidP="00010F48">
          <w:pPr>
            <w:pStyle w:val="TOC1"/>
            <w:spacing w:after="0" w:line="240" w:lineRule="auto"/>
            <w:rPr>
              <w:rFonts w:asciiTheme="minorHAnsi" w:eastAsiaTheme="minorEastAsia" w:hAnsiTheme="minorHAnsi"/>
              <w:noProof/>
              <w:lang w:eastAsia="ja-JP"/>
            </w:rPr>
          </w:pPr>
          <w:r>
            <w:rPr>
              <w:noProof/>
            </w:rPr>
            <w:t>CHAPTER FOUR</w:t>
          </w:r>
          <w:r>
            <w:rPr>
              <w:noProof/>
            </w:rPr>
            <w:tab/>
          </w:r>
          <w:r>
            <w:rPr>
              <w:noProof/>
            </w:rPr>
            <w:fldChar w:fldCharType="begin"/>
          </w:r>
          <w:r>
            <w:rPr>
              <w:noProof/>
            </w:rPr>
            <w:instrText xml:space="preserve"> PAGEREF _Toc261381197 \h </w:instrText>
          </w:r>
          <w:r>
            <w:rPr>
              <w:noProof/>
            </w:rPr>
          </w:r>
          <w:r>
            <w:rPr>
              <w:noProof/>
            </w:rPr>
            <w:fldChar w:fldCharType="separate"/>
          </w:r>
          <w:r>
            <w:rPr>
              <w:noProof/>
            </w:rPr>
            <w:t>67</w:t>
          </w:r>
          <w:r>
            <w:rPr>
              <w:noProof/>
            </w:rPr>
            <w:fldChar w:fldCharType="end"/>
          </w:r>
        </w:p>
        <w:p w14:paraId="3536C03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Participant Demographics</w:t>
          </w:r>
          <w:r>
            <w:rPr>
              <w:noProof/>
            </w:rPr>
            <w:tab/>
          </w:r>
          <w:r>
            <w:rPr>
              <w:noProof/>
            </w:rPr>
            <w:fldChar w:fldCharType="begin"/>
          </w:r>
          <w:r>
            <w:rPr>
              <w:noProof/>
            </w:rPr>
            <w:instrText xml:space="preserve"> PAGEREF _Toc261381198 \h </w:instrText>
          </w:r>
          <w:r>
            <w:rPr>
              <w:noProof/>
            </w:rPr>
          </w:r>
          <w:r>
            <w:rPr>
              <w:noProof/>
            </w:rPr>
            <w:fldChar w:fldCharType="separate"/>
          </w:r>
          <w:r>
            <w:rPr>
              <w:noProof/>
            </w:rPr>
            <w:t>67</w:t>
          </w:r>
          <w:r>
            <w:rPr>
              <w:noProof/>
            </w:rPr>
            <w:fldChar w:fldCharType="end"/>
          </w:r>
        </w:p>
        <w:p w14:paraId="27932E31"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Presentation of the Data</w:t>
          </w:r>
          <w:r>
            <w:rPr>
              <w:noProof/>
            </w:rPr>
            <w:tab/>
          </w:r>
          <w:r>
            <w:rPr>
              <w:noProof/>
            </w:rPr>
            <w:fldChar w:fldCharType="begin"/>
          </w:r>
          <w:r>
            <w:rPr>
              <w:noProof/>
            </w:rPr>
            <w:instrText xml:space="preserve"> PAGEREF _Toc261381203 \h </w:instrText>
          </w:r>
          <w:r>
            <w:rPr>
              <w:noProof/>
            </w:rPr>
          </w:r>
          <w:r>
            <w:rPr>
              <w:noProof/>
            </w:rPr>
            <w:fldChar w:fldCharType="separate"/>
          </w:r>
          <w:r>
            <w:rPr>
              <w:noProof/>
            </w:rPr>
            <w:t>69</w:t>
          </w:r>
          <w:r>
            <w:rPr>
              <w:noProof/>
            </w:rPr>
            <w:fldChar w:fldCharType="end"/>
          </w:r>
        </w:p>
        <w:p w14:paraId="545FD043"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Presentation and Discussion of Findings</w:t>
          </w:r>
          <w:r>
            <w:rPr>
              <w:noProof/>
            </w:rPr>
            <w:tab/>
          </w:r>
          <w:r>
            <w:rPr>
              <w:noProof/>
            </w:rPr>
            <w:fldChar w:fldCharType="begin"/>
          </w:r>
          <w:r>
            <w:rPr>
              <w:noProof/>
            </w:rPr>
            <w:instrText xml:space="preserve"> PAGEREF _Toc261381204 \h </w:instrText>
          </w:r>
          <w:r>
            <w:rPr>
              <w:noProof/>
            </w:rPr>
          </w:r>
          <w:r>
            <w:rPr>
              <w:noProof/>
            </w:rPr>
            <w:fldChar w:fldCharType="separate"/>
          </w:r>
          <w:r>
            <w:rPr>
              <w:noProof/>
            </w:rPr>
            <w:t>70</w:t>
          </w:r>
          <w:r>
            <w:rPr>
              <w:noProof/>
            </w:rPr>
            <w:fldChar w:fldCharType="end"/>
          </w:r>
        </w:p>
        <w:p w14:paraId="4A07127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Summary of Chapter Four</w:t>
          </w:r>
          <w:r>
            <w:rPr>
              <w:noProof/>
            </w:rPr>
            <w:tab/>
          </w:r>
          <w:r>
            <w:rPr>
              <w:noProof/>
            </w:rPr>
            <w:fldChar w:fldCharType="begin"/>
          </w:r>
          <w:r>
            <w:rPr>
              <w:noProof/>
            </w:rPr>
            <w:instrText xml:space="preserve"> PAGEREF _Toc261381218 \h </w:instrText>
          </w:r>
          <w:r>
            <w:rPr>
              <w:noProof/>
            </w:rPr>
          </w:r>
          <w:r>
            <w:rPr>
              <w:noProof/>
            </w:rPr>
            <w:fldChar w:fldCharType="separate"/>
          </w:r>
          <w:r>
            <w:rPr>
              <w:noProof/>
            </w:rPr>
            <w:t>82</w:t>
          </w:r>
          <w:r>
            <w:rPr>
              <w:noProof/>
            </w:rPr>
            <w:fldChar w:fldCharType="end"/>
          </w:r>
        </w:p>
        <w:p w14:paraId="0C5CBA19" w14:textId="77777777" w:rsidR="00531A17" w:rsidRDefault="00531A17" w:rsidP="00010F48">
          <w:pPr>
            <w:pStyle w:val="TOC1"/>
            <w:spacing w:after="0" w:line="240" w:lineRule="auto"/>
            <w:rPr>
              <w:rFonts w:asciiTheme="minorHAnsi" w:eastAsiaTheme="minorEastAsia" w:hAnsiTheme="minorHAnsi"/>
              <w:noProof/>
              <w:lang w:eastAsia="ja-JP"/>
            </w:rPr>
          </w:pPr>
          <w:r>
            <w:rPr>
              <w:noProof/>
            </w:rPr>
            <w:t>CHAPTER FIVE</w:t>
          </w:r>
          <w:r>
            <w:rPr>
              <w:noProof/>
            </w:rPr>
            <w:tab/>
          </w:r>
          <w:r>
            <w:rPr>
              <w:noProof/>
            </w:rPr>
            <w:fldChar w:fldCharType="begin"/>
          </w:r>
          <w:r>
            <w:rPr>
              <w:noProof/>
            </w:rPr>
            <w:instrText xml:space="preserve"> PAGEREF _Toc261381219 \h </w:instrText>
          </w:r>
          <w:r>
            <w:rPr>
              <w:noProof/>
            </w:rPr>
          </w:r>
          <w:r>
            <w:rPr>
              <w:noProof/>
            </w:rPr>
            <w:fldChar w:fldCharType="separate"/>
          </w:r>
          <w:r>
            <w:rPr>
              <w:noProof/>
            </w:rPr>
            <w:t>84</w:t>
          </w:r>
          <w:r>
            <w:rPr>
              <w:noProof/>
            </w:rPr>
            <w:fldChar w:fldCharType="end"/>
          </w:r>
        </w:p>
        <w:p w14:paraId="5C5C1A83"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Findings and Conclusions</w:t>
          </w:r>
          <w:r>
            <w:rPr>
              <w:noProof/>
            </w:rPr>
            <w:tab/>
          </w:r>
          <w:r>
            <w:rPr>
              <w:noProof/>
            </w:rPr>
            <w:fldChar w:fldCharType="begin"/>
          </w:r>
          <w:r>
            <w:rPr>
              <w:noProof/>
            </w:rPr>
            <w:instrText xml:space="preserve"> PAGEREF _Toc261381220 \h </w:instrText>
          </w:r>
          <w:r>
            <w:rPr>
              <w:noProof/>
            </w:rPr>
          </w:r>
          <w:r>
            <w:rPr>
              <w:noProof/>
            </w:rPr>
            <w:fldChar w:fldCharType="separate"/>
          </w:r>
          <w:r>
            <w:rPr>
              <w:noProof/>
            </w:rPr>
            <w:t>84</w:t>
          </w:r>
          <w:r>
            <w:rPr>
              <w:noProof/>
            </w:rPr>
            <w:fldChar w:fldCharType="end"/>
          </w:r>
        </w:p>
        <w:p w14:paraId="5471EDB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Research Questions</w:t>
          </w:r>
          <w:r>
            <w:rPr>
              <w:noProof/>
            </w:rPr>
            <w:tab/>
          </w:r>
          <w:r>
            <w:rPr>
              <w:noProof/>
            </w:rPr>
            <w:fldChar w:fldCharType="begin"/>
          </w:r>
          <w:r>
            <w:rPr>
              <w:noProof/>
            </w:rPr>
            <w:instrText xml:space="preserve"> PAGEREF _Toc261381221 \h </w:instrText>
          </w:r>
          <w:r>
            <w:rPr>
              <w:noProof/>
            </w:rPr>
          </w:r>
          <w:r>
            <w:rPr>
              <w:noProof/>
            </w:rPr>
            <w:fldChar w:fldCharType="separate"/>
          </w:r>
          <w:r>
            <w:rPr>
              <w:noProof/>
            </w:rPr>
            <w:t>84</w:t>
          </w:r>
          <w:r>
            <w:rPr>
              <w:noProof/>
            </w:rPr>
            <w:fldChar w:fldCharType="end"/>
          </w:r>
        </w:p>
        <w:p w14:paraId="31B9E61E"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Discussion of Executive Leadership Changes</w:t>
          </w:r>
          <w:r>
            <w:rPr>
              <w:noProof/>
            </w:rPr>
            <w:tab/>
          </w:r>
          <w:r>
            <w:rPr>
              <w:noProof/>
            </w:rPr>
            <w:fldChar w:fldCharType="begin"/>
          </w:r>
          <w:r>
            <w:rPr>
              <w:noProof/>
            </w:rPr>
            <w:instrText xml:space="preserve"> PAGEREF _Toc261381222 \h </w:instrText>
          </w:r>
          <w:r>
            <w:rPr>
              <w:noProof/>
            </w:rPr>
          </w:r>
          <w:r>
            <w:rPr>
              <w:noProof/>
            </w:rPr>
            <w:fldChar w:fldCharType="separate"/>
          </w:r>
          <w:r>
            <w:rPr>
              <w:noProof/>
            </w:rPr>
            <w:t>86</w:t>
          </w:r>
          <w:r>
            <w:rPr>
              <w:noProof/>
            </w:rPr>
            <w:fldChar w:fldCharType="end"/>
          </w:r>
        </w:p>
        <w:p w14:paraId="43BDD5CE"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Discussion of Leadership Theory</w:t>
          </w:r>
          <w:r>
            <w:rPr>
              <w:noProof/>
            </w:rPr>
            <w:tab/>
          </w:r>
          <w:r>
            <w:rPr>
              <w:noProof/>
            </w:rPr>
            <w:fldChar w:fldCharType="begin"/>
          </w:r>
          <w:r>
            <w:rPr>
              <w:noProof/>
            </w:rPr>
            <w:instrText xml:space="preserve"> PAGEREF _Toc261381223 \h </w:instrText>
          </w:r>
          <w:r>
            <w:rPr>
              <w:noProof/>
            </w:rPr>
          </w:r>
          <w:r>
            <w:rPr>
              <w:noProof/>
            </w:rPr>
            <w:fldChar w:fldCharType="separate"/>
          </w:r>
          <w:r>
            <w:rPr>
              <w:noProof/>
            </w:rPr>
            <w:t>87</w:t>
          </w:r>
          <w:r>
            <w:rPr>
              <w:noProof/>
            </w:rPr>
            <w:fldChar w:fldCharType="end"/>
          </w:r>
        </w:p>
        <w:p w14:paraId="64C00F8F"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Discussion of Volatility Over Time</w:t>
          </w:r>
          <w:r>
            <w:rPr>
              <w:noProof/>
            </w:rPr>
            <w:tab/>
          </w:r>
          <w:r>
            <w:rPr>
              <w:noProof/>
            </w:rPr>
            <w:fldChar w:fldCharType="begin"/>
          </w:r>
          <w:r>
            <w:rPr>
              <w:noProof/>
            </w:rPr>
            <w:instrText xml:space="preserve"> PAGEREF _Toc261381224 \h </w:instrText>
          </w:r>
          <w:r>
            <w:rPr>
              <w:noProof/>
            </w:rPr>
          </w:r>
          <w:r>
            <w:rPr>
              <w:noProof/>
            </w:rPr>
            <w:fldChar w:fldCharType="separate"/>
          </w:r>
          <w:r>
            <w:rPr>
              <w:noProof/>
            </w:rPr>
            <w:t>87</w:t>
          </w:r>
          <w:r>
            <w:rPr>
              <w:noProof/>
            </w:rPr>
            <w:fldChar w:fldCharType="end"/>
          </w:r>
        </w:p>
        <w:p w14:paraId="3721C4FB"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Discussion of Extraneous Factors and Environment</w:t>
          </w:r>
          <w:r>
            <w:rPr>
              <w:noProof/>
            </w:rPr>
            <w:tab/>
          </w:r>
          <w:r>
            <w:rPr>
              <w:noProof/>
            </w:rPr>
            <w:fldChar w:fldCharType="begin"/>
          </w:r>
          <w:r>
            <w:rPr>
              <w:noProof/>
            </w:rPr>
            <w:instrText xml:space="preserve"> PAGEREF _Toc261381225 \h </w:instrText>
          </w:r>
          <w:r>
            <w:rPr>
              <w:noProof/>
            </w:rPr>
          </w:r>
          <w:r>
            <w:rPr>
              <w:noProof/>
            </w:rPr>
            <w:fldChar w:fldCharType="separate"/>
          </w:r>
          <w:r>
            <w:rPr>
              <w:noProof/>
            </w:rPr>
            <w:t>88</w:t>
          </w:r>
          <w:r>
            <w:rPr>
              <w:noProof/>
            </w:rPr>
            <w:fldChar w:fldCharType="end"/>
          </w:r>
        </w:p>
        <w:p w14:paraId="258E9778"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Discussion of Executive Leadership with Regards to Globalization</w:t>
          </w:r>
          <w:r>
            <w:rPr>
              <w:noProof/>
            </w:rPr>
            <w:tab/>
          </w:r>
          <w:r>
            <w:rPr>
              <w:noProof/>
            </w:rPr>
            <w:fldChar w:fldCharType="begin"/>
          </w:r>
          <w:r>
            <w:rPr>
              <w:noProof/>
            </w:rPr>
            <w:instrText xml:space="preserve"> PAGEREF _Toc261381226 \h </w:instrText>
          </w:r>
          <w:r>
            <w:rPr>
              <w:noProof/>
            </w:rPr>
          </w:r>
          <w:r>
            <w:rPr>
              <w:noProof/>
            </w:rPr>
            <w:fldChar w:fldCharType="separate"/>
          </w:r>
          <w:r>
            <w:rPr>
              <w:noProof/>
            </w:rPr>
            <w:t>90</w:t>
          </w:r>
          <w:r>
            <w:rPr>
              <w:noProof/>
            </w:rPr>
            <w:fldChar w:fldCharType="end"/>
          </w:r>
        </w:p>
        <w:p w14:paraId="6A55989A"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Limitations of the Study</w:t>
          </w:r>
          <w:r>
            <w:rPr>
              <w:noProof/>
            </w:rPr>
            <w:tab/>
          </w:r>
          <w:r>
            <w:rPr>
              <w:noProof/>
            </w:rPr>
            <w:fldChar w:fldCharType="begin"/>
          </w:r>
          <w:r>
            <w:rPr>
              <w:noProof/>
            </w:rPr>
            <w:instrText xml:space="preserve"> PAGEREF _Toc261381227 \h </w:instrText>
          </w:r>
          <w:r>
            <w:rPr>
              <w:noProof/>
            </w:rPr>
          </w:r>
          <w:r>
            <w:rPr>
              <w:noProof/>
            </w:rPr>
            <w:fldChar w:fldCharType="separate"/>
          </w:r>
          <w:r>
            <w:rPr>
              <w:noProof/>
            </w:rPr>
            <w:t>90</w:t>
          </w:r>
          <w:r>
            <w:rPr>
              <w:noProof/>
            </w:rPr>
            <w:fldChar w:fldCharType="end"/>
          </w:r>
        </w:p>
        <w:p w14:paraId="70CC4D1E"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Implications for Practice</w:t>
          </w:r>
          <w:r>
            <w:rPr>
              <w:noProof/>
            </w:rPr>
            <w:tab/>
          </w:r>
          <w:r>
            <w:rPr>
              <w:noProof/>
            </w:rPr>
            <w:fldChar w:fldCharType="begin"/>
          </w:r>
          <w:r>
            <w:rPr>
              <w:noProof/>
            </w:rPr>
            <w:instrText xml:space="preserve"> PAGEREF _Toc261381228 \h </w:instrText>
          </w:r>
          <w:r>
            <w:rPr>
              <w:noProof/>
            </w:rPr>
          </w:r>
          <w:r>
            <w:rPr>
              <w:noProof/>
            </w:rPr>
            <w:fldChar w:fldCharType="separate"/>
          </w:r>
          <w:r>
            <w:rPr>
              <w:noProof/>
            </w:rPr>
            <w:t>91</w:t>
          </w:r>
          <w:r>
            <w:rPr>
              <w:noProof/>
            </w:rPr>
            <w:fldChar w:fldCharType="end"/>
          </w:r>
        </w:p>
        <w:p w14:paraId="68B77DCB"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Implications of Study and Recommendations for Future Research</w:t>
          </w:r>
          <w:r>
            <w:rPr>
              <w:noProof/>
            </w:rPr>
            <w:tab/>
          </w:r>
          <w:r>
            <w:rPr>
              <w:noProof/>
            </w:rPr>
            <w:fldChar w:fldCharType="begin"/>
          </w:r>
          <w:r>
            <w:rPr>
              <w:noProof/>
            </w:rPr>
            <w:instrText xml:space="preserve"> PAGEREF _Toc261381229 \h </w:instrText>
          </w:r>
          <w:r>
            <w:rPr>
              <w:noProof/>
            </w:rPr>
          </w:r>
          <w:r>
            <w:rPr>
              <w:noProof/>
            </w:rPr>
            <w:fldChar w:fldCharType="separate"/>
          </w:r>
          <w:r>
            <w:rPr>
              <w:noProof/>
            </w:rPr>
            <w:t>92</w:t>
          </w:r>
          <w:r>
            <w:rPr>
              <w:noProof/>
            </w:rPr>
            <w:fldChar w:fldCharType="end"/>
          </w:r>
        </w:p>
        <w:p w14:paraId="6261C55D"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Reflections</w:t>
          </w:r>
          <w:r>
            <w:rPr>
              <w:noProof/>
            </w:rPr>
            <w:tab/>
          </w:r>
          <w:r>
            <w:rPr>
              <w:noProof/>
            </w:rPr>
            <w:fldChar w:fldCharType="begin"/>
          </w:r>
          <w:r>
            <w:rPr>
              <w:noProof/>
            </w:rPr>
            <w:instrText xml:space="preserve"> PAGEREF _Toc261381230 \h </w:instrText>
          </w:r>
          <w:r>
            <w:rPr>
              <w:noProof/>
            </w:rPr>
          </w:r>
          <w:r>
            <w:rPr>
              <w:noProof/>
            </w:rPr>
            <w:fldChar w:fldCharType="separate"/>
          </w:r>
          <w:r>
            <w:rPr>
              <w:noProof/>
            </w:rPr>
            <w:t>92</w:t>
          </w:r>
          <w:r>
            <w:rPr>
              <w:noProof/>
            </w:rPr>
            <w:fldChar w:fldCharType="end"/>
          </w:r>
        </w:p>
        <w:p w14:paraId="5BDD5AD9" w14:textId="77777777"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Pr>
              <w:noProof/>
            </w:rPr>
            <w:t>Conclusion</w:t>
          </w:r>
          <w:r>
            <w:rPr>
              <w:noProof/>
            </w:rPr>
            <w:tab/>
          </w:r>
          <w:r>
            <w:rPr>
              <w:noProof/>
            </w:rPr>
            <w:fldChar w:fldCharType="begin"/>
          </w:r>
          <w:r>
            <w:rPr>
              <w:noProof/>
            </w:rPr>
            <w:instrText xml:space="preserve"> PAGEREF _Toc261381231 \h </w:instrText>
          </w:r>
          <w:r>
            <w:rPr>
              <w:noProof/>
            </w:rPr>
          </w:r>
          <w:r>
            <w:rPr>
              <w:noProof/>
            </w:rPr>
            <w:fldChar w:fldCharType="separate"/>
          </w:r>
          <w:r>
            <w:rPr>
              <w:noProof/>
            </w:rPr>
            <w:t>93</w:t>
          </w:r>
          <w:r>
            <w:rPr>
              <w:noProof/>
            </w:rPr>
            <w:fldChar w:fldCharType="end"/>
          </w:r>
        </w:p>
        <w:p w14:paraId="55F31D68" w14:textId="77777777" w:rsidR="00531A17" w:rsidRDefault="00531A17" w:rsidP="00010F48">
          <w:pPr>
            <w:pStyle w:val="TOC1"/>
            <w:spacing w:after="0" w:line="240" w:lineRule="auto"/>
            <w:rPr>
              <w:rFonts w:asciiTheme="minorHAnsi" w:eastAsiaTheme="minorEastAsia" w:hAnsiTheme="minorHAnsi"/>
              <w:noProof/>
              <w:lang w:eastAsia="ja-JP"/>
            </w:rPr>
          </w:pPr>
          <w:r>
            <w:rPr>
              <w:noProof/>
            </w:rPr>
            <w:t>REFERENCES</w:t>
          </w:r>
          <w:r>
            <w:rPr>
              <w:noProof/>
            </w:rPr>
            <w:tab/>
          </w:r>
          <w:r>
            <w:rPr>
              <w:noProof/>
            </w:rPr>
            <w:fldChar w:fldCharType="begin"/>
          </w:r>
          <w:r>
            <w:rPr>
              <w:noProof/>
            </w:rPr>
            <w:instrText xml:space="preserve"> PAGEREF _Toc261381232 \h </w:instrText>
          </w:r>
          <w:r>
            <w:rPr>
              <w:noProof/>
            </w:rPr>
          </w:r>
          <w:r>
            <w:rPr>
              <w:noProof/>
            </w:rPr>
            <w:fldChar w:fldCharType="separate"/>
          </w:r>
          <w:r>
            <w:rPr>
              <w:noProof/>
            </w:rPr>
            <w:t>95</w:t>
          </w:r>
          <w:r>
            <w:rPr>
              <w:noProof/>
            </w:rPr>
            <w:fldChar w:fldCharType="end"/>
          </w:r>
        </w:p>
        <w:p w14:paraId="6ABC122B" w14:textId="49D63656" w:rsidR="00531A17" w:rsidRDefault="00CD0E1D" w:rsidP="00010F48">
          <w:pPr>
            <w:pStyle w:val="TOC2"/>
            <w:tabs>
              <w:tab w:val="right" w:leader="dot" w:pos="8630"/>
            </w:tabs>
            <w:spacing w:after="0" w:line="240" w:lineRule="auto"/>
            <w:ind w:left="0" w:firstLine="0"/>
            <w:rPr>
              <w:rFonts w:asciiTheme="minorHAnsi" w:eastAsiaTheme="minorEastAsia" w:hAnsiTheme="minorHAnsi"/>
              <w:noProof/>
              <w:lang w:eastAsia="ja-JP"/>
            </w:rPr>
          </w:pPr>
          <w:r>
            <w:rPr>
              <w:noProof/>
            </w:rPr>
            <w:t xml:space="preserve">  APPENDICES</w:t>
          </w:r>
          <w:r w:rsidR="00531A17">
            <w:rPr>
              <w:noProof/>
            </w:rPr>
            <w:tab/>
          </w:r>
          <w:r w:rsidR="00531A17">
            <w:rPr>
              <w:noProof/>
            </w:rPr>
            <w:fldChar w:fldCharType="begin"/>
          </w:r>
          <w:r w:rsidR="00531A17">
            <w:rPr>
              <w:noProof/>
            </w:rPr>
            <w:instrText xml:space="preserve"> PAGEREF _Toc261381233 \h </w:instrText>
          </w:r>
          <w:r w:rsidR="00531A17">
            <w:rPr>
              <w:noProof/>
            </w:rPr>
          </w:r>
          <w:r w:rsidR="00531A17">
            <w:rPr>
              <w:noProof/>
            </w:rPr>
            <w:fldChar w:fldCharType="separate"/>
          </w:r>
          <w:r w:rsidR="00531A17">
            <w:rPr>
              <w:noProof/>
            </w:rPr>
            <w:t>110</w:t>
          </w:r>
          <w:r w:rsidR="00531A17">
            <w:rPr>
              <w:noProof/>
            </w:rPr>
            <w:fldChar w:fldCharType="end"/>
          </w:r>
        </w:p>
        <w:p w14:paraId="4C11F155" w14:textId="05C9EB2A" w:rsidR="00531A17" w:rsidRDefault="00CD0E1D" w:rsidP="00010F48">
          <w:pPr>
            <w:pStyle w:val="TOC2"/>
            <w:tabs>
              <w:tab w:val="right" w:leader="dot" w:pos="8630"/>
            </w:tabs>
            <w:spacing w:after="0" w:line="240" w:lineRule="auto"/>
            <w:rPr>
              <w:rFonts w:asciiTheme="minorHAnsi" w:eastAsiaTheme="minorEastAsia" w:hAnsiTheme="minorHAnsi"/>
              <w:noProof/>
              <w:lang w:eastAsia="ja-JP"/>
            </w:rPr>
          </w:pPr>
          <w:r>
            <w:rPr>
              <w:noProof/>
            </w:rPr>
            <w:t xml:space="preserve">APPENDIX A </w:t>
          </w:r>
          <w:r w:rsidR="00531A17">
            <w:rPr>
              <w:noProof/>
            </w:rPr>
            <w:t>Industry Classification Benchmark</w:t>
          </w:r>
          <w:r w:rsidR="00531A17">
            <w:rPr>
              <w:noProof/>
            </w:rPr>
            <w:tab/>
          </w:r>
          <w:r w:rsidR="00531A17">
            <w:rPr>
              <w:noProof/>
            </w:rPr>
            <w:fldChar w:fldCharType="begin"/>
          </w:r>
          <w:r w:rsidR="00531A17">
            <w:rPr>
              <w:noProof/>
            </w:rPr>
            <w:instrText xml:space="preserve"> PAGEREF _Toc261381234 \h </w:instrText>
          </w:r>
          <w:r w:rsidR="00531A17">
            <w:rPr>
              <w:noProof/>
            </w:rPr>
          </w:r>
          <w:r w:rsidR="00531A17">
            <w:rPr>
              <w:noProof/>
            </w:rPr>
            <w:fldChar w:fldCharType="separate"/>
          </w:r>
          <w:r w:rsidR="00531A17">
            <w:rPr>
              <w:noProof/>
            </w:rPr>
            <w:t>110</w:t>
          </w:r>
          <w:r w:rsidR="00531A17">
            <w:rPr>
              <w:noProof/>
            </w:rPr>
            <w:fldChar w:fldCharType="end"/>
          </w:r>
        </w:p>
        <w:p w14:paraId="43A67DD2" w14:textId="23C67EB3" w:rsidR="00C06596" w:rsidRDefault="00CD0E1D" w:rsidP="00010F48">
          <w:pPr>
            <w:pStyle w:val="TOC2"/>
            <w:tabs>
              <w:tab w:val="right" w:leader="dot" w:pos="8630"/>
            </w:tabs>
            <w:spacing w:after="0" w:line="240" w:lineRule="auto"/>
            <w:ind w:left="960" w:firstLine="0"/>
          </w:pPr>
          <w:r>
            <w:rPr>
              <w:noProof/>
            </w:rPr>
            <w:t xml:space="preserve">APPENDIX B </w:t>
          </w:r>
          <w:r w:rsidR="00531A17">
            <w:rPr>
              <w:noProof/>
            </w:rPr>
            <w:t>Full list of prior announcement volatility and post- announcement volatility</w:t>
          </w:r>
          <w:r w:rsidR="00531A17">
            <w:rPr>
              <w:noProof/>
            </w:rPr>
            <w:tab/>
          </w:r>
          <w:r w:rsidR="00531A17">
            <w:rPr>
              <w:noProof/>
            </w:rPr>
            <w:fldChar w:fldCharType="begin"/>
          </w:r>
          <w:r w:rsidR="00531A17">
            <w:rPr>
              <w:noProof/>
            </w:rPr>
            <w:instrText xml:space="preserve"> PAGEREF _Toc261381236 \h </w:instrText>
          </w:r>
          <w:r w:rsidR="00531A17">
            <w:rPr>
              <w:noProof/>
            </w:rPr>
          </w:r>
          <w:r w:rsidR="00531A17">
            <w:rPr>
              <w:noProof/>
            </w:rPr>
            <w:fldChar w:fldCharType="separate"/>
          </w:r>
          <w:r w:rsidR="00531A17">
            <w:rPr>
              <w:noProof/>
            </w:rPr>
            <w:t>117</w:t>
          </w:r>
          <w:r w:rsidR="00531A17">
            <w:rPr>
              <w:noProof/>
            </w:rPr>
            <w:fldChar w:fldCharType="end"/>
          </w:r>
          <w:r w:rsidR="008B114E" w:rsidRPr="00DB62EA">
            <w:fldChar w:fldCharType="end"/>
          </w:r>
        </w:p>
      </w:sdtContent>
    </w:sdt>
    <w:p w14:paraId="6535CA7D" w14:textId="77777777" w:rsidR="00CA3C28" w:rsidRDefault="00CA3C28">
      <w:pPr>
        <w:spacing w:line="240" w:lineRule="auto"/>
        <w:ind w:firstLine="0"/>
        <w:rPr>
          <w:rFonts w:cs="Times New Roman"/>
        </w:rPr>
      </w:pPr>
      <w:r>
        <w:rPr>
          <w:rFonts w:cs="Times New Roman"/>
        </w:rPr>
        <w:br w:type="page"/>
      </w:r>
    </w:p>
    <w:p w14:paraId="5BA5F826" w14:textId="77777777" w:rsidR="00CA3C28" w:rsidRDefault="00CA3C28" w:rsidP="00010F48">
      <w:pPr>
        <w:pStyle w:val="CTULevel1"/>
        <w:spacing w:after="0"/>
      </w:pPr>
      <w:bookmarkStart w:id="2" w:name="_Toc261381239"/>
      <w:bookmarkStart w:id="3" w:name="_Toc261382049"/>
      <w:r>
        <w:lastRenderedPageBreak/>
        <w:t>List of Tables</w:t>
      </w:r>
      <w:bookmarkEnd w:id="2"/>
      <w:bookmarkEnd w:id="3"/>
    </w:p>
    <w:p w14:paraId="5ADFB23F" w14:textId="52E5FEBA" w:rsidR="00531A17" w:rsidRDefault="00531A17" w:rsidP="00010F48">
      <w:pPr>
        <w:pStyle w:val="TOC2"/>
        <w:tabs>
          <w:tab w:val="right" w:leader="dot" w:pos="8630"/>
        </w:tabs>
        <w:spacing w:after="0" w:line="240" w:lineRule="auto"/>
        <w:rPr>
          <w:rFonts w:asciiTheme="minorHAnsi" w:eastAsiaTheme="minorEastAsia" w:hAnsiTheme="minorHAnsi"/>
          <w:noProof/>
          <w:lang w:eastAsia="ja-JP"/>
        </w:rPr>
      </w:pPr>
      <w:r w:rsidRPr="00DB62EA">
        <w:fldChar w:fldCharType="begin"/>
      </w:r>
      <w:r w:rsidRPr="00DB62EA">
        <w:instrText xml:space="preserve"> TOC \o "1-3" \h \z \t "CTU Level 1,2,CTU Level 0,1,CTU Level 2,3" </w:instrText>
      </w:r>
      <w:r w:rsidRPr="00DB62EA">
        <w:fldChar w:fldCharType="separate"/>
      </w:r>
    </w:p>
    <w:p w14:paraId="52C5FE64" w14:textId="1A0A5F61" w:rsidR="00531A17" w:rsidRDefault="00531A17" w:rsidP="00010F48">
      <w:pPr>
        <w:pStyle w:val="TOC3"/>
        <w:spacing w:after="0" w:line="240" w:lineRule="auto"/>
        <w:rPr>
          <w:rFonts w:asciiTheme="minorHAnsi" w:eastAsiaTheme="minorEastAsia" w:hAnsiTheme="minorHAnsi"/>
          <w:lang w:eastAsia="ja-JP"/>
        </w:rPr>
      </w:pPr>
      <w:r>
        <w:t>Table 1</w:t>
      </w:r>
      <w:r w:rsidR="004952EE">
        <w:t>.</w:t>
      </w:r>
      <w:r>
        <w:t xml:space="preserve"> 2013 CEO Departures by Reason as of July, 2013</w:t>
      </w:r>
      <w:r>
        <w:tab/>
      </w:r>
      <w:r>
        <w:fldChar w:fldCharType="begin"/>
      </w:r>
      <w:r>
        <w:instrText xml:space="preserve"> PAGEREF _Toc261381262 \h </w:instrText>
      </w:r>
      <w:r>
        <w:fldChar w:fldCharType="separate"/>
      </w:r>
      <w:r>
        <w:t>25</w:t>
      </w:r>
      <w:r>
        <w:fldChar w:fldCharType="end"/>
      </w:r>
    </w:p>
    <w:p w14:paraId="433060CF" w14:textId="37141F87" w:rsidR="00531A17" w:rsidRDefault="004952EE" w:rsidP="00010F48">
      <w:pPr>
        <w:pStyle w:val="TOC3"/>
        <w:spacing w:after="0" w:line="240" w:lineRule="auto"/>
        <w:rPr>
          <w:rFonts w:asciiTheme="minorHAnsi" w:eastAsiaTheme="minorEastAsia" w:hAnsiTheme="minorHAnsi"/>
          <w:lang w:eastAsia="ja-JP"/>
        </w:rPr>
      </w:pPr>
      <w:r>
        <w:t xml:space="preserve">Table 2. </w:t>
      </w:r>
      <w:r w:rsidR="00531A17">
        <w:t>Chief Executive Departures 2007-June 2013</w:t>
      </w:r>
      <w:r w:rsidR="00531A17">
        <w:tab/>
      </w:r>
      <w:r w:rsidR="00531A17">
        <w:fldChar w:fldCharType="begin"/>
      </w:r>
      <w:r w:rsidR="00531A17">
        <w:instrText xml:space="preserve"> PAGEREF _Toc261381264 \h </w:instrText>
      </w:r>
      <w:r w:rsidR="00531A17">
        <w:fldChar w:fldCharType="separate"/>
      </w:r>
      <w:r w:rsidR="00531A17">
        <w:t>26</w:t>
      </w:r>
      <w:r w:rsidR="00531A17">
        <w:fldChar w:fldCharType="end"/>
      </w:r>
    </w:p>
    <w:p w14:paraId="4CFCFD6C" w14:textId="4067FD03" w:rsidR="00531A17" w:rsidRDefault="00531A17" w:rsidP="00010F48">
      <w:pPr>
        <w:pStyle w:val="TOC3"/>
        <w:spacing w:after="0" w:line="240" w:lineRule="auto"/>
      </w:pPr>
      <w:r>
        <w:t>Table 3. Standard deviation percentage by industry</w:t>
      </w:r>
      <w:r>
        <w:tab/>
      </w:r>
      <w:r>
        <w:fldChar w:fldCharType="begin"/>
      </w:r>
      <w:r>
        <w:instrText xml:space="preserve"> PAGEREF _Toc261381272 \h </w:instrText>
      </w:r>
      <w:r>
        <w:fldChar w:fldCharType="separate"/>
      </w:r>
      <w:r>
        <w:t>38</w:t>
      </w:r>
      <w:r>
        <w:fldChar w:fldCharType="end"/>
      </w:r>
    </w:p>
    <w:p w14:paraId="4E68794F" w14:textId="102935E3" w:rsidR="004952EE" w:rsidRPr="004952EE" w:rsidRDefault="004952EE" w:rsidP="00010F48">
      <w:pPr>
        <w:pStyle w:val="TOC3"/>
        <w:spacing w:after="0" w:line="240" w:lineRule="auto"/>
      </w:pPr>
      <w:r>
        <w:t>Table 4. Executive leadership changes by industry</w:t>
      </w:r>
      <w:r>
        <w:tab/>
      </w:r>
      <w:r w:rsidR="00C92693">
        <w:t>67</w:t>
      </w:r>
    </w:p>
    <w:p w14:paraId="4C8DC9C4" w14:textId="59A7C99A" w:rsidR="00531A17" w:rsidRDefault="00531A17" w:rsidP="00010F48">
      <w:pPr>
        <w:pStyle w:val="TOC3"/>
        <w:spacing w:after="0" w:line="240" w:lineRule="auto"/>
        <w:rPr>
          <w:rFonts w:asciiTheme="minorHAnsi" w:eastAsiaTheme="minorEastAsia" w:hAnsiTheme="minorHAnsi"/>
          <w:lang w:eastAsia="ja-JP"/>
        </w:rPr>
      </w:pPr>
      <w:r w:rsidRPr="00B13A47">
        <w:t>Table 5</w:t>
      </w:r>
      <w:r w:rsidR="004952EE">
        <w:t>.</w:t>
      </w:r>
      <w:r w:rsidRPr="00B13A47">
        <w:t xml:space="preserve"> Average volatility by industry</w:t>
      </w:r>
      <w:r>
        <w:tab/>
      </w:r>
      <w:r>
        <w:fldChar w:fldCharType="begin"/>
      </w:r>
      <w:r>
        <w:instrText xml:space="preserve"> PAGEREF _Toc261381310 \h </w:instrText>
      </w:r>
      <w:r>
        <w:fldChar w:fldCharType="separate"/>
      </w:r>
      <w:r>
        <w:t>71</w:t>
      </w:r>
      <w:r>
        <w:fldChar w:fldCharType="end"/>
      </w:r>
    </w:p>
    <w:p w14:paraId="768241C9" w14:textId="55272448" w:rsidR="00531A17" w:rsidRDefault="00531A17" w:rsidP="00010F48">
      <w:pPr>
        <w:pStyle w:val="TOC3"/>
        <w:spacing w:after="0" w:line="240" w:lineRule="auto"/>
      </w:pPr>
      <w:r>
        <w:t>Table 6</w:t>
      </w:r>
      <w:r w:rsidR="004952EE">
        <w:t>.</w:t>
      </w:r>
      <w:r>
        <w:t xml:space="preserve"> All Companies Two-Tailed Paired T-Test for Significance</w:t>
      </w:r>
      <w:r>
        <w:tab/>
      </w:r>
      <w:r>
        <w:fldChar w:fldCharType="begin"/>
      </w:r>
      <w:r>
        <w:instrText xml:space="preserve"> PAGEREF _Toc261381311 \h </w:instrText>
      </w:r>
      <w:r>
        <w:fldChar w:fldCharType="separate"/>
      </w:r>
      <w:r>
        <w:t>73</w:t>
      </w:r>
      <w:r>
        <w:fldChar w:fldCharType="end"/>
      </w:r>
    </w:p>
    <w:p w14:paraId="201C99D0" w14:textId="14EE04EC" w:rsidR="00531A17" w:rsidRPr="00531A17" w:rsidRDefault="00531A17" w:rsidP="00010F48">
      <w:pPr>
        <w:pStyle w:val="TOC3"/>
        <w:spacing w:after="0" w:line="240" w:lineRule="auto"/>
        <w:rPr>
          <w:rFonts w:asciiTheme="minorHAnsi" w:eastAsiaTheme="minorEastAsia" w:hAnsiTheme="minorHAnsi"/>
          <w:lang w:eastAsia="ja-JP"/>
        </w:rPr>
      </w:pPr>
      <w:r>
        <w:t>Table 7</w:t>
      </w:r>
      <w:r w:rsidR="004952EE">
        <w:t>.</w:t>
      </w:r>
      <w:r>
        <w:t xml:space="preserve"> Consumer Goods Two-Tailed Paired T-Test for Significance</w:t>
      </w:r>
      <w:r>
        <w:tab/>
      </w:r>
      <w:r>
        <w:fldChar w:fldCharType="begin"/>
      </w:r>
      <w:r>
        <w:instrText xml:space="preserve"> PAGEREF _Toc261381311 \h </w:instrText>
      </w:r>
      <w:r>
        <w:fldChar w:fldCharType="separate"/>
      </w:r>
      <w:r>
        <w:t>73</w:t>
      </w:r>
      <w:r>
        <w:fldChar w:fldCharType="end"/>
      </w:r>
    </w:p>
    <w:p w14:paraId="7E22B733" w14:textId="0A3F7B66" w:rsidR="00531A17" w:rsidRDefault="00531A17" w:rsidP="00010F48">
      <w:pPr>
        <w:pStyle w:val="TOC3"/>
        <w:spacing w:after="0" w:line="240" w:lineRule="auto"/>
        <w:rPr>
          <w:rFonts w:asciiTheme="minorHAnsi" w:eastAsiaTheme="minorEastAsia" w:hAnsiTheme="minorHAnsi"/>
          <w:lang w:eastAsia="ja-JP"/>
        </w:rPr>
      </w:pPr>
      <w:r>
        <w:t>Table 8</w:t>
      </w:r>
      <w:r w:rsidR="004952EE">
        <w:t>.</w:t>
      </w:r>
      <w:r>
        <w:t xml:space="preserve"> Consumer Services Two-Tailed Paired T-Test for Significance</w:t>
      </w:r>
      <w:r>
        <w:tab/>
      </w:r>
      <w:r>
        <w:fldChar w:fldCharType="begin"/>
      </w:r>
      <w:r>
        <w:instrText xml:space="preserve"> PAGEREF _Toc261381312 \h </w:instrText>
      </w:r>
      <w:r>
        <w:fldChar w:fldCharType="separate"/>
      </w:r>
      <w:r>
        <w:t>74</w:t>
      </w:r>
      <w:r>
        <w:fldChar w:fldCharType="end"/>
      </w:r>
    </w:p>
    <w:p w14:paraId="3329B408" w14:textId="1E198C46" w:rsidR="00531A17" w:rsidRDefault="004952EE" w:rsidP="00010F48">
      <w:pPr>
        <w:pStyle w:val="TOC3"/>
        <w:spacing w:after="0" w:line="240" w:lineRule="auto"/>
        <w:rPr>
          <w:rFonts w:asciiTheme="minorHAnsi" w:eastAsiaTheme="minorEastAsia" w:hAnsiTheme="minorHAnsi"/>
          <w:lang w:eastAsia="ja-JP"/>
        </w:rPr>
      </w:pPr>
      <w:r>
        <w:t xml:space="preserve">Table 9. </w:t>
      </w:r>
      <w:r w:rsidR="00531A17">
        <w:t>Financial Sector Two-Tailed Paired T-Test for Significance</w:t>
      </w:r>
      <w:r w:rsidR="00531A17">
        <w:tab/>
      </w:r>
      <w:r w:rsidR="00531A17">
        <w:fldChar w:fldCharType="begin"/>
      </w:r>
      <w:r w:rsidR="00531A17">
        <w:instrText xml:space="preserve"> PAGEREF _Toc261381314 \h </w:instrText>
      </w:r>
      <w:r w:rsidR="00531A17">
        <w:fldChar w:fldCharType="separate"/>
      </w:r>
      <w:r w:rsidR="00531A17">
        <w:t>75</w:t>
      </w:r>
      <w:r w:rsidR="00531A17">
        <w:fldChar w:fldCharType="end"/>
      </w:r>
    </w:p>
    <w:p w14:paraId="4238F467" w14:textId="406DAB3B" w:rsidR="00531A17" w:rsidRDefault="004952EE" w:rsidP="00010F48">
      <w:pPr>
        <w:pStyle w:val="TOC3"/>
        <w:spacing w:after="0" w:line="240" w:lineRule="auto"/>
        <w:rPr>
          <w:rFonts w:asciiTheme="minorHAnsi" w:eastAsiaTheme="minorEastAsia" w:hAnsiTheme="minorHAnsi"/>
          <w:lang w:eastAsia="ja-JP"/>
        </w:rPr>
      </w:pPr>
      <w:r>
        <w:t xml:space="preserve">Table 10. </w:t>
      </w:r>
      <w:r w:rsidR="00531A17">
        <w:t>Healthcare Sector Two-Tailed Paired T-Test for Significance</w:t>
      </w:r>
      <w:r w:rsidR="00531A17">
        <w:tab/>
      </w:r>
      <w:r w:rsidR="00531A17">
        <w:fldChar w:fldCharType="begin"/>
      </w:r>
      <w:r w:rsidR="00531A17">
        <w:instrText xml:space="preserve"> PAGEREF _Toc261381316 \h </w:instrText>
      </w:r>
      <w:r w:rsidR="00531A17">
        <w:fldChar w:fldCharType="separate"/>
      </w:r>
      <w:r w:rsidR="00531A17">
        <w:t>76</w:t>
      </w:r>
      <w:r w:rsidR="00531A17">
        <w:fldChar w:fldCharType="end"/>
      </w:r>
    </w:p>
    <w:p w14:paraId="1E04DF3F" w14:textId="4A4ED298" w:rsidR="00531A17" w:rsidRDefault="00531A17" w:rsidP="00010F48">
      <w:pPr>
        <w:pStyle w:val="TOC3"/>
        <w:spacing w:after="0" w:line="240" w:lineRule="auto"/>
        <w:rPr>
          <w:rFonts w:asciiTheme="minorHAnsi" w:eastAsiaTheme="minorEastAsia" w:hAnsiTheme="minorHAnsi"/>
          <w:lang w:eastAsia="ja-JP"/>
        </w:rPr>
      </w:pPr>
      <w:r>
        <w:t>Table 11</w:t>
      </w:r>
      <w:r w:rsidR="004952EE">
        <w:t>.</w:t>
      </w:r>
      <w:r>
        <w:t xml:space="preserve"> Industrials Sector Two-Tailed Paired T-Test for Significance</w:t>
      </w:r>
      <w:r>
        <w:tab/>
      </w:r>
      <w:r>
        <w:fldChar w:fldCharType="begin"/>
      </w:r>
      <w:r>
        <w:instrText xml:space="preserve"> PAGEREF _Toc261381317 \h </w:instrText>
      </w:r>
      <w:r>
        <w:fldChar w:fldCharType="separate"/>
      </w:r>
      <w:r>
        <w:t>76</w:t>
      </w:r>
      <w:r>
        <w:fldChar w:fldCharType="end"/>
      </w:r>
    </w:p>
    <w:p w14:paraId="3BF546D5" w14:textId="4CF1FB18" w:rsidR="00531A17" w:rsidRDefault="00531A17" w:rsidP="00010F48">
      <w:pPr>
        <w:pStyle w:val="TOC3"/>
        <w:spacing w:after="0" w:line="240" w:lineRule="auto"/>
        <w:rPr>
          <w:rFonts w:asciiTheme="minorHAnsi" w:eastAsiaTheme="minorEastAsia" w:hAnsiTheme="minorHAnsi"/>
          <w:lang w:eastAsia="ja-JP"/>
        </w:rPr>
      </w:pPr>
      <w:r>
        <w:t>Table 12</w:t>
      </w:r>
      <w:r w:rsidR="004952EE">
        <w:t>.</w:t>
      </w:r>
      <w:r>
        <w:t xml:space="preserve"> Technology Sector Two-Tailed Paired T-Test for Significance</w:t>
      </w:r>
      <w:r>
        <w:tab/>
      </w:r>
      <w:r>
        <w:fldChar w:fldCharType="begin"/>
      </w:r>
      <w:r>
        <w:instrText xml:space="preserve"> PAGEREF _Toc261381318 \h </w:instrText>
      </w:r>
      <w:r>
        <w:fldChar w:fldCharType="separate"/>
      </w:r>
      <w:r>
        <w:t>77</w:t>
      </w:r>
      <w:r>
        <w:fldChar w:fldCharType="end"/>
      </w:r>
    </w:p>
    <w:p w14:paraId="4BAB3624" w14:textId="7A3A9471" w:rsidR="00531A17" w:rsidRDefault="00531A17" w:rsidP="00010F48">
      <w:pPr>
        <w:pStyle w:val="TOC3"/>
        <w:spacing w:after="0" w:line="240" w:lineRule="auto"/>
        <w:rPr>
          <w:rFonts w:asciiTheme="minorHAnsi" w:eastAsiaTheme="minorEastAsia" w:hAnsiTheme="minorHAnsi"/>
          <w:lang w:eastAsia="ja-JP"/>
        </w:rPr>
      </w:pPr>
      <w:r>
        <w:t>Table 13</w:t>
      </w:r>
      <w:r w:rsidR="004952EE">
        <w:t>.</w:t>
      </w:r>
      <w:r>
        <w:t xml:space="preserve"> Utilities Sector Two-Tailed Paired T-Test for Significance</w:t>
      </w:r>
      <w:r>
        <w:tab/>
      </w:r>
      <w:r>
        <w:fldChar w:fldCharType="begin"/>
      </w:r>
      <w:r>
        <w:instrText xml:space="preserve"> PAGEREF _Toc261381319 \h </w:instrText>
      </w:r>
      <w:r>
        <w:fldChar w:fldCharType="separate"/>
      </w:r>
      <w:r>
        <w:t>78</w:t>
      </w:r>
      <w:r>
        <w:fldChar w:fldCharType="end"/>
      </w:r>
    </w:p>
    <w:p w14:paraId="0248D7FA" w14:textId="345DB341" w:rsidR="00531A17" w:rsidRDefault="00531A17" w:rsidP="00010F48">
      <w:pPr>
        <w:pStyle w:val="TOC3"/>
        <w:spacing w:after="0" w:line="240" w:lineRule="auto"/>
        <w:rPr>
          <w:rFonts w:asciiTheme="minorHAnsi" w:eastAsiaTheme="minorEastAsia" w:hAnsiTheme="minorHAnsi"/>
          <w:lang w:eastAsia="ja-JP"/>
        </w:rPr>
      </w:pPr>
      <w:r>
        <w:t>Table 14</w:t>
      </w:r>
      <w:r w:rsidR="004952EE">
        <w:t>.</w:t>
      </w:r>
      <w:r>
        <w:t xml:space="preserve"> Basic Materials Two-Tailed Paired T-Test for Significance</w:t>
      </w:r>
      <w:r>
        <w:tab/>
      </w:r>
      <w:r>
        <w:fldChar w:fldCharType="begin"/>
      </w:r>
      <w:r>
        <w:instrText xml:space="preserve"> PAGEREF _Toc261381320 \h </w:instrText>
      </w:r>
      <w:r>
        <w:fldChar w:fldCharType="separate"/>
      </w:r>
      <w:r>
        <w:t>78</w:t>
      </w:r>
      <w:r>
        <w:fldChar w:fldCharType="end"/>
      </w:r>
    </w:p>
    <w:p w14:paraId="36BAE4D0" w14:textId="044D3440" w:rsidR="00CA3C28" w:rsidRDefault="00531A17" w:rsidP="00010F48">
      <w:pPr>
        <w:spacing w:line="240" w:lineRule="auto"/>
        <w:ind w:firstLine="0"/>
        <w:rPr>
          <w:rFonts w:cs="Times New Roman"/>
        </w:rPr>
      </w:pPr>
      <w:r w:rsidRPr="00DB62EA">
        <w:fldChar w:fldCharType="end"/>
      </w:r>
      <w:r>
        <w:rPr>
          <w:rFonts w:cs="Times New Roman"/>
        </w:rPr>
        <w:t xml:space="preserve"> </w:t>
      </w:r>
      <w:r w:rsidR="00CA3C28">
        <w:rPr>
          <w:rFonts w:cs="Times New Roman"/>
        </w:rPr>
        <w:br w:type="page"/>
      </w:r>
    </w:p>
    <w:p w14:paraId="3AE8D249" w14:textId="77777777" w:rsidR="00B065F2" w:rsidRPr="00F0522A" w:rsidRDefault="00CA3C28" w:rsidP="00010F48">
      <w:pPr>
        <w:pStyle w:val="CTULevel1"/>
        <w:spacing w:after="0"/>
      </w:pPr>
      <w:bookmarkStart w:id="4" w:name="_Toc261381240"/>
      <w:bookmarkStart w:id="5" w:name="_Toc261382050"/>
      <w:r>
        <w:lastRenderedPageBreak/>
        <w:t>List of Figures</w:t>
      </w:r>
      <w:bookmarkEnd w:id="4"/>
      <w:bookmarkEnd w:id="5"/>
    </w:p>
    <w:p w14:paraId="4B40DF70" w14:textId="578F34AB" w:rsidR="00CD0E1D" w:rsidRDefault="00CD0E1D" w:rsidP="00010F48">
      <w:pPr>
        <w:pStyle w:val="TOC2"/>
        <w:tabs>
          <w:tab w:val="right" w:leader="dot" w:pos="8630"/>
        </w:tabs>
        <w:spacing w:after="0" w:line="240" w:lineRule="auto"/>
        <w:rPr>
          <w:rFonts w:asciiTheme="minorHAnsi" w:eastAsiaTheme="minorEastAsia" w:hAnsiTheme="minorHAnsi"/>
          <w:noProof/>
          <w:lang w:eastAsia="ja-JP"/>
        </w:rPr>
      </w:pPr>
      <w:r w:rsidRPr="00DB62EA">
        <w:fldChar w:fldCharType="begin"/>
      </w:r>
      <w:r w:rsidRPr="00DB62EA">
        <w:instrText xml:space="preserve"> TOC \o "1-3" \h \z \t "CTU Level 1,2,CTU Level 0,1,CTU Level 2,3" </w:instrText>
      </w:r>
      <w:r w:rsidRPr="00DB62EA">
        <w:fldChar w:fldCharType="separate"/>
      </w:r>
    </w:p>
    <w:p w14:paraId="12C8B171" w14:textId="77777777" w:rsidR="00CD0E1D" w:rsidRDefault="00CD0E1D" w:rsidP="00010F48">
      <w:pPr>
        <w:pStyle w:val="TOC3"/>
        <w:spacing w:after="0" w:line="240" w:lineRule="auto"/>
        <w:rPr>
          <w:rFonts w:asciiTheme="minorHAnsi" w:eastAsiaTheme="minorEastAsia" w:hAnsiTheme="minorHAnsi"/>
          <w:lang w:eastAsia="ja-JP"/>
        </w:rPr>
      </w:pPr>
      <w:r>
        <w:t>Figure 1. Highly volatile stock</w:t>
      </w:r>
      <w:r>
        <w:tab/>
      </w:r>
      <w:r>
        <w:fldChar w:fldCharType="begin"/>
      </w:r>
      <w:r>
        <w:instrText xml:space="preserve"> PAGEREF _Toc261382076 \h </w:instrText>
      </w:r>
      <w:r>
        <w:fldChar w:fldCharType="separate"/>
      </w:r>
      <w:r>
        <w:t>29</w:t>
      </w:r>
      <w:r>
        <w:fldChar w:fldCharType="end"/>
      </w:r>
    </w:p>
    <w:p w14:paraId="384C0927" w14:textId="77777777" w:rsidR="00CD0E1D" w:rsidRDefault="00CD0E1D" w:rsidP="00010F48">
      <w:pPr>
        <w:pStyle w:val="TOC3"/>
        <w:spacing w:after="0" w:line="240" w:lineRule="auto"/>
        <w:rPr>
          <w:rFonts w:asciiTheme="minorHAnsi" w:eastAsiaTheme="minorEastAsia" w:hAnsiTheme="minorHAnsi"/>
          <w:lang w:eastAsia="ja-JP"/>
        </w:rPr>
      </w:pPr>
      <w:r>
        <w:t>Figure 2. Less volatile stock</w:t>
      </w:r>
      <w:r>
        <w:tab/>
      </w:r>
      <w:r>
        <w:fldChar w:fldCharType="begin"/>
      </w:r>
      <w:r>
        <w:instrText xml:space="preserve"> PAGEREF _Toc261382077 \h </w:instrText>
      </w:r>
      <w:r>
        <w:fldChar w:fldCharType="separate"/>
      </w:r>
      <w:r>
        <w:t>29</w:t>
      </w:r>
      <w:r>
        <w:fldChar w:fldCharType="end"/>
      </w:r>
    </w:p>
    <w:p w14:paraId="5807F37C" w14:textId="77777777" w:rsidR="00CD0E1D" w:rsidRDefault="00CD0E1D" w:rsidP="00010F48">
      <w:pPr>
        <w:pStyle w:val="TOC3"/>
        <w:spacing w:after="0" w:line="240" w:lineRule="auto"/>
        <w:rPr>
          <w:rFonts w:asciiTheme="minorHAnsi" w:eastAsiaTheme="minorEastAsia" w:hAnsiTheme="minorHAnsi"/>
          <w:lang w:eastAsia="ja-JP"/>
        </w:rPr>
      </w:pPr>
      <w:r>
        <w:t>Figure 3. Sideways market</w:t>
      </w:r>
      <w:r>
        <w:tab/>
      </w:r>
      <w:r>
        <w:fldChar w:fldCharType="begin"/>
      </w:r>
      <w:r>
        <w:instrText xml:space="preserve"> PAGEREF _Toc261382078 \h </w:instrText>
      </w:r>
      <w:r>
        <w:fldChar w:fldCharType="separate"/>
      </w:r>
      <w:r>
        <w:t>31</w:t>
      </w:r>
      <w:r>
        <w:fldChar w:fldCharType="end"/>
      </w:r>
    </w:p>
    <w:p w14:paraId="4414BF7A" w14:textId="77777777" w:rsidR="00CD0E1D" w:rsidRDefault="00CD0E1D" w:rsidP="00010F48">
      <w:pPr>
        <w:pStyle w:val="TOC3"/>
        <w:spacing w:after="0" w:line="240" w:lineRule="auto"/>
        <w:rPr>
          <w:rFonts w:asciiTheme="minorHAnsi" w:eastAsiaTheme="minorEastAsia" w:hAnsiTheme="minorHAnsi"/>
          <w:lang w:eastAsia="ja-JP"/>
        </w:rPr>
      </w:pPr>
      <w:r>
        <w:t>Figure 4. Fama-French three-factor model</w:t>
      </w:r>
      <w:r>
        <w:tab/>
      </w:r>
      <w:r>
        <w:fldChar w:fldCharType="begin"/>
      </w:r>
      <w:r>
        <w:instrText xml:space="preserve"> PAGEREF _Toc261382079 \h </w:instrText>
      </w:r>
      <w:r>
        <w:fldChar w:fldCharType="separate"/>
      </w:r>
      <w:r>
        <w:t>34</w:t>
      </w:r>
      <w:r>
        <w:fldChar w:fldCharType="end"/>
      </w:r>
    </w:p>
    <w:p w14:paraId="5AF1E51C" w14:textId="77777777" w:rsidR="00CD0E1D" w:rsidRDefault="00CD0E1D" w:rsidP="00010F48">
      <w:pPr>
        <w:pStyle w:val="TOC3"/>
        <w:spacing w:after="0" w:line="240" w:lineRule="auto"/>
        <w:rPr>
          <w:rFonts w:asciiTheme="minorHAnsi" w:eastAsiaTheme="minorEastAsia" w:hAnsiTheme="minorHAnsi"/>
          <w:lang w:eastAsia="ja-JP"/>
        </w:rPr>
      </w:pPr>
      <w:r>
        <w:t>Figure 5. Absorption Ratio</w:t>
      </w:r>
      <w:r>
        <w:tab/>
      </w:r>
      <w:r>
        <w:fldChar w:fldCharType="begin"/>
      </w:r>
      <w:r>
        <w:instrText xml:space="preserve"> PAGEREF _Toc261382081 \h </w:instrText>
      </w:r>
      <w:r>
        <w:fldChar w:fldCharType="separate"/>
      </w:r>
      <w:r>
        <w:t>36</w:t>
      </w:r>
      <w:r>
        <w:fldChar w:fldCharType="end"/>
      </w:r>
    </w:p>
    <w:p w14:paraId="367170B2" w14:textId="77777777" w:rsidR="00CD0E1D" w:rsidRDefault="00CD0E1D" w:rsidP="00010F48">
      <w:pPr>
        <w:pStyle w:val="TOC3"/>
        <w:spacing w:after="0" w:line="240" w:lineRule="auto"/>
        <w:rPr>
          <w:rFonts w:asciiTheme="minorHAnsi" w:eastAsiaTheme="minorEastAsia" w:hAnsiTheme="minorHAnsi"/>
          <w:lang w:eastAsia="ja-JP"/>
        </w:rPr>
      </w:pPr>
      <w:r>
        <w:t>Figure 6. Standard Deviation</w:t>
      </w:r>
      <w:r>
        <w:tab/>
      </w:r>
      <w:r>
        <w:fldChar w:fldCharType="begin"/>
      </w:r>
      <w:r>
        <w:instrText xml:space="preserve"> PAGEREF _Toc261382103 \h </w:instrText>
      </w:r>
      <w:r>
        <w:fldChar w:fldCharType="separate"/>
      </w:r>
      <w:r>
        <w:t>60</w:t>
      </w:r>
      <w:r>
        <w:fldChar w:fldCharType="end"/>
      </w:r>
    </w:p>
    <w:p w14:paraId="38FD1B9B" w14:textId="77777777" w:rsidR="00CD0E1D" w:rsidRDefault="00CD0E1D" w:rsidP="00010F48">
      <w:pPr>
        <w:pStyle w:val="TOC3"/>
        <w:spacing w:after="0" w:line="240" w:lineRule="auto"/>
        <w:rPr>
          <w:rFonts w:asciiTheme="minorHAnsi" w:eastAsiaTheme="minorEastAsia" w:hAnsiTheme="minorHAnsi"/>
          <w:lang w:eastAsia="ja-JP"/>
        </w:rPr>
      </w:pPr>
      <w:r>
        <w:t>Figure 7. Historical stock prices for Apple Inc. three months prior to Jobs’ retirement</w:t>
      </w:r>
      <w:r>
        <w:tab/>
      </w:r>
      <w:r>
        <w:fldChar w:fldCharType="begin"/>
      </w:r>
      <w:r>
        <w:instrText xml:space="preserve"> PAGEREF _Toc261382104 \h </w:instrText>
      </w:r>
      <w:r>
        <w:fldChar w:fldCharType="separate"/>
      </w:r>
      <w:r>
        <w:t>61</w:t>
      </w:r>
      <w:r>
        <w:fldChar w:fldCharType="end"/>
      </w:r>
    </w:p>
    <w:p w14:paraId="6118D2F6" w14:textId="77777777" w:rsidR="00CD0E1D" w:rsidRDefault="00CD0E1D" w:rsidP="00010F48">
      <w:pPr>
        <w:pStyle w:val="TOC3"/>
        <w:spacing w:after="0" w:line="240" w:lineRule="auto"/>
        <w:rPr>
          <w:rFonts w:asciiTheme="minorHAnsi" w:eastAsiaTheme="minorEastAsia" w:hAnsiTheme="minorHAnsi"/>
          <w:lang w:eastAsia="ja-JP"/>
        </w:rPr>
      </w:pPr>
      <w:r>
        <w:t>Figure 8. Historical stock prices for Apple Inc. three months following Jobs’ retirement</w:t>
      </w:r>
      <w:r>
        <w:tab/>
      </w:r>
      <w:r>
        <w:fldChar w:fldCharType="begin"/>
      </w:r>
      <w:r>
        <w:instrText xml:space="preserve"> PAGEREF _Toc261382105 \h </w:instrText>
      </w:r>
      <w:r>
        <w:fldChar w:fldCharType="separate"/>
      </w:r>
      <w:r>
        <w:t>62</w:t>
      </w:r>
      <w:r>
        <w:fldChar w:fldCharType="end"/>
      </w:r>
    </w:p>
    <w:p w14:paraId="1062166A" w14:textId="77777777" w:rsidR="00CD0E1D" w:rsidRDefault="00CD0E1D" w:rsidP="00010F48">
      <w:pPr>
        <w:pStyle w:val="TOC3"/>
        <w:spacing w:after="0" w:line="240" w:lineRule="auto"/>
        <w:rPr>
          <w:rFonts w:asciiTheme="minorHAnsi" w:eastAsiaTheme="minorEastAsia" w:hAnsiTheme="minorHAnsi"/>
          <w:lang w:eastAsia="ja-JP"/>
        </w:rPr>
      </w:pPr>
      <w:r>
        <w:t>Figure 9. Volatility spreadsheet</w:t>
      </w:r>
      <w:r>
        <w:tab/>
      </w:r>
      <w:r>
        <w:fldChar w:fldCharType="begin"/>
      </w:r>
      <w:r>
        <w:instrText xml:space="preserve"> PAGEREF _Toc261382106 \h </w:instrText>
      </w:r>
      <w:r>
        <w:fldChar w:fldCharType="separate"/>
      </w:r>
      <w:r>
        <w:t>63</w:t>
      </w:r>
      <w:r>
        <w:fldChar w:fldCharType="end"/>
      </w:r>
    </w:p>
    <w:p w14:paraId="1E029B54" w14:textId="7C861526" w:rsidR="00CD0E1D" w:rsidRDefault="00FB5444" w:rsidP="00010F48">
      <w:pPr>
        <w:pStyle w:val="TOC3"/>
        <w:spacing w:after="0" w:line="240" w:lineRule="auto"/>
        <w:rPr>
          <w:rFonts w:asciiTheme="minorHAnsi" w:eastAsiaTheme="minorEastAsia" w:hAnsiTheme="minorHAnsi"/>
          <w:lang w:eastAsia="ja-JP"/>
        </w:rPr>
      </w:pPr>
      <w:r>
        <w:t>Figure 10</w:t>
      </w:r>
      <w:r w:rsidR="00CD0E1D">
        <w:t>. Spreadsheet used for total volatility calculations</w:t>
      </w:r>
      <w:r w:rsidR="00CD0E1D">
        <w:tab/>
      </w:r>
      <w:r w:rsidR="00CD0E1D">
        <w:fldChar w:fldCharType="begin"/>
      </w:r>
      <w:r w:rsidR="00CD0E1D">
        <w:instrText xml:space="preserve"> PAGEREF _Toc261382107 \h </w:instrText>
      </w:r>
      <w:r w:rsidR="00CD0E1D">
        <w:fldChar w:fldCharType="separate"/>
      </w:r>
      <w:r w:rsidR="00CD0E1D">
        <w:t>64</w:t>
      </w:r>
      <w:r w:rsidR="00CD0E1D">
        <w:fldChar w:fldCharType="end"/>
      </w:r>
    </w:p>
    <w:p w14:paraId="12D76BB0" w14:textId="268F5417" w:rsidR="00CD0E1D" w:rsidRDefault="00FB5444" w:rsidP="00010F48">
      <w:pPr>
        <w:pStyle w:val="TOC3"/>
        <w:spacing w:after="0" w:line="240" w:lineRule="auto"/>
        <w:rPr>
          <w:rFonts w:asciiTheme="minorHAnsi" w:eastAsiaTheme="minorEastAsia" w:hAnsiTheme="minorHAnsi"/>
          <w:lang w:eastAsia="ja-JP"/>
        </w:rPr>
      </w:pPr>
      <w:r>
        <w:t>Figure 11</w:t>
      </w:r>
      <w:r w:rsidR="00CD0E1D">
        <w:t>. 2012-2013 Executive Leadership Announcements by Industry</w:t>
      </w:r>
      <w:r w:rsidR="00CD0E1D">
        <w:tab/>
      </w:r>
      <w:r w:rsidR="00CD0E1D">
        <w:fldChar w:fldCharType="begin"/>
      </w:r>
      <w:r w:rsidR="00CD0E1D">
        <w:instrText xml:space="preserve"> PAGEREF _Toc261382116 \h </w:instrText>
      </w:r>
      <w:r w:rsidR="00CD0E1D">
        <w:fldChar w:fldCharType="separate"/>
      </w:r>
      <w:r w:rsidR="00CD0E1D">
        <w:t>69</w:t>
      </w:r>
      <w:r w:rsidR="00CD0E1D">
        <w:fldChar w:fldCharType="end"/>
      </w:r>
    </w:p>
    <w:p w14:paraId="6D4AFF00" w14:textId="1DF789CC" w:rsidR="00CD0E1D" w:rsidRDefault="00FB5444" w:rsidP="00010F48">
      <w:pPr>
        <w:pStyle w:val="TOC3"/>
        <w:spacing w:after="0" w:line="240" w:lineRule="auto"/>
        <w:rPr>
          <w:rFonts w:asciiTheme="minorHAnsi" w:eastAsiaTheme="minorEastAsia" w:hAnsiTheme="minorHAnsi"/>
          <w:lang w:eastAsia="ja-JP"/>
        </w:rPr>
      </w:pPr>
      <w:r>
        <w:t>Figure 12</w:t>
      </w:r>
      <w:r w:rsidR="00CD0E1D">
        <w:t>. Overall proportion of publicly traded companies by industry.</w:t>
      </w:r>
      <w:r w:rsidR="00CD0E1D">
        <w:tab/>
      </w:r>
      <w:r w:rsidR="00CD0E1D">
        <w:fldChar w:fldCharType="begin"/>
      </w:r>
      <w:r w:rsidR="00CD0E1D">
        <w:instrText xml:space="preserve"> PAGEREF _Toc261382117 \h </w:instrText>
      </w:r>
      <w:r w:rsidR="00CD0E1D">
        <w:fldChar w:fldCharType="separate"/>
      </w:r>
      <w:r w:rsidR="00CD0E1D">
        <w:t>69</w:t>
      </w:r>
      <w:r w:rsidR="00CD0E1D">
        <w:fldChar w:fldCharType="end"/>
      </w:r>
    </w:p>
    <w:p w14:paraId="6D4C5E10" w14:textId="66173CF6" w:rsidR="00CD0E1D" w:rsidRDefault="00CD0E1D" w:rsidP="00010F48">
      <w:pPr>
        <w:pStyle w:val="TOC3"/>
        <w:spacing w:after="0" w:line="240" w:lineRule="auto"/>
        <w:rPr>
          <w:rFonts w:asciiTheme="minorHAnsi" w:eastAsiaTheme="minorEastAsia" w:hAnsiTheme="minorHAnsi"/>
          <w:lang w:eastAsia="ja-JP"/>
        </w:rPr>
      </w:pPr>
      <w:r>
        <w:t xml:space="preserve">Figure </w:t>
      </w:r>
      <w:r w:rsidR="00FB5444">
        <w:t>13</w:t>
      </w:r>
      <w:r>
        <w:t xml:space="preserve">. </w:t>
      </w:r>
      <w:r w:rsidR="00FB5444" w:rsidRPr="006E0971">
        <w:t>Overall proportion of publicly traded companies by industry</w:t>
      </w:r>
      <w:r>
        <w:tab/>
      </w:r>
      <w:r>
        <w:fldChar w:fldCharType="begin"/>
      </w:r>
      <w:r>
        <w:instrText xml:space="preserve"> PAGEREF _Toc261382131 \h </w:instrText>
      </w:r>
      <w:r>
        <w:fldChar w:fldCharType="separate"/>
      </w:r>
      <w:r>
        <w:t>79</w:t>
      </w:r>
      <w:r>
        <w:fldChar w:fldCharType="end"/>
      </w:r>
    </w:p>
    <w:p w14:paraId="25C16C79" w14:textId="06DAA212" w:rsidR="00CD0E1D" w:rsidRDefault="00FB5444" w:rsidP="00010F48">
      <w:pPr>
        <w:pStyle w:val="TOC3"/>
        <w:spacing w:after="0" w:line="240" w:lineRule="auto"/>
      </w:pPr>
      <w:r>
        <w:t>Figure 14</w:t>
      </w:r>
      <w:r w:rsidR="00CD0E1D">
        <w:t>. RSD by sector prior to, and following, an executive leadership change announcement</w:t>
      </w:r>
      <w:r w:rsidR="001B3146">
        <w:t xml:space="preserve"> by year</w:t>
      </w:r>
      <w:r w:rsidR="00CD0E1D">
        <w:tab/>
      </w:r>
      <w:r w:rsidR="00CD0E1D">
        <w:fldChar w:fldCharType="begin"/>
      </w:r>
      <w:r w:rsidR="00CD0E1D">
        <w:instrText xml:space="preserve"> PAGEREF _Toc261382132 \h </w:instrText>
      </w:r>
      <w:r w:rsidR="00CD0E1D">
        <w:fldChar w:fldCharType="separate"/>
      </w:r>
      <w:r w:rsidR="00CD0E1D">
        <w:t>80</w:t>
      </w:r>
      <w:r w:rsidR="00CD0E1D">
        <w:fldChar w:fldCharType="end"/>
      </w:r>
    </w:p>
    <w:p w14:paraId="543F4397" w14:textId="77777777" w:rsidR="00FB5444" w:rsidRPr="00FB5444" w:rsidRDefault="00FB5444" w:rsidP="00010F48">
      <w:pPr>
        <w:spacing w:line="240" w:lineRule="auto"/>
      </w:pPr>
    </w:p>
    <w:p w14:paraId="49DFFE22" w14:textId="324B1B25" w:rsidR="0061176C" w:rsidRDefault="00CD0E1D" w:rsidP="00010F48">
      <w:pPr>
        <w:spacing w:line="240" w:lineRule="auto"/>
        <w:ind w:firstLine="0"/>
        <w:rPr>
          <w:rFonts w:cs="Times New Roman"/>
        </w:rPr>
        <w:sectPr w:rsidR="0061176C" w:rsidSect="00A014A5">
          <w:footerReference w:type="default" r:id="rId8"/>
          <w:pgSz w:w="12240" w:h="15840"/>
          <w:pgMar w:top="1440" w:right="1800" w:bottom="1440" w:left="1800" w:header="720" w:footer="720" w:gutter="0"/>
          <w:pgNumType w:fmt="lowerRoman" w:start="1"/>
          <w:cols w:space="720"/>
        </w:sectPr>
      </w:pPr>
      <w:r w:rsidRPr="00DB62EA">
        <w:fldChar w:fldCharType="end"/>
      </w:r>
    </w:p>
    <w:p w14:paraId="31252F5A" w14:textId="77777777" w:rsidR="00CA3C28" w:rsidRDefault="00CA3C28">
      <w:pPr>
        <w:spacing w:line="240" w:lineRule="auto"/>
        <w:ind w:firstLine="0"/>
        <w:rPr>
          <w:rFonts w:cs="Times New Roman"/>
        </w:rPr>
      </w:pPr>
    </w:p>
    <w:p w14:paraId="7A9650BB" w14:textId="3E63370C" w:rsidR="00DB62EA" w:rsidRPr="00DB62EA" w:rsidRDefault="00674238" w:rsidP="00DB62EA">
      <w:pPr>
        <w:pStyle w:val="Heading1"/>
      </w:pPr>
      <w:bookmarkStart w:id="6" w:name="_Toc260565941"/>
      <w:bookmarkStart w:id="7" w:name="_Toc261381241"/>
      <w:bookmarkStart w:id="8" w:name="_Toc261382051"/>
      <w:r w:rsidRPr="00DB62EA">
        <w:t>CHAPTER ONE</w:t>
      </w:r>
      <w:bookmarkEnd w:id="6"/>
      <w:bookmarkEnd w:id="7"/>
      <w:bookmarkEnd w:id="8"/>
    </w:p>
    <w:p w14:paraId="73A4093F" w14:textId="77777777" w:rsidR="00DB62EA" w:rsidRPr="00692E5B" w:rsidRDefault="00DB62EA" w:rsidP="00DB62EA">
      <w:pPr>
        <w:pStyle w:val="Normal1"/>
      </w:pPr>
    </w:p>
    <w:p w14:paraId="7703A4B4" w14:textId="77777777" w:rsidR="00DB62EA" w:rsidRPr="004A6272" w:rsidRDefault="00DB62EA" w:rsidP="00DB62EA">
      <w:pPr>
        <w:ind w:firstLine="630"/>
        <w:rPr>
          <w:rFonts w:cs="Times New Roman"/>
        </w:rPr>
      </w:pPr>
      <w:bookmarkStart w:id="9" w:name="_Toc237268734"/>
      <w:r w:rsidRPr="004A6272">
        <w:rPr>
          <w:rFonts w:cs="Times New Roman"/>
        </w:rPr>
        <w:t>When leadership changes occur in organizations, there are typically changes within the organization and with external stakeholders. The scope and impact of these changes are dependent on a variety of variables including company size, organizational focus, general economic conditions, and the reason for executive leadership departure. One potential effect of an executive leadership change is the possibility that a company’s stock will experience a period of short-term volatility following the change. This paper will examine some of the effects of an executive leadership change on an organization’s short-term stock volatility.</w:t>
      </w:r>
    </w:p>
    <w:p w14:paraId="61D2801B" w14:textId="77777777" w:rsidR="00DB62EA" w:rsidRPr="00DB62EA" w:rsidRDefault="00DB62EA" w:rsidP="00DB62EA">
      <w:pPr>
        <w:pStyle w:val="Heading2"/>
      </w:pPr>
      <w:bookmarkStart w:id="10" w:name="_Toc248310304"/>
      <w:bookmarkStart w:id="11" w:name="_Toc260565942"/>
      <w:bookmarkStart w:id="12" w:name="_Toc261381242"/>
      <w:bookmarkStart w:id="13" w:name="_Toc261382052"/>
      <w:r w:rsidRPr="00DB62EA">
        <w:t>Topic Overview/Background of the Problem</w:t>
      </w:r>
      <w:bookmarkEnd w:id="9"/>
      <w:bookmarkEnd w:id="10"/>
      <w:bookmarkEnd w:id="11"/>
      <w:bookmarkEnd w:id="12"/>
      <w:bookmarkEnd w:id="13"/>
    </w:p>
    <w:p w14:paraId="6389693E" w14:textId="77777777" w:rsidR="00DB62EA" w:rsidRDefault="00DB62EA" w:rsidP="00DB62EA">
      <w:pPr>
        <w:rPr>
          <w:rFonts w:cs="Times New Roman"/>
        </w:rPr>
      </w:pPr>
      <w:r w:rsidRPr="008E6A8F">
        <w:rPr>
          <w:rFonts w:cs="Times New Roman"/>
        </w:rPr>
        <w:t xml:space="preserve"> Leadership changes can have a tremendous impact on an organization</w:t>
      </w:r>
      <w:r>
        <w:rPr>
          <w:rFonts w:cs="Times New Roman"/>
        </w:rPr>
        <w:t>.</w:t>
      </w:r>
      <w:r w:rsidRPr="008E6A8F">
        <w:rPr>
          <w:rFonts w:cs="Times New Roman"/>
        </w:rPr>
        <w:t xml:space="preserve"> An organization’s strategy, mission, struct</w:t>
      </w:r>
      <w:r>
        <w:rPr>
          <w:rFonts w:cs="Times New Roman"/>
        </w:rPr>
        <w:t xml:space="preserve">ure, operation and profit (King </w:t>
      </w:r>
      <w:r w:rsidRPr="008E6A8F">
        <w:rPr>
          <w:rFonts w:cs="Times New Roman"/>
        </w:rPr>
        <w:t xml:space="preserve">&amp; Cunningham, 2012) can be affected by a leadership change. Day </w:t>
      </w:r>
      <w:r>
        <w:rPr>
          <w:rFonts w:cs="Times New Roman"/>
        </w:rPr>
        <w:t>and</w:t>
      </w:r>
      <w:r w:rsidRPr="008E6A8F">
        <w:rPr>
          <w:rFonts w:cs="Times New Roman"/>
        </w:rPr>
        <w:t xml:space="preserve"> Lord (1988) hypothesize that executive leadership strategies can explain as much as 45% of an organization’s performance. The perception of an organization’s performance may be influenced by the organization’s stock price. The expectations and predictions associated with stock prices are commonly based on empirical evidence such as financial ratios and quantitative financial analysis. Some examples of financial ratios used to determine stock prices include gross profit margin, return on assets, earnings per </w:t>
      </w:r>
      <w:r>
        <w:rPr>
          <w:rFonts w:cs="Times New Roman"/>
        </w:rPr>
        <w:t>share, and debt-to-asset ratio.</w:t>
      </w:r>
    </w:p>
    <w:p w14:paraId="29975CC5" w14:textId="77777777" w:rsidR="00DB62EA" w:rsidRPr="008E6A8F" w:rsidRDefault="00DB62EA" w:rsidP="00DB62EA">
      <w:pPr>
        <w:rPr>
          <w:rFonts w:cs="Times New Roman"/>
        </w:rPr>
      </w:pPr>
      <w:r>
        <w:rPr>
          <w:rFonts w:cs="Times New Roman"/>
        </w:rPr>
        <w:t>However, Hudomiet</w:t>
      </w:r>
      <w:r w:rsidRPr="008E6A8F">
        <w:rPr>
          <w:rFonts w:cs="Times New Roman"/>
        </w:rPr>
        <w:t xml:space="preserve"> (2011) assert that there are other factors, such as economic speculation, stockholder expectations, and government actions and regulations, that affect </w:t>
      </w:r>
      <w:r w:rsidRPr="008E6A8F">
        <w:rPr>
          <w:rFonts w:cs="Times New Roman"/>
        </w:rPr>
        <w:lastRenderedPageBreak/>
        <w:t>the confidence level of investors, and therefore in turn, serve as the antecedent for rising or falling stock prices. According to Men (2012), leadership is a factor that determines this confidence level such that if a leader is perceived as competent, investors maybe more likely to invest, thus driving stock prices up. If a leader is perceived as incompetent, an opposite effect may occur. Prahalad and Hamel (1990) found that organizations that were perceived as possessing a portfolio of competencies grew exponentially in comparison to their competitors. The same companies mentioned in the study also saw solid stock performance during the time of growth.</w:t>
      </w:r>
    </w:p>
    <w:p w14:paraId="2ECEC4F7" w14:textId="77777777" w:rsidR="00DB62EA" w:rsidRPr="008E6A8F" w:rsidRDefault="00DB62EA" w:rsidP="00DB62EA">
      <w:pPr>
        <w:rPr>
          <w:rFonts w:cs="Times New Roman"/>
        </w:rPr>
      </w:pPr>
      <w:r w:rsidRPr="008E6A8F">
        <w:rPr>
          <w:rFonts w:cs="Times New Roman"/>
        </w:rPr>
        <w:t>However, stock prices may change, either favorably or unfavorably, as the result of a leadership change. In 2011, the news of Steve Jobs departure sent Apple shares falling nearly 3%</w:t>
      </w:r>
      <w:r>
        <w:rPr>
          <w:rFonts w:cs="Times New Roman"/>
        </w:rPr>
        <w:t xml:space="preserve"> </w:t>
      </w:r>
      <w:r w:rsidRPr="008E6A8F">
        <w:rPr>
          <w:rFonts w:cs="Times New Roman"/>
        </w:rPr>
        <w:t xml:space="preserve">at the start of trading on Wall Street, temporarily reducing the company’s value by $10bn (Wearden, 2011). While this phenomenon may be due in part to Jobs very public persona, it may potentially be that the leadership change itself had effect on the organization’s perceived value. These changes vary in magnitude due to a myriad of factors that will be explored in this paper. </w:t>
      </w:r>
    </w:p>
    <w:p w14:paraId="4D66F193" w14:textId="77777777" w:rsidR="00DB62EA" w:rsidRPr="0059725C" w:rsidRDefault="00DB62EA" w:rsidP="00DB62EA">
      <w:pPr>
        <w:rPr>
          <w:rFonts w:eastAsia="Times New Roman" w:cs="Times New Roman"/>
          <w:b/>
          <w:color w:val="000000" w:themeColor="text1"/>
        </w:rPr>
      </w:pPr>
      <w:r w:rsidRPr="008E6A8F">
        <w:rPr>
          <w:rFonts w:cs="Times New Roman"/>
        </w:rPr>
        <w:t xml:space="preserve">Leadership changes may cause a stock’s price to become volatile, meaning that it fluctuates greatly from day to day or week to week. Finance academicians widely agree that volatility should be measured in percent change in prices, or rates of return (Schwert, 1990). Volatility is measured by the Chicago Board of Options Exchange (CBOE), primarily through the CBOE Volatility Index (VIX). Volatility is statistically measured based on the dispersion of returns for a given security or market index. “The most commonly used measure of stock return volatility is standard deviation, a status which measures the dispersion of returns” (Schwert, 1990).  Bittman (2013) explains standard </w:t>
      </w:r>
      <w:r w:rsidRPr="008E6A8F">
        <w:rPr>
          <w:rFonts w:cs="Times New Roman"/>
        </w:rPr>
        <w:lastRenderedPageBreak/>
        <w:t xml:space="preserve">deviation as the average difference between each of the daily percentage changes and the </w:t>
      </w:r>
      <w:r w:rsidRPr="00CE22AF">
        <w:rPr>
          <w:rFonts w:eastAsia="Times New Roman" w:cs="Times New Roman"/>
          <w:color w:val="000000" w:themeColor="text1"/>
        </w:rPr>
        <w:t xml:space="preserve">mean percentage change over the </w:t>
      </w:r>
      <w:proofErr w:type="gramStart"/>
      <w:r w:rsidRPr="00CE22AF">
        <w:rPr>
          <w:rFonts w:eastAsia="Times New Roman" w:cs="Times New Roman"/>
          <w:color w:val="000000" w:themeColor="text1"/>
        </w:rPr>
        <w:t>time period</w:t>
      </w:r>
      <w:proofErr w:type="gramEnd"/>
      <w:r w:rsidRPr="00CE22AF">
        <w:rPr>
          <w:rFonts w:eastAsia="Times New Roman" w:cs="Times New Roman"/>
          <w:color w:val="000000" w:themeColor="text1"/>
        </w:rPr>
        <w:t>.</w:t>
      </w:r>
    </w:p>
    <w:p w14:paraId="014E76F0" w14:textId="77777777" w:rsidR="00DB62EA" w:rsidRPr="0059725C" w:rsidRDefault="00DB62EA" w:rsidP="00DB62EA">
      <w:pPr>
        <w:autoSpaceDE w:val="0"/>
        <w:autoSpaceDN w:val="0"/>
        <w:adjustRightInd w:val="0"/>
        <w:rPr>
          <w:rFonts w:cs="Times New Roman"/>
        </w:rPr>
      </w:pPr>
      <w:r w:rsidRPr="00A3004D">
        <w:rPr>
          <w:rFonts w:cs="Times New Roman"/>
        </w:rPr>
        <w:t xml:space="preserve">This study will explore the </w:t>
      </w:r>
      <w:r w:rsidRPr="005E4D0B">
        <w:rPr>
          <w:rFonts w:cs="Times New Roman"/>
        </w:rPr>
        <w:t xml:space="preserve">short-term market volatility of a leadership change and compare it across ten industries.  It will review </w:t>
      </w:r>
      <w:r w:rsidRPr="00420CFE">
        <w:rPr>
          <w:rFonts w:cs="Times New Roman"/>
        </w:rPr>
        <w:t xml:space="preserve">the ten industries of the NYSE Industry Classification Benchmark (ICB) </w:t>
      </w:r>
      <w:r w:rsidRPr="0059725C">
        <w:rPr>
          <w:rFonts w:cs="Times New Roman"/>
        </w:rPr>
        <w:t>including</w:t>
      </w:r>
      <w:r>
        <w:rPr>
          <w:rFonts w:cs="Times New Roman"/>
        </w:rPr>
        <w:t>:</w:t>
      </w:r>
      <w:r w:rsidRPr="0059725C">
        <w:rPr>
          <w:rFonts w:cs="Times New Roman"/>
        </w:rPr>
        <w:t xml:space="preserve"> (a).</w:t>
      </w:r>
      <w:r>
        <w:rPr>
          <w:rFonts w:cs="Times New Roman"/>
        </w:rPr>
        <w:t xml:space="preserve"> </w:t>
      </w:r>
      <w:r w:rsidRPr="0059725C">
        <w:rPr>
          <w:rFonts w:cs="Times New Roman"/>
        </w:rPr>
        <w:t xml:space="preserve">10 industries, (b). 18 super sectors, (c). 40 sectors and (d). 114 subsectors.  </w:t>
      </w:r>
      <w:r w:rsidRPr="005E4D0B">
        <w:rPr>
          <w:rFonts w:cs="Times New Roman"/>
        </w:rPr>
        <w:t>This list provides accurate and globally accepted industry and sector classifications (NYSE, 2013).  The companies analyzed will trade on</w:t>
      </w:r>
      <w:r>
        <w:rPr>
          <w:rFonts w:cs="Times New Roman"/>
        </w:rPr>
        <w:t xml:space="preserve"> on the NASDAQ. </w:t>
      </w:r>
      <w:r w:rsidRPr="00420CFE">
        <w:rPr>
          <w:rFonts w:cs="Times New Roman"/>
        </w:rPr>
        <w:t xml:space="preserve">This research question for this study </w:t>
      </w:r>
      <w:r w:rsidRPr="0059725C">
        <w:rPr>
          <w:rFonts w:cs="Times New Roman"/>
        </w:rPr>
        <w:t xml:space="preserve">is: Does short-term market volatility differ across industries following a leadership change?  To answer this research question, data </w:t>
      </w:r>
      <w:r>
        <w:rPr>
          <w:rFonts w:cs="Times New Roman"/>
        </w:rPr>
        <w:t>was</w:t>
      </w:r>
      <w:r w:rsidRPr="0059725C">
        <w:rPr>
          <w:rFonts w:cs="Times New Roman"/>
        </w:rPr>
        <w:t xml:space="preserve"> gathered from approximately </w:t>
      </w:r>
      <w:r>
        <w:rPr>
          <w:rFonts w:cs="Times New Roman"/>
        </w:rPr>
        <w:t>180 Fortune 1000</w:t>
      </w:r>
      <w:r w:rsidRPr="0059725C">
        <w:rPr>
          <w:rFonts w:cs="Times New Roman"/>
        </w:rPr>
        <w:t xml:space="preserve"> companies </w:t>
      </w:r>
      <w:r>
        <w:rPr>
          <w:rFonts w:cs="Times New Roman"/>
        </w:rPr>
        <w:t xml:space="preserve">traded </w:t>
      </w:r>
      <w:r w:rsidRPr="0059725C">
        <w:rPr>
          <w:rFonts w:cs="Times New Roman"/>
        </w:rPr>
        <w:t xml:space="preserve">on the </w:t>
      </w:r>
      <w:r>
        <w:rPr>
          <w:rFonts w:cs="Times New Roman"/>
        </w:rPr>
        <w:t xml:space="preserve">NASDAQ </w:t>
      </w:r>
      <w:r w:rsidRPr="0059725C">
        <w:rPr>
          <w:rFonts w:cs="Times New Roman"/>
        </w:rPr>
        <w:t>and analyzed to compare market volatility using a regression analysis tool that will use the standard deviation formula to determine volatility.</w:t>
      </w:r>
    </w:p>
    <w:p w14:paraId="3A358332" w14:textId="77777777" w:rsidR="00DB62EA" w:rsidRPr="00DB62EA" w:rsidRDefault="00DB62EA" w:rsidP="00DB62EA">
      <w:pPr>
        <w:pStyle w:val="Heading2"/>
      </w:pPr>
      <w:bookmarkStart w:id="14" w:name="_Toc237268735"/>
      <w:bookmarkStart w:id="15" w:name="_Toc248310305"/>
      <w:bookmarkStart w:id="16" w:name="_Toc260565943"/>
      <w:bookmarkStart w:id="17" w:name="_Toc261381243"/>
      <w:bookmarkStart w:id="18" w:name="_Toc261382053"/>
      <w:r w:rsidRPr="00DB62EA">
        <w:t>Problem</w:t>
      </w:r>
      <w:bookmarkEnd w:id="14"/>
      <w:r w:rsidRPr="00DB62EA">
        <w:t xml:space="preserve"> Opportunity Statement</w:t>
      </w:r>
      <w:bookmarkEnd w:id="15"/>
      <w:bookmarkEnd w:id="16"/>
      <w:bookmarkEnd w:id="17"/>
      <w:bookmarkEnd w:id="18"/>
    </w:p>
    <w:p w14:paraId="31F6DCDF" w14:textId="77777777" w:rsidR="00DB62EA" w:rsidRDefault="00DB62EA" w:rsidP="00DB62EA">
      <w:pPr>
        <w:rPr>
          <w:rFonts w:cs="Times New Roman"/>
        </w:rPr>
      </w:pPr>
      <w:r w:rsidRPr="00A3004D">
        <w:rPr>
          <w:rFonts w:cs="Times New Roman"/>
        </w:rPr>
        <w:t>The problem is identifying which industries are more susceptible to short term equity volatility with a leadership change than others, thus shaking investor confidence and speculation, potentially having a negative impact on the organization’s stock capital.</w:t>
      </w:r>
      <w:r>
        <w:rPr>
          <w:rFonts w:cs="Times New Roman"/>
        </w:rPr>
        <w:t xml:space="preserve"> Hudomiet (2011) argue that volatility has the potential to a significant impact on the confidence of investors, and in turn, a company’s stock prices. Roll (1984) asserts that </w:t>
      </w:r>
      <w:r w:rsidRPr="007C6DB3">
        <w:t xml:space="preserve">stock volatility </w:t>
      </w:r>
      <w:r w:rsidRPr="007C6DB3">
        <w:rPr>
          <w:rFonts w:cs="Times New Roman"/>
        </w:rPr>
        <w:t xml:space="preserve">is a measure for variation of price of a financial instrument over time. </w:t>
      </w:r>
      <w:r>
        <w:rPr>
          <w:rFonts w:cs="Times New Roman"/>
        </w:rPr>
        <w:t>According to Schwert (2011), the academic finance profession widely agrees that volatility should be measured in percentage changes in price, or rates of return. Schwert (2011) explicitly states how volatility is measured using the standard deviation. “</w:t>
      </w:r>
      <w:r w:rsidRPr="007C6DB3">
        <w:rPr>
          <w:rFonts w:cs="Times New Roman"/>
        </w:rPr>
        <w:t xml:space="preserve">The </w:t>
      </w:r>
      <w:proofErr w:type="gramStart"/>
      <w:r w:rsidRPr="007C6DB3">
        <w:rPr>
          <w:rFonts w:cs="Times New Roman"/>
        </w:rPr>
        <w:lastRenderedPageBreak/>
        <w:t>most commonly used</w:t>
      </w:r>
      <w:proofErr w:type="gramEnd"/>
      <w:r w:rsidRPr="007C6DB3">
        <w:rPr>
          <w:rFonts w:cs="Times New Roman"/>
        </w:rPr>
        <w:t xml:space="preserve"> measure of stock return volatility is standard deviation. This statistic measures the dispersion of returns. Financial economists find the standard deviation to be useful because it summarizes the probability of seeing extreme values in returns. When the standard deviation is large, the chance of a large posit</w:t>
      </w:r>
      <w:r>
        <w:rPr>
          <w:rFonts w:cs="Times New Roman"/>
        </w:rPr>
        <w:t xml:space="preserve">ive or negative return is large” </w:t>
      </w:r>
      <w:r w:rsidRPr="007C6DB3">
        <w:rPr>
          <w:rFonts w:cs="Times New Roman"/>
        </w:rPr>
        <w:t xml:space="preserve">(Schwert, 2011, p. 5). </w:t>
      </w:r>
    </w:p>
    <w:p w14:paraId="668435CB" w14:textId="77777777" w:rsidR="00DB62EA" w:rsidRPr="007C6DB3" w:rsidRDefault="00DB62EA" w:rsidP="00DB62EA">
      <w:pPr>
        <w:rPr>
          <w:rFonts w:cs="Times New Roman"/>
        </w:rPr>
      </w:pPr>
      <w:r w:rsidRPr="007C6DB3">
        <w:rPr>
          <w:rFonts w:cs="Times New Roman"/>
        </w:rPr>
        <w:t>Zhang (2010) points out that volatility may not only affect the confi</w:t>
      </w:r>
      <w:r>
        <w:rPr>
          <w:rFonts w:cs="Times New Roman"/>
        </w:rPr>
        <w:t>d</w:t>
      </w:r>
      <w:r w:rsidRPr="007C6DB3">
        <w:rPr>
          <w:rFonts w:cs="Times New Roman"/>
        </w:rPr>
        <w:t>ence of investors, but also the high frequency trading (HFT) algorithms commonly used in</w:t>
      </w:r>
      <w:r>
        <w:rPr>
          <w:rFonts w:cs="Times New Roman"/>
        </w:rPr>
        <w:t xml:space="preserve"> computerized stock trading. Ma</w:t>
      </w:r>
      <w:r w:rsidRPr="007C6DB3">
        <w:rPr>
          <w:rFonts w:cs="Times New Roman"/>
        </w:rPr>
        <w:t xml:space="preserve"> (2010) found that the volatility of financial markets may cause substantial emotional and physical stress among investors. Ma’s</w:t>
      </w:r>
      <w:r>
        <w:rPr>
          <w:rFonts w:cs="Times New Roman"/>
        </w:rPr>
        <w:t xml:space="preserve"> (2010)</w:t>
      </w:r>
      <w:r w:rsidRPr="007C6DB3">
        <w:rPr>
          <w:rFonts w:cs="Times New Roman"/>
        </w:rPr>
        <w:t xml:space="preserve"> study found a correlation between a volatile Chinese market in the years 2006-2008 and the incidence of cardiovascular disease among investors and traders.</w:t>
      </w:r>
    </w:p>
    <w:p w14:paraId="7910A454" w14:textId="77777777" w:rsidR="00DB62EA" w:rsidRPr="005E4D0B" w:rsidRDefault="00DB62EA" w:rsidP="00DB62EA">
      <w:pPr>
        <w:rPr>
          <w:rFonts w:cs="Times New Roman"/>
        </w:rPr>
      </w:pPr>
      <w:r w:rsidRPr="007C6DB3">
        <w:rPr>
          <w:rFonts w:cs="Times New Roman"/>
        </w:rPr>
        <w:t>There are two major ways commonly used to measure volatility: historical and implied. Roll explains that historic volatility is derived from time series of past market prices while</w:t>
      </w:r>
      <w:r w:rsidRPr="007C6DB3">
        <w:t> </w:t>
      </w:r>
      <w:r w:rsidRPr="007C6DB3">
        <w:rPr>
          <w:rFonts w:cs="Times New Roman"/>
        </w:rPr>
        <w:t>implied volatility</w:t>
      </w:r>
      <w:r w:rsidRPr="007C6DB3">
        <w:t> </w:t>
      </w:r>
      <w:r w:rsidRPr="007C6DB3">
        <w:rPr>
          <w:rFonts w:cs="Times New Roman"/>
        </w:rPr>
        <w:t>is derived from the market price of a market-traded derivative (</w:t>
      </w:r>
      <w:proofErr w:type="gramStart"/>
      <w:r w:rsidRPr="007C6DB3">
        <w:rPr>
          <w:rFonts w:cs="Times New Roman"/>
        </w:rPr>
        <w:t>in particular an</w:t>
      </w:r>
      <w:proofErr w:type="gramEnd"/>
      <w:r w:rsidRPr="007C6DB3">
        <w:rPr>
          <w:rFonts w:cs="Times New Roman"/>
        </w:rPr>
        <w:t xml:space="preserve"> option). Schwert </w:t>
      </w:r>
      <w:r>
        <w:rPr>
          <w:rFonts w:cs="Times New Roman"/>
        </w:rPr>
        <w:t xml:space="preserve">(2011) </w:t>
      </w:r>
      <w:r w:rsidRPr="007C6DB3">
        <w:rPr>
          <w:rFonts w:cs="Times New Roman"/>
        </w:rPr>
        <w:t>identifies several times throughout history when stocks have been the most volatile and demonstrates how they correlate to turbulent e</w:t>
      </w:r>
      <w:r>
        <w:rPr>
          <w:rFonts w:cs="Times New Roman"/>
        </w:rPr>
        <w:t>c</w:t>
      </w:r>
      <w:r w:rsidRPr="007C6DB3">
        <w:rPr>
          <w:rFonts w:cs="Times New Roman"/>
        </w:rPr>
        <w:t xml:space="preserve">onomic times such as the Great Depression of the 1930’s and the recession of 2008-2009. This paper will use historical volatility </w:t>
      </w:r>
      <w:proofErr w:type="gramStart"/>
      <w:r w:rsidRPr="007C6DB3">
        <w:rPr>
          <w:rFonts w:cs="Times New Roman"/>
        </w:rPr>
        <w:t>as a means to</w:t>
      </w:r>
      <w:proofErr w:type="gramEnd"/>
      <w:r w:rsidRPr="007C6DB3">
        <w:rPr>
          <w:rFonts w:cs="Times New Roman"/>
        </w:rPr>
        <w:t xml:space="preserve"> assess the problem. </w:t>
      </w:r>
    </w:p>
    <w:p w14:paraId="0E7D26D3" w14:textId="77777777" w:rsidR="00DB62EA" w:rsidRPr="00DB62EA" w:rsidRDefault="00DB62EA" w:rsidP="00DB62EA">
      <w:pPr>
        <w:pStyle w:val="Heading2"/>
      </w:pPr>
      <w:bookmarkStart w:id="19" w:name="_Toc237268736"/>
      <w:bookmarkStart w:id="20" w:name="_Toc248310306"/>
      <w:bookmarkStart w:id="21" w:name="_Toc260565944"/>
      <w:bookmarkStart w:id="22" w:name="_Toc261381244"/>
      <w:bookmarkStart w:id="23" w:name="_Toc261382054"/>
      <w:r w:rsidRPr="00DB62EA">
        <w:t xml:space="preserve">Purpose </w:t>
      </w:r>
      <w:bookmarkEnd w:id="19"/>
      <w:r w:rsidRPr="00DB62EA">
        <w:t>Statement</w:t>
      </w:r>
      <w:bookmarkEnd w:id="20"/>
      <w:bookmarkEnd w:id="21"/>
      <w:bookmarkEnd w:id="22"/>
      <w:bookmarkEnd w:id="23"/>
    </w:p>
    <w:p w14:paraId="72472D50" w14:textId="77777777" w:rsidR="00DB62EA" w:rsidRPr="00350363" w:rsidRDefault="00DB62EA" w:rsidP="00DB62EA">
      <w:pPr>
        <w:rPr>
          <w:rFonts w:cs="Times New Roman"/>
        </w:rPr>
      </w:pPr>
      <w:r>
        <w:rPr>
          <w:rFonts w:cs="Times New Roman"/>
        </w:rPr>
        <w:t>The purpose of this study wa</w:t>
      </w:r>
      <w:r w:rsidRPr="00A3004D">
        <w:rPr>
          <w:rFonts w:cs="Times New Roman"/>
        </w:rPr>
        <w:t xml:space="preserve">s to identify which industries are more susceptible to equity volatility </w:t>
      </w:r>
      <w:proofErr w:type="gramStart"/>
      <w:r w:rsidRPr="00A3004D">
        <w:rPr>
          <w:rFonts w:cs="Times New Roman"/>
        </w:rPr>
        <w:t>as a result of</w:t>
      </w:r>
      <w:proofErr w:type="gramEnd"/>
      <w:r w:rsidRPr="00A3004D">
        <w:rPr>
          <w:rFonts w:cs="Times New Roman"/>
        </w:rPr>
        <w:t xml:space="preserve"> a leadership change than others.</w:t>
      </w:r>
      <w:r>
        <w:rPr>
          <w:rFonts w:cs="Times New Roman"/>
        </w:rPr>
        <w:t xml:space="preserve"> Tseng, Cheng, and Wang (2009) point out that volatility is an important concept to investors and other finance </w:t>
      </w:r>
      <w:r>
        <w:rPr>
          <w:rFonts w:cs="Times New Roman"/>
        </w:rPr>
        <w:lastRenderedPageBreak/>
        <w:t>experts. Modeling and forecasting stock market volatility have received considerable attention by practitioners and academics alike (Tseng, Cheng, &amp;Wang, 2009). This study used historical stock data in hopes of potentially helping investors understand one of the many potential causes of stock volatility. By observing what happened in the past across industries, investors might be better prepared to anticipate strategies that will assist them during times of high volatility trading. Gu and Zhou (2009) point out that historical models are useful in predicting future market performance. They argue that such a model</w:t>
      </w:r>
      <w:r w:rsidRPr="00350363">
        <w:rPr>
          <w:rFonts w:cs="Times New Roman"/>
        </w:rPr>
        <w:t>, based on empirical evidence outperforms other models, such as models that solely try to predict behavior, can be adapted to many kinds of companies and situations and reproduce stylized facts.</w:t>
      </w:r>
      <w:r>
        <w:rPr>
          <w:rFonts w:cs="Times New Roman"/>
        </w:rPr>
        <w:t xml:space="preserve"> The purpose of this study is to use this historical data to create a model that may help understand the effects of an executive leadership change on a stock’s volatility. The study will be useful for both academics and practitioners in the field of finance.</w:t>
      </w:r>
    </w:p>
    <w:p w14:paraId="2FA24CE6" w14:textId="77777777" w:rsidR="00DB62EA" w:rsidRPr="00DB62EA" w:rsidRDefault="00DB62EA" w:rsidP="00DB62EA">
      <w:pPr>
        <w:pStyle w:val="Heading2"/>
      </w:pPr>
      <w:bookmarkStart w:id="24" w:name="_Toc248310307"/>
      <w:bookmarkStart w:id="25" w:name="_Toc237268740"/>
      <w:bookmarkStart w:id="26" w:name="_Toc260565945"/>
      <w:bookmarkStart w:id="27" w:name="_Toc261381245"/>
      <w:bookmarkStart w:id="28" w:name="_Toc261382055"/>
      <w:r w:rsidRPr="00DB62EA">
        <w:t>Research Questions</w:t>
      </w:r>
      <w:bookmarkEnd w:id="24"/>
      <w:bookmarkEnd w:id="25"/>
      <w:bookmarkEnd w:id="26"/>
      <w:bookmarkEnd w:id="27"/>
      <w:bookmarkEnd w:id="28"/>
    </w:p>
    <w:p w14:paraId="006CF0B2" w14:textId="77777777" w:rsidR="00DB62EA" w:rsidRPr="00F24E6B" w:rsidRDefault="00DB62EA" w:rsidP="00DB62EA">
      <w:bookmarkStart w:id="29" w:name="_Toc248310308"/>
      <w:r w:rsidRPr="00F24E6B">
        <w:t xml:space="preserve">The primary research question is:  Does short-term market volatility differ between industries following an executive leadership change? To answer this research question, data </w:t>
      </w:r>
      <w:r>
        <w:t>was</w:t>
      </w:r>
      <w:r w:rsidRPr="00F24E6B">
        <w:t xml:space="preserve"> gathered from approximately </w:t>
      </w:r>
      <w:r>
        <w:t>160</w:t>
      </w:r>
      <w:r w:rsidRPr="00F24E6B">
        <w:t xml:space="preserve"> companies</w:t>
      </w:r>
      <w:r>
        <w:t>, all traded</w:t>
      </w:r>
      <w:r w:rsidRPr="00F24E6B">
        <w:t xml:space="preserve"> on the </w:t>
      </w:r>
      <w:r>
        <w:t xml:space="preserve">NASDAQ, </w:t>
      </w:r>
      <w:r w:rsidRPr="00F24E6B">
        <w:t>and analyzed to compare market volatility using a spreadsheet tool that calculates volatility using the standard deviation formula and a two-tailed T-test. In addition to the primary research questions, the explore</w:t>
      </w:r>
      <w:r>
        <w:t>d</w:t>
      </w:r>
      <w:r w:rsidRPr="00F24E6B">
        <w:t>: (a). the industry that experienced the most volatility during an executive leadership change and (b). the industry that experienced the least volatility during a leadership change.</w:t>
      </w:r>
      <w:bookmarkEnd w:id="29"/>
    </w:p>
    <w:p w14:paraId="6E5A87AC" w14:textId="77777777" w:rsidR="00DB62EA" w:rsidRPr="00DB62EA" w:rsidRDefault="00DB62EA" w:rsidP="00DB62EA">
      <w:pPr>
        <w:pStyle w:val="Heading2"/>
      </w:pPr>
      <w:bookmarkStart w:id="30" w:name="_Toc248310309"/>
      <w:bookmarkStart w:id="31" w:name="_Toc260565946"/>
      <w:bookmarkStart w:id="32" w:name="_Toc261381246"/>
      <w:bookmarkStart w:id="33" w:name="_Toc261382056"/>
      <w:r w:rsidRPr="00DB62EA">
        <w:lastRenderedPageBreak/>
        <w:t>Hypotheses</w:t>
      </w:r>
      <w:bookmarkEnd w:id="30"/>
      <w:bookmarkEnd w:id="31"/>
      <w:bookmarkEnd w:id="32"/>
      <w:bookmarkEnd w:id="33"/>
    </w:p>
    <w:p w14:paraId="2213B55E" w14:textId="77777777" w:rsidR="00DB62EA" w:rsidRPr="00043015" w:rsidRDefault="00DB62EA" w:rsidP="00DB62EA">
      <w:pPr>
        <w:rPr>
          <w:rFonts w:cs="Times New Roman"/>
        </w:rPr>
      </w:pPr>
      <w:r>
        <w:rPr>
          <w:rFonts w:cs="Times New Roman"/>
        </w:rPr>
        <w:t>In measuring the effect of an executive leadership change on an industry’s short-term stock volatility, the following hypothesis was tested. H</w:t>
      </w:r>
      <w:r w:rsidRPr="00CE22AF">
        <w:rPr>
          <w:rFonts w:cs="Times New Roman"/>
          <w:vertAlign w:val="subscript"/>
        </w:rPr>
        <w:t>0</w:t>
      </w:r>
      <w:r>
        <w:rPr>
          <w:rFonts w:cs="Times New Roman"/>
        </w:rPr>
        <w:t xml:space="preserve">: </w:t>
      </w:r>
      <w:r w:rsidRPr="007A60D7">
        <w:rPr>
          <w:rFonts w:cs="Times New Roman"/>
        </w:rPr>
        <w:t xml:space="preserve">There will be no significant difference between </w:t>
      </w:r>
      <w:r>
        <w:rPr>
          <w:rFonts w:cs="Times New Roman"/>
        </w:rPr>
        <w:t>the overall short-</w:t>
      </w:r>
      <w:r w:rsidRPr="007A60D7">
        <w:rPr>
          <w:rFonts w:cs="Times New Roman"/>
        </w:rPr>
        <w:t>te</w:t>
      </w:r>
      <w:r>
        <w:rPr>
          <w:rFonts w:cs="Times New Roman"/>
        </w:rPr>
        <w:t>r</w:t>
      </w:r>
      <w:r w:rsidRPr="007A60D7">
        <w:rPr>
          <w:rFonts w:cs="Times New Roman"/>
        </w:rPr>
        <w:t xml:space="preserve">m volatility rate </w:t>
      </w:r>
      <w:r>
        <w:rPr>
          <w:rFonts w:cs="Times New Roman"/>
        </w:rPr>
        <w:t xml:space="preserve">of industries </w:t>
      </w:r>
      <w:r w:rsidRPr="007A60D7">
        <w:rPr>
          <w:rFonts w:cs="Times New Roman"/>
        </w:rPr>
        <w:t>following executive leadership changes.</w:t>
      </w:r>
      <w:r>
        <w:rPr>
          <w:rFonts w:cs="Times New Roman"/>
        </w:rPr>
        <w:t xml:space="preserve"> H</w:t>
      </w:r>
      <w:r w:rsidRPr="00CE22AF">
        <w:rPr>
          <w:rFonts w:cs="Times New Roman"/>
          <w:vertAlign w:val="subscript"/>
        </w:rPr>
        <w:t>1</w:t>
      </w:r>
      <w:r>
        <w:rPr>
          <w:rFonts w:cs="Times New Roman"/>
        </w:rPr>
        <w:t xml:space="preserve">: </w:t>
      </w:r>
      <w:r w:rsidRPr="007A60D7">
        <w:rPr>
          <w:rFonts w:cs="Times New Roman"/>
        </w:rPr>
        <w:t xml:space="preserve">There will be </w:t>
      </w:r>
      <w:r>
        <w:rPr>
          <w:rFonts w:cs="Times New Roman"/>
        </w:rPr>
        <w:t>a</w:t>
      </w:r>
      <w:r w:rsidRPr="007A60D7">
        <w:rPr>
          <w:rFonts w:cs="Times New Roman"/>
        </w:rPr>
        <w:t xml:space="preserve"> significant difference between </w:t>
      </w:r>
      <w:r>
        <w:rPr>
          <w:rFonts w:cs="Times New Roman"/>
        </w:rPr>
        <w:t>the overall short-</w:t>
      </w:r>
      <w:r w:rsidRPr="007A60D7">
        <w:rPr>
          <w:rFonts w:cs="Times New Roman"/>
        </w:rPr>
        <w:t>te</w:t>
      </w:r>
      <w:r>
        <w:rPr>
          <w:rFonts w:cs="Times New Roman"/>
        </w:rPr>
        <w:t>r</w:t>
      </w:r>
      <w:r w:rsidRPr="007A60D7">
        <w:rPr>
          <w:rFonts w:cs="Times New Roman"/>
        </w:rPr>
        <w:t xml:space="preserve">m volatility rate </w:t>
      </w:r>
      <w:r>
        <w:rPr>
          <w:rFonts w:cs="Times New Roman"/>
        </w:rPr>
        <w:t xml:space="preserve">of industries </w:t>
      </w:r>
      <w:r w:rsidRPr="007A60D7">
        <w:rPr>
          <w:rFonts w:cs="Times New Roman"/>
        </w:rPr>
        <w:t>following executive leadership changes.</w:t>
      </w:r>
      <w:bookmarkStart w:id="34" w:name="_Toc248310310"/>
    </w:p>
    <w:p w14:paraId="69219B1B" w14:textId="77777777" w:rsidR="00DB62EA" w:rsidRPr="00DB62EA" w:rsidRDefault="00DB62EA" w:rsidP="00DB62EA">
      <w:pPr>
        <w:pStyle w:val="Heading2"/>
      </w:pPr>
      <w:bookmarkStart w:id="35" w:name="_Toc260565947"/>
      <w:bookmarkStart w:id="36" w:name="_Toc261381247"/>
      <w:bookmarkStart w:id="37" w:name="_Toc261382057"/>
      <w:r w:rsidRPr="00DB62EA">
        <w:t>Researcher’s Assumptions/Bias</w:t>
      </w:r>
      <w:bookmarkEnd w:id="34"/>
      <w:bookmarkEnd w:id="35"/>
      <w:bookmarkEnd w:id="36"/>
      <w:bookmarkEnd w:id="37"/>
    </w:p>
    <w:p w14:paraId="49485158" w14:textId="77777777" w:rsidR="00DB62EA" w:rsidRPr="00B4743D" w:rsidRDefault="00DB62EA" w:rsidP="00DB62EA">
      <w:pPr>
        <w:rPr>
          <w:rFonts w:cs="Times New Roman"/>
        </w:rPr>
      </w:pPr>
      <w:r w:rsidRPr="00B4743D">
        <w:rPr>
          <w:rFonts w:cs="Times New Roman"/>
        </w:rPr>
        <w:t xml:space="preserve">All research is accompanied by assumptions held by the researcher.  The assumptions may arise from </w:t>
      </w:r>
      <w:proofErr w:type="gramStart"/>
      <w:r w:rsidRPr="00B4743D">
        <w:rPr>
          <w:rFonts w:cs="Times New Roman"/>
        </w:rPr>
        <w:t>past experience</w:t>
      </w:r>
      <w:proofErr w:type="gramEnd"/>
      <w:r w:rsidRPr="00B4743D">
        <w:rPr>
          <w:rFonts w:cs="Times New Roman"/>
        </w:rPr>
        <w:t xml:space="preserve"> or previous knowledge. The assumptions may also be based in existing theory. </w:t>
      </w:r>
      <w:r w:rsidRPr="0048513E">
        <w:rPr>
          <w:rFonts w:cs="Times New Roman"/>
        </w:rPr>
        <w:t>The primary assumptions that the researcher will have to suspend are the ideas that she has heard from speculative sources such as the mainstream media as well as the results of past studies regarding stock volatility and executive leadership changes.</w:t>
      </w:r>
    </w:p>
    <w:p w14:paraId="76658471" w14:textId="77777777" w:rsidR="00DB62EA" w:rsidRPr="00DB62EA" w:rsidRDefault="00DB62EA" w:rsidP="00DB62EA">
      <w:pPr>
        <w:pStyle w:val="Heading2"/>
      </w:pPr>
      <w:bookmarkStart w:id="38" w:name="_Toc237268737"/>
      <w:bookmarkStart w:id="39" w:name="_Toc248310311"/>
      <w:bookmarkStart w:id="40" w:name="_Toc260565948"/>
      <w:bookmarkStart w:id="41" w:name="_Toc261381248"/>
      <w:bookmarkStart w:id="42" w:name="_Toc261382058"/>
      <w:r w:rsidRPr="00DB62EA">
        <w:t>Significance of the Study</w:t>
      </w:r>
      <w:bookmarkEnd w:id="38"/>
      <w:bookmarkEnd w:id="39"/>
      <w:bookmarkEnd w:id="40"/>
      <w:bookmarkEnd w:id="41"/>
      <w:bookmarkEnd w:id="42"/>
    </w:p>
    <w:p w14:paraId="2F96DD56" w14:textId="77777777" w:rsidR="00DB62EA" w:rsidRPr="00043015" w:rsidRDefault="00DB62EA" w:rsidP="00DB62EA">
      <w:pPr>
        <w:rPr>
          <w:rFonts w:cs="Times New Roman"/>
        </w:rPr>
      </w:pPr>
      <w:r w:rsidRPr="00A3004D">
        <w:rPr>
          <w:rFonts w:cs="Times New Roman"/>
        </w:rPr>
        <w:t>This study is significant to upper management and stockholders alike due to its ability to hopefully address any major trends in short-term market volatility following a management change and comparing the rates by industry. It will be useful as changes in stock price are one factor indicative of an organization’s overall health and industry changes are useful as economists measure the world’s macroeconomic system, which is largely composed of publicly traded companies (NASDAQ, 2013)</w:t>
      </w:r>
      <w:r>
        <w:rPr>
          <w:rFonts w:cs="Times New Roman"/>
        </w:rPr>
        <w:t xml:space="preserve">. </w:t>
      </w:r>
      <w:r w:rsidRPr="00A3004D">
        <w:rPr>
          <w:rFonts w:cs="Times New Roman"/>
        </w:rPr>
        <w:t xml:space="preserve">This study </w:t>
      </w:r>
      <w:r w:rsidRPr="005E4D0B">
        <w:rPr>
          <w:rFonts w:cs="Times New Roman"/>
        </w:rPr>
        <w:t xml:space="preserve">can help industry experts understand what potential short term effects leadership changes may have on their organization based on historical data of other organizations in similar </w:t>
      </w:r>
      <w:r w:rsidRPr="005E4D0B">
        <w:rPr>
          <w:rFonts w:cs="Times New Roman"/>
        </w:rPr>
        <w:lastRenderedPageBreak/>
        <w:t>industries. If a CEO change means that the company’s stock capital becomes volatile, it puts more pressure on the CEO to deal with the speculators through PR campaigns and takes away from the time he or she should be handling organizational operational matters. The volatility also unnerves employees, who may see a drop in stock prices as a sign that the company is in poor health, thus affecting their pro</w:t>
      </w:r>
      <w:r w:rsidRPr="00420CFE">
        <w:rPr>
          <w:rFonts w:cs="Times New Roman"/>
        </w:rPr>
        <w:t>ductivity and morale levels.</w:t>
      </w:r>
    </w:p>
    <w:p w14:paraId="49B5F080" w14:textId="77777777" w:rsidR="00DB62EA" w:rsidRPr="00DB62EA" w:rsidRDefault="00DB62EA" w:rsidP="00DB62EA">
      <w:pPr>
        <w:pStyle w:val="Heading2"/>
      </w:pPr>
      <w:bookmarkStart w:id="43" w:name="_Toc248310312"/>
      <w:bookmarkStart w:id="44" w:name="_Toc260565949"/>
      <w:bookmarkStart w:id="45" w:name="_Toc261381249"/>
      <w:bookmarkStart w:id="46" w:name="_Toc261382059"/>
      <w:r w:rsidRPr="00DB62EA">
        <w:t>General Overview of Research Design</w:t>
      </w:r>
      <w:bookmarkEnd w:id="43"/>
      <w:bookmarkEnd w:id="44"/>
      <w:bookmarkEnd w:id="45"/>
      <w:bookmarkEnd w:id="46"/>
    </w:p>
    <w:p w14:paraId="63D84A8B" w14:textId="77777777" w:rsidR="00DB62EA" w:rsidRPr="0059725C" w:rsidRDefault="00DB62EA" w:rsidP="00DB62EA">
      <w:pPr>
        <w:rPr>
          <w:rFonts w:cs="Times New Roman"/>
        </w:rPr>
      </w:pPr>
      <w:r w:rsidRPr="00A3004D">
        <w:rPr>
          <w:rFonts w:cs="Times New Roman"/>
        </w:rPr>
        <w:t xml:space="preserve">This study will be a </w:t>
      </w:r>
      <w:r>
        <w:rPr>
          <w:rFonts w:cs="Times New Roman"/>
        </w:rPr>
        <w:t>quantitative study</w:t>
      </w:r>
      <w:r w:rsidRPr="005E4D0B">
        <w:rPr>
          <w:rFonts w:cs="Times New Roman"/>
        </w:rPr>
        <w:t xml:space="preserve">, relying </w:t>
      </w:r>
      <w:r>
        <w:rPr>
          <w:rFonts w:cs="Times New Roman"/>
        </w:rPr>
        <w:t>primarily</w:t>
      </w:r>
      <w:r w:rsidRPr="005E4D0B">
        <w:rPr>
          <w:rFonts w:cs="Times New Roman"/>
        </w:rPr>
        <w:t xml:space="preserve"> on quantitative data collection, which, according to Leman (2011), includes the process of collecting historical data through written records and regression analysis. According to Stake (2010), quantitative thinking relies heavily on linear attributes, measurement, and statistical analysis.  For this reason, pure quantitative studies often involve making inferences and deductions strictly based on numerical data, such as sales figures or close-ended survey results.  Furthermore, Stake (2010) stated qualitative, on the other hand, re</w:t>
      </w:r>
      <w:r w:rsidRPr="0059725C">
        <w:rPr>
          <w:rFonts w:cs="Times New Roman"/>
        </w:rPr>
        <w:t xml:space="preserve">lies primarily on human perception and understanding.  </w:t>
      </w:r>
    </w:p>
    <w:p w14:paraId="7BB0B3D9" w14:textId="77777777" w:rsidR="00DB62EA" w:rsidRPr="00DB62EA" w:rsidRDefault="00DB62EA" w:rsidP="00DB62EA">
      <w:pPr>
        <w:pStyle w:val="Heading2"/>
      </w:pPr>
      <w:bookmarkStart w:id="47" w:name="_Toc237268741"/>
      <w:bookmarkStart w:id="48" w:name="_Toc248310313"/>
      <w:bookmarkStart w:id="49" w:name="_Toc260565950"/>
      <w:bookmarkStart w:id="50" w:name="_Toc261381250"/>
      <w:bookmarkStart w:id="51" w:name="_Toc261382060"/>
      <w:r w:rsidRPr="00DB62EA">
        <w:t>Theoretical Framework</w:t>
      </w:r>
      <w:bookmarkEnd w:id="47"/>
      <w:bookmarkEnd w:id="48"/>
      <w:bookmarkEnd w:id="49"/>
      <w:bookmarkEnd w:id="50"/>
      <w:bookmarkEnd w:id="51"/>
    </w:p>
    <w:p w14:paraId="44F0879D" w14:textId="77777777" w:rsidR="00DB62EA" w:rsidRPr="005E4D0B" w:rsidRDefault="00DB62EA" w:rsidP="00DB62EA">
      <w:pPr>
        <w:widowControl w:val="0"/>
        <w:autoSpaceDE w:val="0"/>
        <w:autoSpaceDN w:val="0"/>
        <w:adjustRightInd w:val="0"/>
        <w:rPr>
          <w:rFonts w:eastAsia="Times New Roman" w:cs="Times New Roman"/>
        </w:rPr>
      </w:pPr>
      <w:r w:rsidRPr="00A3004D">
        <w:rPr>
          <w:rFonts w:cs="Times New Roman"/>
        </w:rPr>
        <w:t xml:space="preserve">When approaching such a study in the social sciences, it is important to understand the </w:t>
      </w:r>
      <w:r w:rsidRPr="00A3004D">
        <w:rPr>
          <w:rFonts w:cs="Times New Roman"/>
          <w:color w:val="231F20"/>
        </w:rPr>
        <w:t xml:space="preserve">philosophical underpinnings that set the tone of the study (Ilisko, 2013). Feast and Melles (2010) </w:t>
      </w:r>
      <w:r w:rsidRPr="005E4D0B">
        <w:rPr>
          <w:rStyle w:val="a1"/>
          <w:color w:val="000000"/>
          <w:lang w:val="en"/>
        </w:rPr>
        <w:t>frame the research process as composed of four basic elements: epistemology, theoretical perspective, methodology, and methods. Epistemology is “</w:t>
      </w:r>
      <w:r w:rsidRPr="0059725C">
        <w:rPr>
          <w:rFonts w:cs="Times New Roman"/>
          <w:color w:val="000000"/>
          <w:bdr w:val="none" w:sz="0" w:space="0" w:color="auto" w:frame="1"/>
          <w:lang w:val="en"/>
        </w:rPr>
        <w:t>the theory of knowledge that defines what kind of knowledge is possible and legitimate” (</w:t>
      </w:r>
      <w:r w:rsidRPr="0059725C">
        <w:rPr>
          <w:rFonts w:cs="Times New Roman"/>
          <w:color w:val="231F20"/>
        </w:rPr>
        <w:t xml:space="preserve">Feast </w:t>
      </w:r>
      <w:r>
        <w:rPr>
          <w:rFonts w:cs="Times New Roman"/>
          <w:color w:val="231F20"/>
        </w:rPr>
        <w:t>&amp;</w:t>
      </w:r>
      <w:r w:rsidRPr="0059725C">
        <w:rPr>
          <w:rFonts w:cs="Times New Roman"/>
          <w:color w:val="231F20"/>
        </w:rPr>
        <w:t xml:space="preserve"> Melles, 2010).</w:t>
      </w:r>
      <w:r w:rsidRPr="0059725C">
        <w:rPr>
          <w:rFonts w:cs="Times New Roman"/>
          <w:color w:val="000000"/>
          <w:bdr w:val="none" w:sz="0" w:space="0" w:color="auto" w:frame="1"/>
          <w:lang w:val="en"/>
        </w:rPr>
        <w:t xml:space="preserve"> </w:t>
      </w:r>
      <w:r w:rsidRPr="0059725C">
        <w:rPr>
          <w:rFonts w:cs="Times New Roman"/>
        </w:rPr>
        <w:t xml:space="preserve"> For this study, a rationalist </w:t>
      </w:r>
      <w:r w:rsidRPr="0059725C">
        <w:rPr>
          <w:rFonts w:cs="Times New Roman"/>
          <w:color w:val="231F20"/>
        </w:rPr>
        <w:t>epistemological position will be taken</w:t>
      </w:r>
      <w:r w:rsidRPr="00621088">
        <w:rPr>
          <w:rFonts w:eastAsia="Times New Roman" w:cs="Times New Roman"/>
        </w:rPr>
        <w:t>.</w:t>
      </w:r>
    </w:p>
    <w:p w14:paraId="5A8F6E92" w14:textId="77777777" w:rsidR="00DB62EA" w:rsidRPr="0059725C" w:rsidRDefault="00DB62EA" w:rsidP="00DB62EA">
      <w:pPr>
        <w:rPr>
          <w:rFonts w:eastAsia="Times New Roman" w:cs="Times New Roman"/>
        </w:rPr>
      </w:pPr>
      <w:r w:rsidRPr="005E4D0B">
        <w:rPr>
          <w:rFonts w:eastAsia="Times New Roman" w:cs="Times New Roman"/>
        </w:rPr>
        <w:lastRenderedPageBreak/>
        <w:t>According to Bernard (2012), rationalist theory dictates that since it is not p</w:t>
      </w:r>
      <w:r w:rsidRPr="00420CFE">
        <w:rPr>
          <w:rFonts w:eastAsia="Times New Roman" w:cs="Times New Roman"/>
        </w:rPr>
        <w:t>ossible experience all knowledge firsthand and therefore must make inferences and deductions based on logic and reasoning. From th</w:t>
      </w:r>
      <w:r w:rsidRPr="0059725C">
        <w:rPr>
          <w:rFonts w:eastAsia="Times New Roman" w:cs="Times New Roman"/>
        </w:rPr>
        <w:t>is perspective, the</w:t>
      </w:r>
      <w:r>
        <w:rPr>
          <w:rFonts w:eastAsia="Times New Roman" w:cs="Times New Roman"/>
        </w:rPr>
        <w:t xml:space="preserve">re are a priori truths that if </w:t>
      </w:r>
      <w:r w:rsidRPr="0059725C">
        <w:rPr>
          <w:rFonts w:eastAsia="Times New Roman" w:cs="Times New Roman"/>
        </w:rPr>
        <w:t>we prepare our minds adequa</w:t>
      </w:r>
      <w:r>
        <w:rPr>
          <w:rFonts w:eastAsia="Times New Roman" w:cs="Times New Roman"/>
        </w:rPr>
        <w:t>tely, will become evident to us</w:t>
      </w:r>
      <w:r w:rsidRPr="0059725C">
        <w:rPr>
          <w:rFonts w:eastAsia="Times New Roman" w:cs="Times New Roman"/>
        </w:rPr>
        <w:t xml:space="preserve"> (Bernard, 2012) through the process of deduction. Markie (2013) asserts that deduction is a process in which we derive conclusions from intuited premises through valid arguments, ones in which the conclusion must be true if the premises are true. We intuit, for example, that the number three is prime and that it is greater than two. We then deduce from this knowledge that there is a prime number greater than two. Intuition and deduction thus provide us with knowledge </w:t>
      </w:r>
      <w:r w:rsidRPr="0059725C">
        <w:rPr>
          <w:rStyle w:val="Emphasis"/>
          <w:rFonts w:eastAsia="Times New Roman" w:cs="Times New Roman"/>
        </w:rPr>
        <w:t>a priori</w:t>
      </w:r>
      <w:r w:rsidRPr="0059725C">
        <w:rPr>
          <w:rFonts w:eastAsia="Times New Roman" w:cs="Times New Roman"/>
        </w:rPr>
        <w:t>, which is to say knowledge gained independently of sense experience (Markie, 2013).</w:t>
      </w:r>
    </w:p>
    <w:p w14:paraId="4B91BD64" w14:textId="77777777" w:rsidR="00DB62EA" w:rsidRPr="005E4D0B" w:rsidRDefault="00DB62EA" w:rsidP="00DB62EA">
      <w:pPr>
        <w:autoSpaceDE w:val="0"/>
        <w:autoSpaceDN w:val="0"/>
        <w:adjustRightInd w:val="0"/>
        <w:rPr>
          <w:rFonts w:cs="Times New Roman"/>
        </w:rPr>
      </w:pPr>
      <w:r w:rsidRPr="0059725C">
        <w:rPr>
          <w:rStyle w:val="a1"/>
          <w:color w:val="000000"/>
          <w:lang w:val="en"/>
        </w:rPr>
        <w:t>Theoret</w:t>
      </w:r>
      <w:r>
        <w:rPr>
          <w:rStyle w:val="a1"/>
          <w:color w:val="000000"/>
          <w:lang w:val="en"/>
        </w:rPr>
        <w:t xml:space="preserve">ical perspective is defined as </w:t>
      </w:r>
      <w:r w:rsidRPr="0059725C">
        <w:rPr>
          <w:rStyle w:val="a1"/>
          <w:color w:val="000000"/>
          <w:lang w:val="en"/>
        </w:rPr>
        <w:t>the philosophical stance informing the methodology an</w:t>
      </w:r>
      <w:r w:rsidRPr="00621088">
        <w:rPr>
          <w:rStyle w:val="a1"/>
          <w:color w:val="000000"/>
          <w:lang w:val="en"/>
        </w:rPr>
        <w:t>d thus providing a context for the process and g</w:t>
      </w:r>
      <w:r>
        <w:rPr>
          <w:rStyle w:val="a1"/>
          <w:color w:val="000000"/>
          <w:lang w:val="en"/>
        </w:rPr>
        <w:t>rounding its logic and criteria</w:t>
      </w:r>
      <w:r w:rsidRPr="00621088">
        <w:rPr>
          <w:rStyle w:val="a1"/>
          <w:color w:val="000000"/>
          <w:lang w:val="en"/>
        </w:rPr>
        <w:t xml:space="preserve"> (Feast &amp; Melles, 2010). </w:t>
      </w:r>
      <w:r w:rsidRPr="00621088">
        <w:rPr>
          <w:rFonts w:cs="Times New Roman"/>
        </w:rPr>
        <w:t>There are several theoretical frameworks involving the role of a leader and leadership effects on an organization (Bass &amp; Bass, 2009</w:t>
      </w:r>
      <w:r>
        <w:rPr>
          <w:rFonts w:cs="Times New Roman"/>
        </w:rPr>
        <w:t>;</w:t>
      </w:r>
      <w:r w:rsidRPr="00621088">
        <w:rPr>
          <w:rFonts w:cs="Times New Roman"/>
        </w:rPr>
        <w:t xml:space="preserve"> Robbins &amp; Coulter, 2010</w:t>
      </w:r>
      <w:r>
        <w:rPr>
          <w:rFonts w:cs="Times New Roman"/>
        </w:rPr>
        <w:t>;</w:t>
      </w:r>
      <w:r w:rsidRPr="00621088">
        <w:rPr>
          <w:rFonts w:cs="Times New Roman"/>
        </w:rPr>
        <w:t xml:space="preserve"> Huang, Kahai &amp; Jestice, 2010</w:t>
      </w:r>
      <w:r>
        <w:rPr>
          <w:rFonts w:cs="Times New Roman"/>
        </w:rPr>
        <w:t>;</w:t>
      </w:r>
      <w:r w:rsidRPr="00621088">
        <w:rPr>
          <w:rFonts w:cs="Times New Roman"/>
        </w:rPr>
        <w:t xml:space="preserve"> O’Reilly et al, 2010</w:t>
      </w:r>
      <w:r>
        <w:rPr>
          <w:rFonts w:cs="Times New Roman"/>
        </w:rPr>
        <w:t>;</w:t>
      </w:r>
      <w:r w:rsidRPr="00621088">
        <w:rPr>
          <w:rFonts w:cs="Times New Roman"/>
        </w:rPr>
        <w:t xml:space="preserve"> Hanay, 2009).  The two largely competing frameworks as described by Robbins </w:t>
      </w:r>
      <w:r>
        <w:rPr>
          <w:rFonts w:cs="Times New Roman"/>
        </w:rPr>
        <w:t>and</w:t>
      </w:r>
      <w:r w:rsidRPr="00621088">
        <w:rPr>
          <w:rFonts w:cs="Times New Roman"/>
        </w:rPr>
        <w:t xml:space="preserve"> Coulter (2010) and Hanay (2009) are symbolic vs. omnipotent.  The </w:t>
      </w:r>
      <w:r w:rsidRPr="00386D17">
        <w:rPr>
          <w:rFonts w:cs="Times New Roman"/>
          <w:bCs/>
        </w:rPr>
        <w:t>omnipotent view of management states</w:t>
      </w:r>
      <w:r w:rsidRPr="00386D17">
        <w:rPr>
          <w:rFonts w:cs="Times New Roman"/>
          <w:b/>
          <w:bCs/>
        </w:rPr>
        <w:t xml:space="preserve"> </w:t>
      </w:r>
      <w:r w:rsidRPr="00386D17">
        <w:rPr>
          <w:rFonts w:cs="Times New Roman"/>
        </w:rPr>
        <w:t>that managers are directly responsi</w:t>
      </w:r>
      <w:r w:rsidRPr="007C6DB3">
        <w:rPr>
          <w:rFonts w:cs="Times New Roman"/>
        </w:rPr>
        <w:t xml:space="preserve">ble for an organization’s success or failure.  However, the </w:t>
      </w:r>
      <w:r w:rsidRPr="007C6DB3">
        <w:rPr>
          <w:rFonts w:cs="Times New Roman"/>
          <w:bCs/>
        </w:rPr>
        <w:t>symbolic view of management believes that</w:t>
      </w:r>
      <w:r w:rsidRPr="007C6DB3">
        <w:rPr>
          <w:rFonts w:cs="Times New Roman"/>
          <w:b/>
          <w:bCs/>
        </w:rPr>
        <w:t xml:space="preserve"> </w:t>
      </w:r>
      <w:r w:rsidRPr="007C6DB3">
        <w:rPr>
          <w:rFonts w:cs="Times New Roman"/>
        </w:rPr>
        <w:t xml:space="preserve">much of an organization’s success or failure is due to external forces outside managers’ control.  Hanay (2009) asserts that if employees view a leader as omnipotent and unquestioningly correct in all things, it is unlikely that they will provide an opinion, let alone challenge a leader’s position. These </w:t>
      </w:r>
      <w:r w:rsidRPr="007C6DB3">
        <w:rPr>
          <w:rFonts w:cs="Times New Roman"/>
        </w:rPr>
        <w:lastRenderedPageBreak/>
        <w:t>two competing frameworks are not exclusive to management. According to Robbins and Coulter (2010), many professional sports coaches and political leaders are also judged by these standards.  Despite empirical evidence indicating otherwise, many, including shareholders, still hold an omnipotent view of management.  A change can cause a shift in confidence in the shareholders, thus affecting the equity volatility of the organization (Zweig, 2003).</w:t>
      </w:r>
      <w:r>
        <w:rPr>
          <w:rFonts w:cs="Times New Roman"/>
        </w:rPr>
        <w:t xml:space="preserve"> </w:t>
      </w:r>
      <w:r w:rsidRPr="009B75AF">
        <w:rPr>
          <w:rFonts w:cs="Times New Roman"/>
        </w:rPr>
        <w:t xml:space="preserve">Another theoretical focus lies in the causational theory of conditionals as it relates to financial performance and possible </w:t>
      </w:r>
      <w:r w:rsidRPr="005E4D0B">
        <w:rPr>
          <w:rFonts w:cs="Times New Roman"/>
        </w:rPr>
        <w:t xml:space="preserve">outcomes of events. The events are considered antecedents (A), or the causes, while the effects are the consequents (C). By using basic subjunctive reasoning, if A, then C, one can employ principles of logic and conditional probability in conjunction with knowledge of industrial factors to best determine possible outcomes </w:t>
      </w:r>
      <w:proofErr w:type="gramStart"/>
      <w:r w:rsidRPr="005E4D0B">
        <w:rPr>
          <w:rFonts w:cs="Times New Roman"/>
        </w:rPr>
        <w:t>with regard to</w:t>
      </w:r>
      <w:proofErr w:type="gramEnd"/>
      <w:r w:rsidRPr="005E4D0B">
        <w:rPr>
          <w:rFonts w:cs="Times New Roman"/>
        </w:rPr>
        <w:t xml:space="preserve"> the effect of leadership changes (Bennett, 2003).</w:t>
      </w:r>
    </w:p>
    <w:p w14:paraId="311B83D0" w14:textId="77777777" w:rsidR="00DB62EA" w:rsidRPr="00DB62EA" w:rsidRDefault="00DB62EA" w:rsidP="00DB62EA">
      <w:pPr>
        <w:pStyle w:val="Heading2"/>
      </w:pPr>
      <w:bookmarkStart w:id="52" w:name="_Toc237268743"/>
      <w:bookmarkStart w:id="53" w:name="_Toc248310314"/>
      <w:bookmarkStart w:id="54" w:name="_Toc260565951"/>
      <w:bookmarkStart w:id="55" w:name="_Toc261381251"/>
      <w:bookmarkStart w:id="56" w:name="_Toc261382061"/>
      <w:r w:rsidRPr="00DB62EA">
        <w:t>Scope</w:t>
      </w:r>
      <w:bookmarkEnd w:id="52"/>
      <w:bookmarkEnd w:id="53"/>
      <w:bookmarkEnd w:id="54"/>
      <w:bookmarkEnd w:id="55"/>
      <w:bookmarkEnd w:id="56"/>
    </w:p>
    <w:p w14:paraId="079C9E47" w14:textId="77777777" w:rsidR="00DB62EA" w:rsidRPr="005E4D0B" w:rsidRDefault="00DB62EA" w:rsidP="00DB62EA">
      <w:pPr>
        <w:rPr>
          <w:rFonts w:cs="Times New Roman"/>
        </w:rPr>
      </w:pPr>
      <w:r w:rsidRPr="00A3004D">
        <w:rPr>
          <w:rFonts w:cs="Times New Roman"/>
        </w:rPr>
        <w:t xml:space="preserve">This study will examine approximately </w:t>
      </w:r>
      <w:r>
        <w:rPr>
          <w:rFonts w:cs="Times New Roman"/>
        </w:rPr>
        <w:t>162</w:t>
      </w:r>
      <w:r w:rsidRPr="00A3004D">
        <w:rPr>
          <w:rFonts w:cs="Times New Roman"/>
        </w:rPr>
        <w:t xml:space="preserve"> </w:t>
      </w:r>
      <w:r w:rsidRPr="005E4D0B">
        <w:rPr>
          <w:rFonts w:cs="Times New Roman"/>
        </w:rPr>
        <w:t xml:space="preserve">publicly traded Fortune 1000 </w:t>
      </w:r>
      <w:r>
        <w:rPr>
          <w:rFonts w:cs="Times New Roman"/>
        </w:rPr>
        <w:t xml:space="preserve">companies in the years </w:t>
      </w:r>
      <w:r w:rsidRPr="00420CFE">
        <w:rPr>
          <w:rFonts w:cs="Times New Roman"/>
        </w:rPr>
        <w:t xml:space="preserve">of 2012 </w:t>
      </w:r>
      <w:r>
        <w:rPr>
          <w:rFonts w:cs="Times New Roman"/>
        </w:rPr>
        <w:t xml:space="preserve">and 2013 </w:t>
      </w:r>
      <w:r w:rsidRPr="0059725C">
        <w:rPr>
          <w:rFonts w:cs="Times New Roman"/>
        </w:rPr>
        <w:t xml:space="preserve">that have had executive </w:t>
      </w:r>
      <w:r>
        <w:rPr>
          <w:rFonts w:cs="Times New Roman"/>
        </w:rPr>
        <w:t xml:space="preserve">leadership changes. In this study, executive leaders will be defined as either the CEO or the president of a qualifying organization. </w:t>
      </w:r>
      <w:r w:rsidRPr="0059725C">
        <w:rPr>
          <w:rFonts w:cs="Times New Roman"/>
        </w:rPr>
        <w:t xml:space="preserve">It will examine the impact on stock performance </w:t>
      </w:r>
      <w:r>
        <w:rPr>
          <w:rFonts w:cs="Times New Roman"/>
        </w:rPr>
        <w:t>for the three mo</w:t>
      </w:r>
      <w:ins w:id="57" w:author="CEC User" w:date="2014-05-06T10:36:00Z">
        <w:r>
          <w:rPr>
            <w:rFonts w:cs="Times New Roman"/>
          </w:rPr>
          <w:t>n</w:t>
        </w:r>
      </w:ins>
      <w:r>
        <w:rPr>
          <w:rFonts w:cs="Times New Roman"/>
        </w:rPr>
        <w:t>ths prior to the executive leadership change as well as the</w:t>
      </w:r>
      <w:r w:rsidRPr="0059725C">
        <w:rPr>
          <w:rFonts w:cs="Times New Roman"/>
        </w:rPr>
        <w:t xml:space="preserve"> </w:t>
      </w:r>
      <w:r>
        <w:rPr>
          <w:rFonts w:cs="Times New Roman"/>
        </w:rPr>
        <w:t>three</w:t>
      </w:r>
      <w:r w:rsidRPr="0059725C">
        <w:rPr>
          <w:rFonts w:cs="Times New Roman"/>
        </w:rPr>
        <w:t xml:space="preserve"> months</w:t>
      </w:r>
      <w:r>
        <w:rPr>
          <w:rFonts w:cs="Times New Roman"/>
        </w:rPr>
        <w:t xml:space="preserve"> following the executive leadership change</w:t>
      </w:r>
      <w:r w:rsidRPr="00621088">
        <w:rPr>
          <w:rFonts w:cs="Times New Roman"/>
        </w:rPr>
        <w:t xml:space="preserve">.  </w:t>
      </w:r>
      <w:r>
        <w:rPr>
          <w:rFonts w:cs="Times New Roman"/>
        </w:rPr>
        <w:t>It will then compare the volatility rates across the industries of the Industry Benchmark Classification (ICB) standards.</w:t>
      </w:r>
    </w:p>
    <w:p w14:paraId="1E70C9DC" w14:textId="77777777" w:rsidR="00DB62EA" w:rsidRPr="00DB62EA" w:rsidRDefault="00DB62EA" w:rsidP="00DB62EA">
      <w:pPr>
        <w:pStyle w:val="Heading2"/>
      </w:pPr>
      <w:bookmarkStart w:id="58" w:name="_Toc237268744"/>
      <w:bookmarkStart w:id="59" w:name="_Toc248310315"/>
      <w:bookmarkStart w:id="60" w:name="_Toc260565952"/>
      <w:bookmarkStart w:id="61" w:name="_Toc261381252"/>
      <w:bookmarkStart w:id="62" w:name="_Toc261382062"/>
      <w:r w:rsidRPr="00DB62EA">
        <w:lastRenderedPageBreak/>
        <w:t>Limitations</w:t>
      </w:r>
      <w:bookmarkEnd w:id="58"/>
      <w:bookmarkEnd w:id="59"/>
      <w:bookmarkEnd w:id="60"/>
      <w:bookmarkEnd w:id="61"/>
      <w:bookmarkEnd w:id="62"/>
    </w:p>
    <w:p w14:paraId="67FCBC02" w14:textId="77777777" w:rsidR="00DB62EA" w:rsidRPr="00043015" w:rsidRDefault="00DB62EA" w:rsidP="00DB62EA">
      <w:pPr>
        <w:rPr>
          <w:rFonts w:cs="Times New Roman"/>
        </w:rPr>
      </w:pPr>
      <w:r w:rsidRPr="00A3004D">
        <w:rPr>
          <w:rFonts w:cs="Times New Roman"/>
        </w:rPr>
        <w:t>There are several limitations for this study.  A primary limitation will be that other factors might have occurred simultaneously with a leadership change (i.e. general economic recession, elections, terrorist activities, etc.)</w:t>
      </w:r>
      <w:r>
        <w:rPr>
          <w:rFonts w:cs="Times New Roman"/>
        </w:rPr>
        <w:t>.</w:t>
      </w:r>
      <w:r w:rsidRPr="00A3004D">
        <w:rPr>
          <w:rFonts w:cs="Times New Roman"/>
        </w:rPr>
        <w:t xml:space="preserve">  These will be controlled for as much as possible.  Another limitation is that some of the i</w:t>
      </w:r>
      <w:r w:rsidRPr="005E4D0B">
        <w:rPr>
          <w:rFonts w:cs="Times New Roman"/>
        </w:rPr>
        <w:t xml:space="preserve">ndustries have not </w:t>
      </w:r>
      <w:r w:rsidRPr="00420CFE">
        <w:rPr>
          <w:rFonts w:cs="Times New Roman"/>
        </w:rPr>
        <w:t>experienced as many leadership changes</w:t>
      </w:r>
      <w:r w:rsidRPr="0059725C">
        <w:rPr>
          <w:rFonts w:cs="Times New Roman"/>
        </w:rPr>
        <w:t>, so there may be less historical data and therefore a smaller population</w:t>
      </w:r>
      <w:r w:rsidRPr="005E4D0B">
        <w:rPr>
          <w:rFonts w:cs="Times New Roman"/>
        </w:rPr>
        <w:t>.</w:t>
      </w:r>
      <w:r>
        <w:rPr>
          <w:rFonts w:cs="Times New Roman"/>
        </w:rPr>
        <w:t xml:space="preserve"> Another limitation is that high frequency trading (HFT) will have an impact on the volatility as well. Another limitation is the possibility that two leadership changes might have occurred within three months. </w:t>
      </w:r>
      <w:bookmarkStart w:id="63" w:name="_Toc237268745"/>
    </w:p>
    <w:p w14:paraId="65C596AE" w14:textId="77777777" w:rsidR="00DB62EA" w:rsidRPr="00DB62EA" w:rsidRDefault="00DB62EA" w:rsidP="00DB62EA">
      <w:pPr>
        <w:pStyle w:val="Heading2"/>
      </w:pPr>
      <w:bookmarkStart w:id="64" w:name="_Toc248310316"/>
      <w:bookmarkStart w:id="65" w:name="_Toc260565953"/>
      <w:bookmarkStart w:id="66" w:name="_Toc261381253"/>
      <w:bookmarkStart w:id="67" w:name="_Toc261382063"/>
      <w:r w:rsidRPr="00DB62EA">
        <w:t>Delimitations</w:t>
      </w:r>
      <w:bookmarkEnd w:id="63"/>
      <w:bookmarkEnd w:id="64"/>
      <w:bookmarkEnd w:id="65"/>
      <w:bookmarkEnd w:id="66"/>
      <w:bookmarkEnd w:id="67"/>
    </w:p>
    <w:p w14:paraId="68327803" w14:textId="77777777" w:rsidR="00DB62EA" w:rsidRDefault="00DB62EA" w:rsidP="00DB62EA">
      <w:pPr>
        <w:rPr>
          <w:rFonts w:cs="Times New Roman"/>
        </w:rPr>
      </w:pPr>
      <w:r w:rsidRPr="00A3004D">
        <w:rPr>
          <w:rFonts w:cs="Times New Roman"/>
        </w:rPr>
        <w:t xml:space="preserve">Delimitations are the boundaries set forth by the researcher. In this study, the main delimitation was only researching U.S.-based organizations </w:t>
      </w:r>
      <w:r w:rsidRPr="005E4D0B">
        <w:rPr>
          <w:rFonts w:cs="Times New Roman"/>
        </w:rPr>
        <w:t>on the Fortune 1000 list and only examining data from 2012. The reasoning behind this was to get the most timely and relevant data. Due to the time constraints and time needed for analysis, analyzing data for more than a year was not feasible for this study.</w:t>
      </w:r>
      <w:r>
        <w:rPr>
          <w:rFonts w:cs="Times New Roman"/>
        </w:rPr>
        <w:t xml:space="preserve"> As for the HFT limitation, according to Zheng’s (2010) research, HFT occurs at about the same rate in all industries and has been occurring at about the same rate for the last several years, so this should not significantly impact the volatility difference between three months prior and three months following a change. </w:t>
      </w:r>
      <w:proofErr w:type="gramStart"/>
      <w:r>
        <w:rPr>
          <w:rFonts w:cs="Times New Roman"/>
        </w:rPr>
        <w:t>In the event that</w:t>
      </w:r>
      <w:proofErr w:type="gramEnd"/>
      <w:r>
        <w:rPr>
          <w:rFonts w:cs="Times New Roman"/>
        </w:rPr>
        <w:t xml:space="preserve"> two executive leadership changes occurred within three months, these cases will probably be eliminated from the population.</w:t>
      </w:r>
    </w:p>
    <w:p w14:paraId="32B11E94" w14:textId="77777777" w:rsidR="002B0F7C" w:rsidRDefault="002B0F7C" w:rsidP="00DB62EA">
      <w:pPr>
        <w:pStyle w:val="Heading2"/>
      </w:pPr>
      <w:bookmarkStart w:id="68" w:name="_Toc248310317"/>
      <w:bookmarkStart w:id="69" w:name="_Toc260565954"/>
      <w:bookmarkStart w:id="70" w:name="_Toc261381254"/>
      <w:bookmarkStart w:id="71" w:name="_Toc261382064"/>
    </w:p>
    <w:p w14:paraId="7332ED05" w14:textId="77777777" w:rsidR="00DB62EA" w:rsidRPr="00DB62EA" w:rsidRDefault="00DB62EA" w:rsidP="00DB62EA">
      <w:pPr>
        <w:pStyle w:val="Heading2"/>
      </w:pPr>
      <w:r w:rsidRPr="00DB62EA">
        <w:t>Definition of Terms</w:t>
      </w:r>
      <w:bookmarkEnd w:id="68"/>
      <w:bookmarkEnd w:id="69"/>
      <w:bookmarkEnd w:id="70"/>
      <w:bookmarkEnd w:id="71"/>
    </w:p>
    <w:p w14:paraId="03BBC22B" w14:textId="77777777" w:rsidR="00DB62EA" w:rsidRDefault="00DB62EA" w:rsidP="00DB62EA">
      <w:pPr>
        <w:rPr>
          <w:rFonts w:cs="Times New Roman"/>
        </w:rPr>
      </w:pPr>
      <w:r>
        <w:rPr>
          <w:rFonts w:cs="Times New Roman"/>
        </w:rPr>
        <w:t>CEO: “Chief Executive Officer” (Robbins &amp; Coulter, 2010, p.56).</w:t>
      </w:r>
    </w:p>
    <w:p w14:paraId="5514AE15" w14:textId="77777777" w:rsidR="00DB62EA" w:rsidRDefault="00DB62EA" w:rsidP="00DB62EA">
      <w:pPr>
        <w:ind w:left="720" w:firstLine="0"/>
        <w:rPr>
          <w:rFonts w:cs="Times New Roman"/>
        </w:rPr>
      </w:pPr>
      <w:r>
        <w:rPr>
          <w:rFonts w:cs="Times New Roman"/>
        </w:rPr>
        <w:t>Common Stock: “S</w:t>
      </w:r>
      <w:r w:rsidRPr="00B7131D">
        <w:rPr>
          <w:rFonts w:cs="Times New Roman"/>
        </w:rPr>
        <w:t>hares entitling their holder to dividends that vary in amount and may even be missed, depending on the fortunes of the company</w:t>
      </w:r>
      <w:r>
        <w:rPr>
          <w:rFonts w:cs="Times New Roman"/>
        </w:rPr>
        <w:t>” (Robbins &amp; Coulter, 2010, p.128).</w:t>
      </w:r>
    </w:p>
    <w:p w14:paraId="156739E4" w14:textId="77777777" w:rsidR="00DB62EA" w:rsidRDefault="00DB62EA" w:rsidP="00DB62EA">
      <w:pPr>
        <w:ind w:left="720" w:firstLine="0"/>
        <w:rPr>
          <w:rFonts w:cs="Times New Roman"/>
        </w:rPr>
      </w:pPr>
      <w:r>
        <w:rPr>
          <w:rFonts w:cs="Times New Roman"/>
        </w:rPr>
        <w:t>NASDAQ: “</w:t>
      </w:r>
      <w:r w:rsidRPr="00CC5FA2">
        <w:rPr>
          <w:rFonts w:cs="Times New Roman"/>
        </w:rPr>
        <w:t>National Association of Securities Dealers Automated Quotations, the second-largest stock exchange in the world by</w:t>
      </w:r>
      <w:r w:rsidRPr="00CC5FA2">
        <w:t> </w:t>
      </w:r>
      <w:r w:rsidRPr="00CC5FA2">
        <w:rPr>
          <w:rFonts w:cs="Times New Roman"/>
        </w:rPr>
        <w:t>market capitalization, after the</w:t>
      </w:r>
      <w:r w:rsidRPr="00CC5FA2">
        <w:t> </w:t>
      </w:r>
      <w:r w:rsidRPr="00CC5FA2">
        <w:rPr>
          <w:rFonts w:cs="Times New Roman"/>
        </w:rPr>
        <w:t>New York Stock Exchange</w:t>
      </w:r>
      <w:r>
        <w:rPr>
          <w:rFonts w:cs="Times New Roman"/>
        </w:rPr>
        <w:t>” (NASDAQ, 2013</w:t>
      </w:r>
      <w:ins w:id="72" w:author="CEC User" w:date="2014-05-06T10:42:00Z">
        <w:r>
          <w:rPr>
            <w:rFonts w:cs="Times New Roman"/>
          </w:rPr>
          <w:t xml:space="preserve">, para. </w:t>
        </w:r>
      </w:ins>
      <w:r>
        <w:rPr>
          <w:rFonts w:cs="Times New Roman"/>
        </w:rPr>
        <w:t>1)</w:t>
      </w:r>
    </w:p>
    <w:p w14:paraId="3424A6A3" w14:textId="77777777" w:rsidR="00DB62EA" w:rsidRDefault="00DB62EA" w:rsidP="00DB62EA">
      <w:pPr>
        <w:ind w:left="720" w:firstLine="0"/>
        <w:rPr>
          <w:rFonts w:cs="Times New Roman"/>
        </w:rPr>
      </w:pPr>
      <w:r>
        <w:rPr>
          <w:rFonts w:cs="Times New Roman"/>
        </w:rPr>
        <w:t>NYSE: “New York Stock Exchange, the world’s largest stock exchange, located in New York City” (NYSE, 2013, para. 1).</w:t>
      </w:r>
    </w:p>
    <w:p w14:paraId="7D1987A3" w14:textId="77777777" w:rsidR="00DB62EA" w:rsidRDefault="00DB62EA" w:rsidP="00DB62EA">
      <w:pPr>
        <w:ind w:left="720" w:firstLine="0"/>
        <w:rPr>
          <w:rFonts w:cs="Times New Roman"/>
        </w:rPr>
      </w:pPr>
      <w:r>
        <w:rPr>
          <w:rFonts w:cs="Times New Roman"/>
        </w:rPr>
        <w:t>Preferred Stock: “S</w:t>
      </w:r>
      <w:r w:rsidRPr="00B7131D">
        <w:rPr>
          <w:rFonts w:cs="Times New Roman"/>
        </w:rPr>
        <w:t>tock that entitles the holder to a fixed dividend, whose payment takes priority over that of common-stock dividends</w:t>
      </w:r>
      <w:r>
        <w:rPr>
          <w:rFonts w:cs="Times New Roman"/>
        </w:rPr>
        <w:t>” (Robbins &amp; Coulter, 2010, p. 132).</w:t>
      </w:r>
    </w:p>
    <w:p w14:paraId="577582E8" w14:textId="77777777" w:rsidR="00DB62EA" w:rsidRPr="00B7131D" w:rsidRDefault="00DB62EA" w:rsidP="00DB62EA">
      <w:pPr>
        <w:ind w:left="720" w:firstLine="0"/>
        <w:rPr>
          <w:rFonts w:cs="Times New Roman"/>
        </w:rPr>
      </w:pPr>
      <w:r>
        <w:rPr>
          <w:rFonts w:cs="Times New Roman"/>
        </w:rPr>
        <w:t>Stock: “T</w:t>
      </w:r>
      <w:r w:rsidRPr="00B7131D">
        <w:rPr>
          <w:rFonts w:cs="Times New Roman"/>
        </w:rPr>
        <w:t xml:space="preserve">he capital raised by a business or corporation through the issue and subscription of </w:t>
      </w:r>
      <w:r>
        <w:rPr>
          <w:rFonts w:cs="Times New Roman"/>
        </w:rPr>
        <w:t>shares” (Robbins &amp; Coulter, 2010, p. 125).</w:t>
      </w:r>
    </w:p>
    <w:p w14:paraId="522BE083" w14:textId="77777777" w:rsidR="00DB62EA" w:rsidRPr="00B7131D" w:rsidRDefault="00DB62EA" w:rsidP="00DB62EA">
      <w:pPr>
        <w:ind w:left="720" w:firstLine="0"/>
        <w:rPr>
          <w:rFonts w:cs="Times New Roman"/>
        </w:rPr>
      </w:pPr>
      <w:r w:rsidRPr="00B7131D">
        <w:rPr>
          <w:rFonts w:cs="Times New Roman"/>
        </w:rPr>
        <w:t xml:space="preserve">Stock Market: </w:t>
      </w:r>
      <w:r>
        <w:rPr>
          <w:rFonts w:cs="Times New Roman"/>
        </w:rPr>
        <w:t>“T</w:t>
      </w:r>
      <w:r w:rsidRPr="00B7131D">
        <w:rPr>
          <w:rFonts w:cs="Times New Roman"/>
        </w:rPr>
        <w:t>he market in which shares of publicly held companies are issued and traded either through exchanges or over-the-counter markets</w:t>
      </w:r>
      <w:r>
        <w:rPr>
          <w:rFonts w:cs="Times New Roman"/>
        </w:rPr>
        <w:t>” (NYSE, 2013).</w:t>
      </w:r>
    </w:p>
    <w:p w14:paraId="7850E072" w14:textId="77777777" w:rsidR="00DB62EA" w:rsidRDefault="00DB62EA" w:rsidP="00DB62EA">
      <w:pPr>
        <w:ind w:left="720" w:firstLine="0"/>
        <w:rPr>
          <w:rFonts w:cs="Times New Roman"/>
        </w:rPr>
      </w:pPr>
      <w:r w:rsidRPr="00B7131D">
        <w:rPr>
          <w:rFonts w:cs="Times New Roman"/>
        </w:rPr>
        <w:t xml:space="preserve">Stock volatility: </w:t>
      </w:r>
      <w:r>
        <w:rPr>
          <w:rFonts w:cs="Times New Roman"/>
        </w:rPr>
        <w:t>“</w:t>
      </w:r>
      <w:r w:rsidRPr="00B7131D">
        <w:rPr>
          <w:rFonts w:cs="Times New Roman"/>
        </w:rPr>
        <w:t xml:space="preserve">A statistical measure of the dispersion of returns for a given security or market </w:t>
      </w:r>
      <w:r>
        <w:rPr>
          <w:rFonts w:cs="Times New Roman"/>
        </w:rPr>
        <w:t>index” (</w:t>
      </w:r>
      <w:r>
        <w:rPr>
          <w:rFonts w:eastAsia="Times New Roman"/>
        </w:rPr>
        <w:t>Kritzman, 2013).</w:t>
      </w:r>
    </w:p>
    <w:p w14:paraId="51BF73F8" w14:textId="77777777" w:rsidR="00DB62EA" w:rsidRPr="00DB62EA" w:rsidRDefault="00DB62EA" w:rsidP="00DB62EA">
      <w:pPr>
        <w:pStyle w:val="Heading2"/>
      </w:pPr>
      <w:bookmarkStart w:id="73" w:name="_Toc248310318"/>
      <w:bookmarkStart w:id="74" w:name="_Toc260565955"/>
      <w:bookmarkStart w:id="75" w:name="_Toc261381255"/>
      <w:bookmarkStart w:id="76" w:name="_Toc261382065"/>
      <w:r w:rsidRPr="00DB62EA">
        <w:lastRenderedPageBreak/>
        <w:t>General Overview of the Research Design</w:t>
      </w:r>
      <w:bookmarkEnd w:id="73"/>
      <w:bookmarkEnd w:id="74"/>
      <w:bookmarkEnd w:id="75"/>
      <w:bookmarkEnd w:id="76"/>
    </w:p>
    <w:p w14:paraId="38D0C2FE" w14:textId="77777777" w:rsidR="00DB62EA" w:rsidRPr="00B70E9C" w:rsidRDefault="00DB62EA" w:rsidP="00DB62EA">
      <w:pPr>
        <w:rPr>
          <w:rFonts w:cs="Times New Roman"/>
        </w:rPr>
      </w:pPr>
      <w:r>
        <w:rPr>
          <w:rFonts w:cs="Times New Roman"/>
        </w:rPr>
        <w:t xml:space="preserve">The research is designed in such a way that chapters one and two will provide a general background of the problem </w:t>
      </w:r>
      <w:proofErr w:type="gramStart"/>
      <w:r>
        <w:rPr>
          <w:rFonts w:cs="Times New Roman"/>
        </w:rPr>
        <w:t>in an effort to</w:t>
      </w:r>
      <w:proofErr w:type="gramEnd"/>
      <w:r>
        <w:rPr>
          <w:rFonts w:cs="Times New Roman"/>
        </w:rPr>
        <w:t xml:space="preserve"> educate the reader and provide information from a variety of managerial and academic perspectives. Chapter three will introduce some of the formulas that will be used and explain the importance of relative standard deviation (RSD). This will be vital in understanding the results, which will compare RSD and be presented in the fourth chapter. The final chapter will address the implications of these results.</w:t>
      </w:r>
    </w:p>
    <w:p w14:paraId="3BD55235" w14:textId="77777777" w:rsidR="00DB62EA" w:rsidRPr="00DB62EA" w:rsidRDefault="00DB62EA" w:rsidP="00DB62EA">
      <w:pPr>
        <w:pStyle w:val="Heading2"/>
      </w:pPr>
      <w:bookmarkStart w:id="77" w:name="_Toc237268746"/>
      <w:bookmarkStart w:id="78" w:name="_Toc248310319"/>
      <w:bookmarkStart w:id="79" w:name="_Toc260565956"/>
      <w:bookmarkStart w:id="80" w:name="_Toc261381256"/>
      <w:bookmarkStart w:id="81" w:name="_Toc261382066"/>
      <w:r w:rsidRPr="00DB62EA">
        <w:t>Summary</w:t>
      </w:r>
      <w:bookmarkEnd w:id="77"/>
      <w:bookmarkEnd w:id="78"/>
      <w:bookmarkEnd w:id="79"/>
      <w:bookmarkEnd w:id="80"/>
      <w:bookmarkEnd w:id="81"/>
    </w:p>
    <w:p w14:paraId="01BF7D1F" w14:textId="77777777" w:rsidR="00DB62EA" w:rsidRPr="005E4D0B" w:rsidRDefault="00DB62EA" w:rsidP="00DB62EA">
      <w:pPr>
        <w:rPr>
          <w:rFonts w:cs="Times New Roman"/>
        </w:rPr>
      </w:pPr>
      <w:r w:rsidRPr="00A3004D">
        <w:rPr>
          <w:rFonts w:cs="Times New Roman"/>
        </w:rPr>
        <w:t xml:space="preserve">Executive leadership changes have a significant effect not only within an organization, but for </w:t>
      </w:r>
      <w:r w:rsidRPr="005E4D0B">
        <w:rPr>
          <w:rFonts w:cs="Times New Roman"/>
        </w:rPr>
        <w:t xml:space="preserve">internal and </w:t>
      </w:r>
      <w:r w:rsidRPr="00420CFE">
        <w:rPr>
          <w:rFonts w:cs="Times New Roman"/>
        </w:rPr>
        <w:t xml:space="preserve">external stakeholders as well. These changes have the potential to cause shifts in confidence in the shareholders, thus affecting the organization’s stock prices. Since stock prices are indicative of investor’s confidence in an organization, they are sometimes indicative of an organization’s health. </w:t>
      </w:r>
      <w:r>
        <w:rPr>
          <w:rFonts w:cs="Times New Roman"/>
        </w:rPr>
        <w:t>This chapter explored the concept of stock volatility, the statement of the problem, the hypothesis and null hypothesis, as well as how the study can be used by practitioners and academics alike, and most importantly, how this study will contribute to the study of management and leadership.</w:t>
      </w:r>
    </w:p>
    <w:p w14:paraId="2A2FB4C7" w14:textId="77777777" w:rsidR="00DB62EA" w:rsidRPr="00DB62EA" w:rsidRDefault="00DB62EA" w:rsidP="00DB62EA">
      <w:pPr>
        <w:pStyle w:val="Heading2"/>
      </w:pPr>
      <w:bookmarkStart w:id="82" w:name="_Toc260565957"/>
      <w:bookmarkStart w:id="83" w:name="_Toc261381257"/>
      <w:bookmarkStart w:id="84" w:name="_Toc261382067"/>
      <w:r w:rsidRPr="00DB62EA">
        <w:t>Organization of Dissertation</w:t>
      </w:r>
      <w:bookmarkEnd w:id="82"/>
      <w:bookmarkEnd w:id="83"/>
      <w:bookmarkEnd w:id="84"/>
    </w:p>
    <w:p w14:paraId="6EC9BB2F" w14:textId="4FEEDE9E" w:rsidR="008F7BC4" w:rsidRPr="00F0522A" w:rsidRDefault="00DB62EA" w:rsidP="002B0F7C">
      <w:pPr>
        <w:rPr>
          <w:rFonts w:cs="Times New Roman"/>
        </w:rPr>
      </w:pPr>
      <w:r w:rsidRPr="00B70E9C">
        <w:rPr>
          <w:rFonts w:cs="Times New Roman"/>
        </w:rPr>
        <w:t xml:space="preserve">Although the research design will be covered in depth in Chapter Three, this chapter provided a general outline of the research topic as well as the main questions and the hypothesis, Chapter Two will discuss some of the background literature regarding </w:t>
      </w:r>
      <w:r w:rsidRPr="00B70E9C">
        <w:rPr>
          <w:rFonts w:cs="Times New Roman"/>
        </w:rPr>
        <w:lastRenderedPageBreak/>
        <w:t xml:space="preserve">stock volatility and executive leadership changes in greater detail. Chapter Three will present the methodologies and tools used to answer the research questions and prove or disprove the hypothesis. </w:t>
      </w:r>
      <w:r>
        <w:rPr>
          <w:rFonts w:cs="Times New Roman"/>
        </w:rPr>
        <w:t>Chapter Four will present the results and Chapter Five will analyze the results and provide suggestions for future research.</w:t>
      </w:r>
      <w:r w:rsidR="008F7BC4">
        <w:rPr>
          <w:rFonts w:cs="Times New Roman"/>
        </w:rPr>
        <w:br w:type="page"/>
      </w:r>
    </w:p>
    <w:p w14:paraId="4C1EF183" w14:textId="5EF6A56F" w:rsidR="001C436E" w:rsidRPr="00042B98" w:rsidRDefault="00674238" w:rsidP="001C436E">
      <w:pPr>
        <w:pStyle w:val="Heading1"/>
      </w:pPr>
      <w:bookmarkStart w:id="85" w:name="_Toc260565958"/>
      <w:bookmarkStart w:id="86" w:name="_Toc261381258"/>
      <w:bookmarkStart w:id="87" w:name="_Toc261382068"/>
      <w:r w:rsidRPr="00042B98">
        <w:lastRenderedPageBreak/>
        <w:t>CHAPTER TWO</w:t>
      </w:r>
      <w:bookmarkEnd w:id="85"/>
      <w:bookmarkEnd w:id="86"/>
      <w:bookmarkEnd w:id="87"/>
    </w:p>
    <w:p w14:paraId="5A240DAC" w14:textId="77777777" w:rsidR="001C436E" w:rsidRPr="0059725C" w:rsidRDefault="001C436E" w:rsidP="001C436E">
      <w:pPr>
        <w:rPr>
          <w:rFonts w:cs="Times New Roman"/>
        </w:rPr>
      </w:pPr>
      <w:r w:rsidRPr="00A3004D">
        <w:rPr>
          <w:rFonts w:cs="Times New Roman"/>
        </w:rPr>
        <w:t>Leadership is a very ambiguous concept. In every organization, there are different levels of leaders. Some, such as executive leaders, make decisions that are more conceptual and directional in nature than that of their mid-level counterparts who tend to make decisions that are more procedural and operational in nature. This statement begs the question: who is more influential in an organization’s performance? While such a complex question will never have a clear answer, Dalton and Dalton (2011) found</w:t>
      </w:r>
      <w:r w:rsidRPr="005E4D0B">
        <w:rPr>
          <w:rFonts w:cs="Times New Roman"/>
        </w:rPr>
        <w:t xml:space="preserve"> evidence that analysts and practitioners attribute ultimate responsibility and direction to executive leadership, typically a president or C</w:t>
      </w:r>
      <w:r w:rsidRPr="0059725C">
        <w:rPr>
          <w:rFonts w:cs="Times New Roman"/>
        </w:rPr>
        <w:t xml:space="preserve">EO. </w:t>
      </w:r>
      <w:r>
        <w:rPr>
          <w:rFonts w:cs="Times New Roman"/>
        </w:rPr>
        <w:t xml:space="preserve"> These </w:t>
      </w:r>
      <w:proofErr w:type="gramStart"/>
      <w:r>
        <w:rPr>
          <w:rFonts w:cs="Times New Roman"/>
        </w:rPr>
        <w:t>upper level</w:t>
      </w:r>
      <w:proofErr w:type="gramEnd"/>
      <w:r>
        <w:rPr>
          <w:rFonts w:cs="Times New Roman"/>
        </w:rPr>
        <w:t xml:space="preserve"> executives are typically responsible not only for handling internal and external </w:t>
      </w:r>
      <w:proofErr w:type="gramStart"/>
      <w:r>
        <w:rPr>
          <w:rFonts w:cs="Times New Roman"/>
        </w:rPr>
        <w:t>change, but</w:t>
      </w:r>
      <w:proofErr w:type="gramEnd"/>
      <w:r>
        <w:rPr>
          <w:rFonts w:cs="Times New Roman"/>
        </w:rPr>
        <w:t xml:space="preserve"> are also sometimes the cause of change.</w:t>
      </w:r>
    </w:p>
    <w:p w14:paraId="342D6C95" w14:textId="77777777" w:rsidR="001C436E" w:rsidRPr="005E4D0B" w:rsidRDefault="001C436E" w:rsidP="001C436E">
      <w:pPr>
        <w:rPr>
          <w:rFonts w:cs="Times New Roman"/>
        </w:rPr>
      </w:pPr>
      <w:r>
        <w:rPr>
          <w:rFonts w:cs="Times New Roman"/>
        </w:rPr>
        <w:t xml:space="preserve">One type of significant change in an organization is a change in leadership. </w:t>
      </w:r>
      <w:r w:rsidRPr="0059725C">
        <w:rPr>
          <w:rFonts w:cs="Times New Roman"/>
        </w:rPr>
        <w:t xml:space="preserve">Changes in leadership are often thought to primarily affect companies from an internal sense.  A leadership change could mean significant </w:t>
      </w:r>
      <w:r w:rsidRPr="00A3004D">
        <w:rPr>
          <w:rFonts w:cs="Times New Roman"/>
        </w:rPr>
        <w:t xml:space="preserve">restructuring, changes in product focus and marketing techniques, research and development modifications and alterations to an organization’s business strategy. Tidd and Bessant (2011) postulate that changing leadership styles </w:t>
      </w:r>
      <w:r w:rsidRPr="005E4D0B">
        <w:rPr>
          <w:rFonts w:cs="Times New Roman"/>
        </w:rPr>
        <w:t xml:space="preserve">is both possible and likely to result in changes in subordinates' motivation, attitudes, and performance levels. </w:t>
      </w:r>
      <w:r w:rsidRPr="0059725C">
        <w:rPr>
          <w:rFonts w:cs="Times New Roman"/>
        </w:rPr>
        <w:t>However, a leadership change often affects external shareholder’s perspectives of the organization as well, and sometimes, by correlation, the directi</w:t>
      </w:r>
      <w:r>
        <w:rPr>
          <w:rFonts w:cs="Times New Roman"/>
        </w:rPr>
        <w:t>on in which it is headed.  Day and</w:t>
      </w:r>
      <w:r w:rsidRPr="0059725C">
        <w:rPr>
          <w:rFonts w:cs="Times New Roman"/>
        </w:rPr>
        <w:t xml:space="preserve"> Lord (1988) stated that when other variables are controlled for, </w:t>
      </w:r>
      <w:r w:rsidRPr="0059725C">
        <w:rPr>
          <w:rFonts w:cs="Times New Roman"/>
          <w:lang w:val="en"/>
        </w:rPr>
        <w:t>it is evident that executive leadership can explain as much as 45% of an organization's performance. Bo</w:t>
      </w:r>
      <w:r>
        <w:rPr>
          <w:rFonts w:cs="Times New Roman"/>
          <w:lang w:val="en"/>
        </w:rPr>
        <w:t>yne</w:t>
      </w:r>
      <w:r w:rsidRPr="0059725C">
        <w:rPr>
          <w:rFonts w:cs="Times New Roman"/>
          <w:lang w:val="en"/>
        </w:rPr>
        <w:t xml:space="preserve"> (2011) support the popular view that high-performing organizations should attempt to retain members of their senior </w:t>
      </w:r>
      <w:r w:rsidRPr="0059725C">
        <w:rPr>
          <w:rFonts w:cs="Times New Roman"/>
          <w:lang w:val="en"/>
        </w:rPr>
        <w:lastRenderedPageBreak/>
        <w:t>management team, whereas low performers should seek to replace them.</w:t>
      </w:r>
      <w:r>
        <w:rPr>
          <w:rFonts w:cs="Times New Roman"/>
        </w:rPr>
        <w:t xml:space="preserve"> </w:t>
      </w:r>
      <w:r w:rsidRPr="0059725C">
        <w:rPr>
          <w:rFonts w:cs="Times New Roman"/>
        </w:rPr>
        <w:t>Pan (2013) defines top management change as any change in the set of individuals holding the title of chief executive officer (CEO) or president. The common hypothesis in many studies (Pan, 2013) is that when a leadership change occurs, it has an inverse reaction on stock price.  However</w:t>
      </w:r>
      <w:r w:rsidRPr="00A3004D">
        <w:rPr>
          <w:rFonts w:cs="Times New Roman"/>
        </w:rPr>
        <w:t xml:space="preserve">, multiple studies have shown that this paradigm is not always </w:t>
      </w:r>
      <w:r w:rsidRPr="005E4D0B">
        <w:rPr>
          <w:rFonts w:cs="Times New Roman"/>
        </w:rPr>
        <w:t xml:space="preserve">the case.  </w:t>
      </w:r>
    </w:p>
    <w:p w14:paraId="4DAB5596" w14:textId="77777777" w:rsidR="001C436E" w:rsidRPr="0059725C" w:rsidRDefault="001C436E" w:rsidP="001C436E">
      <w:pPr>
        <w:autoSpaceDE w:val="0"/>
        <w:autoSpaceDN w:val="0"/>
        <w:adjustRightInd w:val="0"/>
        <w:rPr>
          <w:rFonts w:cs="Times New Roman"/>
        </w:rPr>
      </w:pPr>
      <w:r>
        <w:rPr>
          <w:rFonts w:cs="Times New Roman"/>
        </w:rPr>
        <w:t xml:space="preserve">Prior studies that have been conducted regarding executive leadership changes and stock prices have had differing results. </w:t>
      </w:r>
      <w:r w:rsidRPr="0059725C">
        <w:rPr>
          <w:rFonts w:cs="Times New Roman"/>
        </w:rPr>
        <w:t xml:space="preserve">Warner, Watts, and Wruck (1988) found a significant association between poor stock performance and the frequency of management </w:t>
      </w:r>
      <w:proofErr w:type="gramStart"/>
      <w:r w:rsidRPr="0059725C">
        <w:rPr>
          <w:rFonts w:cs="Times New Roman"/>
        </w:rPr>
        <w:t>turnover, but</w:t>
      </w:r>
      <w:proofErr w:type="gramEnd"/>
      <w:r w:rsidRPr="0059725C">
        <w:rPr>
          <w:rFonts w:cs="Times New Roman"/>
        </w:rPr>
        <w:t xml:space="preserve"> found no excess returns to shareholders at the announcement of management change. Reingaunum and Borstadt (1985) also found that no significant changes except in some specific and isolated cases related to special circumstances, such as firm size, executive title, or origin of successor. Beatty and Zajac (1985) found an insignificant negative return </w:t>
      </w:r>
      <w:proofErr w:type="gramStart"/>
      <w:r w:rsidRPr="0059725C">
        <w:rPr>
          <w:rFonts w:cs="Times New Roman"/>
        </w:rPr>
        <w:t>as a result of</w:t>
      </w:r>
      <w:proofErr w:type="gramEnd"/>
      <w:r w:rsidRPr="0059725C">
        <w:rPr>
          <w:rFonts w:cs="Times New Roman"/>
        </w:rPr>
        <w:t xml:space="preserve"> management change announcements while Furtado and Rozeff (1987) reported significantly positive returns following the change of management announcement.</w:t>
      </w:r>
    </w:p>
    <w:p w14:paraId="40FF43F1" w14:textId="77777777" w:rsidR="001C436E" w:rsidRPr="00A3004D" w:rsidRDefault="001C436E" w:rsidP="001C436E">
      <w:pPr>
        <w:autoSpaceDE w:val="0"/>
        <w:autoSpaceDN w:val="0"/>
        <w:adjustRightInd w:val="0"/>
        <w:rPr>
          <w:rFonts w:cs="Times New Roman"/>
        </w:rPr>
      </w:pPr>
      <w:r>
        <w:rPr>
          <w:rFonts w:cs="Times New Roman"/>
        </w:rPr>
        <w:t>The type of stock return after a leadership change is highly contingent on a variety of situational and organization-specific factors. As</w:t>
      </w:r>
      <w:r w:rsidRPr="0059725C">
        <w:rPr>
          <w:rFonts w:cs="Times New Roman"/>
        </w:rPr>
        <w:t xml:space="preserve"> Cameron and Green (2012) point out, leadership changes do not occur in identical situatio</w:t>
      </w:r>
      <w:r w:rsidRPr="00621088">
        <w:rPr>
          <w:rFonts w:cs="Times New Roman"/>
        </w:rPr>
        <w:t xml:space="preserve">ns or circumstances; </w:t>
      </w:r>
      <w:proofErr w:type="gramStart"/>
      <w:r w:rsidRPr="00621088">
        <w:rPr>
          <w:rFonts w:cs="Times New Roman"/>
        </w:rPr>
        <w:t>therefore</w:t>
      </w:r>
      <w:proofErr w:type="gramEnd"/>
      <w:r w:rsidRPr="00621088">
        <w:rPr>
          <w:rFonts w:cs="Times New Roman"/>
        </w:rPr>
        <w:t xml:space="preserve"> it is difficult to make blanket assumptions regarding the effects of a leadership change on organizational performance. </w:t>
      </w:r>
      <w:r>
        <w:rPr>
          <w:rFonts w:cs="Times New Roman"/>
        </w:rPr>
        <w:t xml:space="preserve">According to Schwert (2011), one of the factors that plays a significant role in stock performance and volatility is industry. </w:t>
      </w:r>
      <w:r w:rsidRPr="00621088">
        <w:rPr>
          <w:rFonts w:cs="Times New Roman"/>
        </w:rPr>
        <w:t xml:space="preserve">This study will classify organizations based on industry standard classification benchmarks </w:t>
      </w:r>
      <w:proofErr w:type="gramStart"/>
      <w:r w:rsidRPr="00621088">
        <w:rPr>
          <w:rFonts w:cs="Times New Roman"/>
        </w:rPr>
        <w:t>in an attempt to</w:t>
      </w:r>
      <w:proofErr w:type="gramEnd"/>
      <w:r w:rsidRPr="00621088">
        <w:rPr>
          <w:rFonts w:cs="Times New Roman"/>
        </w:rPr>
        <w:t xml:space="preserve"> </w:t>
      </w:r>
      <w:r w:rsidRPr="00621088">
        <w:rPr>
          <w:rFonts w:cs="Times New Roman"/>
        </w:rPr>
        <w:lastRenderedPageBreak/>
        <w:t>compare the result of leadership changes on short-term equity volatility across industry sectors.</w:t>
      </w:r>
    </w:p>
    <w:p w14:paraId="1BDE5656" w14:textId="77777777" w:rsidR="001C436E" w:rsidRPr="00043015" w:rsidRDefault="001C436E" w:rsidP="001C436E">
      <w:pPr>
        <w:pStyle w:val="Heading2"/>
      </w:pPr>
      <w:bookmarkStart w:id="88" w:name="_Toc237268749"/>
      <w:bookmarkStart w:id="89" w:name="_Toc248310321"/>
      <w:bookmarkStart w:id="90" w:name="_Toc260565959"/>
      <w:bookmarkStart w:id="91" w:name="_Toc261381259"/>
      <w:bookmarkStart w:id="92" w:name="_Toc261382069"/>
      <w:r w:rsidRPr="00043015">
        <w:t>The Impact of Management on an Organization</w:t>
      </w:r>
      <w:bookmarkEnd w:id="88"/>
      <w:bookmarkEnd w:id="89"/>
      <w:bookmarkEnd w:id="90"/>
      <w:bookmarkEnd w:id="91"/>
      <w:bookmarkEnd w:id="92"/>
    </w:p>
    <w:p w14:paraId="3BA2D64B" w14:textId="77777777" w:rsidR="001C436E" w:rsidRPr="005E4D0B" w:rsidRDefault="001C436E" w:rsidP="001C436E">
      <w:pPr>
        <w:rPr>
          <w:rFonts w:cs="Times New Roman"/>
        </w:rPr>
      </w:pPr>
      <w:r w:rsidRPr="00A3004D">
        <w:rPr>
          <w:rFonts w:cs="Times New Roman"/>
        </w:rPr>
        <w:t xml:space="preserve">The classic theorists of management have long examined the various spheres of influence that a manager has by identifying some key principles of management. Fayol </w:t>
      </w:r>
      <w:r>
        <w:rPr>
          <w:rFonts w:cs="Times New Roman"/>
        </w:rPr>
        <w:t xml:space="preserve">(1916) </w:t>
      </w:r>
      <w:r w:rsidRPr="00A3004D">
        <w:rPr>
          <w:rFonts w:cs="Times New Roman"/>
        </w:rPr>
        <w:t xml:space="preserve">identifies the key principles of management as </w:t>
      </w:r>
      <w:r>
        <w:rPr>
          <w:rFonts w:cs="Times New Roman"/>
        </w:rPr>
        <w:t>“</w:t>
      </w:r>
      <w:r w:rsidRPr="00A3004D">
        <w:rPr>
          <w:rFonts w:cs="Times New Roman"/>
        </w:rPr>
        <w:t>division of work, authority and responsibility, discipline, unity of command, unity of direction, subordination of individual interest, remuneration of personnel, centralization, scalar chain, order, equity, stability of tenure of personnel, initiative, and esprit de corps</w:t>
      </w:r>
      <w:r>
        <w:rPr>
          <w:rFonts w:cs="Times New Roman"/>
        </w:rPr>
        <w:t>”</w:t>
      </w:r>
      <w:r w:rsidRPr="00A3004D">
        <w:rPr>
          <w:rFonts w:cs="Times New Roman"/>
        </w:rPr>
        <w:t xml:space="preserve"> (Fayol, 1916, </w:t>
      </w:r>
      <w:r>
        <w:rPr>
          <w:rFonts w:cs="Times New Roman"/>
        </w:rPr>
        <w:t xml:space="preserve">p. </w:t>
      </w:r>
      <w:r w:rsidRPr="00A3004D">
        <w:rPr>
          <w:rFonts w:cs="Times New Roman"/>
        </w:rPr>
        <w:t>19).  Gulick (1937) portrays a manager as “one master,” and hypothesizes that orders from the highest master</w:t>
      </w:r>
      <w:r w:rsidRPr="005E4D0B">
        <w:rPr>
          <w:rFonts w:cs="Times New Roman"/>
        </w:rPr>
        <w:t xml:space="preserve"> (i.e. executive leadership) should issue orders that are methodical, efficient, and responsible. </w:t>
      </w:r>
    </w:p>
    <w:p w14:paraId="7103C5CC" w14:textId="77777777" w:rsidR="001C436E" w:rsidRPr="0059725C" w:rsidRDefault="001C436E" w:rsidP="001C436E">
      <w:pPr>
        <w:rPr>
          <w:rFonts w:cs="Times New Roman"/>
        </w:rPr>
      </w:pPr>
      <w:r w:rsidRPr="0059725C">
        <w:rPr>
          <w:rFonts w:cs="Times New Roman"/>
        </w:rPr>
        <w:t xml:space="preserve">However, today’s top managers are executives who operate in very complex organizational contexts. Upper management operates within a larger organizational context, which encompasses an organization’s performance, culture, and strategy. Organizational context is said by some omnipotent theorists to be largely molded by managers, but is also comprised of many variables including, but not limited to, a manager’s motivational strategies, an organization’s structure and design, system design, level of bureaucracy, and mission.  The differences between management’s roles in different industries will be discussed later. </w:t>
      </w:r>
    </w:p>
    <w:p w14:paraId="38C8190C" w14:textId="77777777" w:rsidR="001C436E" w:rsidRPr="005E4D0B" w:rsidRDefault="001C436E" w:rsidP="001C436E">
      <w:pPr>
        <w:rPr>
          <w:rFonts w:cs="Times New Roman"/>
        </w:rPr>
      </w:pPr>
      <w:r w:rsidRPr="0059725C">
        <w:rPr>
          <w:rFonts w:eastAsia="Times New Roman" w:cs="Times New Roman"/>
        </w:rPr>
        <w:t xml:space="preserve">Organizational design, which encompasses organizational elements such as company mission, vision, structure, strategy, processes, systems, culture and history can </w:t>
      </w:r>
      <w:r w:rsidRPr="0059725C">
        <w:rPr>
          <w:rFonts w:eastAsia="Times New Roman" w:cs="Times New Roman"/>
        </w:rPr>
        <w:lastRenderedPageBreak/>
        <w:t>be referred to quite simply as how the company is structured and managed.  Jones (2010) defines organizational design more formally as the process by which</w:t>
      </w:r>
      <w:r w:rsidRPr="00621088">
        <w:rPr>
          <w:rFonts w:eastAsia="Times New Roman" w:cs="Times New Roman"/>
        </w:rPr>
        <w:t xml:space="preserve"> managers select and manage aspects of structure and culture so an organization can control the activities necessary to achieve its goals.  Organizational design dictates how and why the organization is designed a certain way, which is why if upper management has a lot of leeway over changing or modifying the overall design; it could have a tremendous impact on the internal and external organizational stakeholders.  Many other organizational elements are all contingent upon this design, so a major change would cause a rippling effect throughout the company.</w:t>
      </w:r>
      <w:r w:rsidRPr="00621088">
        <w:rPr>
          <w:rFonts w:eastAsia="Times New Roman" w:cs="Times New Roman"/>
        </w:rPr>
        <w:br/>
      </w:r>
      <w:r w:rsidRPr="00621088">
        <w:rPr>
          <w:rFonts w:eastAsia="Times New Roman" w:cs="Times New Roman"/>
        </w:rPr>
        <w:tab/>
      </w:r>
      <w:r>
        <w:rPr>
          <w:rFonts w:eastAsia="Times New Roman" w:cs="Times New Roman"/>
        </w:rPr>
        <w:t xml:space="preserve">Brown (2011) states that there is no uniform organizational design; each organization is designed to their unique needs and challenges. </w:t>
      </w:r>
      <w:r w:rsidRPr="00621088">
        <w:rPr>
          <w:rFonts w:eastAsia="Times New Roman" w:cs="Times New Roman"/>
        </w:rPr>
        <w:t>There are several competing theories of organizational design. Organizational structure is how an organization is structured. The system theory (open or closed) and the hierarchal design are two of the most simplistic theories of organizati</w:t>
      </w:r>
      <w:r w:rsidRPr="00386D17">
        <w:rPr>
          <w:rFonts w:eastAsia="Times New Roman" w:cs="Times New Roman"/>
        </w:rPr>
        <w:t xml:space="preserve">onal design. </w:t>
      </w:r>
      <w:r w:rsidRPr="00386D17">
        <w:rPr>
          <w:rFonts w:cs="Times New Roman"/>
        </w:rPr>
        <w:t>The two general systems theories are open and closed system theories</w:t>
      </w:r>
      <w:r>
        <w:rPr>
          <w:rFonts w:cs="Times New Roman"/>
        </w:rPr>
        <w:t>, although today many organizations have a more complex and sometimes hybrid system of design.</w:t>
      </w:r>
    </w:p>
    <w:p w14:paraId="6F75B799" w14:textId="77777777" w:rsidR="001C436E" w:rsidRPr="00621088" w:rsidRDefault="001C436E" w:rsidP="001C436E">
      <w:pPr>
        <w:rPr>
          <w:rFonts w:cs="Times New Roman"/>
        </w:rPr>
      </w:pPr>
      <w:r w:rsidRPr="005E4D0B">
        <w:rPr>
          <w:rFonts w:cs="Times New Roman"/>
        </w:rPr>
        <w:t xml:space="preserve">The </w:t>
      </w:r>
      <w:r w:rsidRPr="0059725C">
        <w:rPr>
          <w:rFonts w:cs="Times New Roman"/>
        </w:rPr>
        <w:t>closed system theory is a bit more archaic than the open systems theory as proponents of this theory see an organization as self-sufficient and is not impacted by external factors.  A cl</w:t>
      </w:r>
      <w:r>
        <w:rPr>
          <w:rFonts w:cs="Times New Roman"/>
        </w:rPr>
        <w:t>osed system is said to be more hierarchal</w:t>
      </w:r>
      <w:r w:rsidRPr="0059725C">
        <w:rPr>
          <w:rFonts w:cs="Times New Roman"/>
        </w:rPr>
        <w:t xml:space="preserve"> in that the organization is shaped like a pyramid in which upper management dictates deci</w:t>
      </w:r>
      <w:r>
        <w:rPr>
          <w:rFonts w:cs="Times New Roman"/>
        </w:rPr>
        <w:t xml:space="preserve">sions downward, with employees </w:t>
      </w:r>
      <w:r w:rsidRPr="0059725C">
        <w:rPr>
          <w:rFonts w:cs="Times New Roman"/>
        </w:rPr>
        <w:t>at the bo</w:t>
      </w:r>
      <w:r>
        <w:rPr>
          <w:rFonts w:cs="Times New Roman"/>
        </w:rPr>
        <w:t xml:space="preserve">ttom carrying out the orders. </w:t>
      </w:r>
      <w:r w:rsidRPr="0059725C">
        <w:rPr>
          <w:rFonts w:cs="Times New Roman"/>
        </w:rPr>
        <w:t xml:space="preserve">This design was based on the theories of classical management theorist Henry Fayol, who stated that </w:t>
      </w:r>
      <w:r>
        <w:rPr>
          <w:rFonts w:cs="Times New Roman"/>
        </w:rPr>
        <w:t>“</w:t>
      </w:r>
      <w:r w:rsidRPr="0059725C">
        <w:rPr>
          <w:rFonts w:cs="Times New Roman"/>
        </w:rPr>
        <w:t>for any action whatsoever, an employee should receiv</w:t>
      </w:r>
      <w:r>
        <w:rPr>
          <w:rFonts w:cs="Times New Roman"/>
        </w:rPr>
        <w:t xml:space="preserve">e orders from one superior only” </w:t>
      </w:r>
      <w:r w:rsidRPr="0059725C">
        <w:rPr>
          <w:rFonts w:cs="Times New Roman"/>
        </w:rPr>
        <w:t>(Fayol, 1916)</w:t>
      </w:r>
      <w:r>
        <w:rPr>
          <w:rFonts w:cs="Times New Roman"/>
        </w:rPr>
        <w:t xml:space="preserve">. </w:t>
      </w:r>
      <w:r w:rsidRPr="0059725C">
        <w:rPr>
          <w:rFonts w:cs="Times New Roman"/>
        </w:rPr>
        <w:t xml:space="preserve">The primary </w:t>
      </w:r>
      <w:r w:rsidRPr="0059725C">
        <w:rPr>
          <w:rFonts w:cs="Times New Roman"/>
        </w:rPr>
        <w:lastRenderedPageBreak/>
        <w:t xml:space="preserve">tenet of classical management theory </w:t>
      </w:r>
      <w:r w:rsidRPr="0059725C">
        <w:rPr>
          <w:rFonts w:eastAsia="Times New Roman" w:cs="Times New Roman"/>
        </w:rPr>
        <w:t>states that organizations exist primarily to accomplish a goal. Proponents of this hierarchal, classical, structure, emphasize job division and specialization of labor as a means for maximizing production, and people ac</w:t>
      </w:r>
      <w:r w:rsidRPr="00621088">
        <w:rPr>
          <w:rFonts w:eastAsia="Times New Roman" w:cs="Times New Roman"/>
        </w:rPr>
        <w:t>t in accordance with rational economic principles. Leaders who embrace classical hierarchal management theories tend to focus on stability and output, rather than embracing and adapting to change.</w:t>
      </w:r>
    </w:p>
    <w:p w14:paraId="12116B69" w14:textId="77777777" w:rsidR="001C436E" w:rsidRPr="00B70E9C" w:rsidRDefault="001C436E" w:rsidP="001C436E">
      <w:pPr>
        <w:rPr>
          <w:rFonts w:cs="Times New Roman"/>
        </w:rPr>
      </w:pPr>
      <w:r w:rsidRPr="00386D17">
        <w:rPr>
          <w:rFonts w:cs="Times New Roman"/>
        </w:rPr>
        <w:t xml:space="preserve">An open system relies heavily on external interaction with the </w:t>
      </w:r>
      <w:proofErr w:type="gramStart"/>
      <w:r w:rsidRPr="00386D17">
        <w:rPr>
          <w:rFonts w:cs="Times New Roman"/>
        </w:rPr>
        <w:t>environment, and</w:t>
      </w:r>
      <w:proofErr w:type="gramEnd"/>
      <w:r w:rsidRPr="00386D17">
        <w:rPr>
          <w:rFonts w:cs="Times New Roman"/>
        </w:rPr>
        <w:t xml:space="preserve"> embraces change as a fluid component of the system.  External forces such as the legal, political, economic, and social systems all impact an open system. Internally, open system</w:t>
      </w:r>
      <w:r>
        <w:rPr>
          <w:rFonts w:cs="Times New Roman"/>
        </w:rPr>
        <w:t xml:space="preserve">s theories are said to be </w:t>
      </w:r>
      <w:proofErr w:type="gramStart"/>
      <w:r>
        <w:rPr>
          <w:rFonts w:cs="Times New Roman"/>
        </w:rPr>
        <w:t>more flat</w:t>
      </w:r>
      <w:proofErr w:type="gramEnd"/>
      <w:r w:rsidRPr="00386D17">
        <w:rPr>
          <w:rFonts w:cs="Times New Roman"/>
        </w:rPr>
        <w:t xml:space="preserve"> in nature. Flat theory states that all </w:t>
      </w:r>
      <w:r w:rsidRPr="007C6DB3">
        <w:rPr>
          <w:rFonts w:cs="Times New Roman"/>
        </w:rPr>
        <w:t>employees should have some equal say and voice in the organization.  There are less super</w:t>
      </w:r>
      <w:r>
        <w:rPr>
          <w:rFonts w:cs="Times New Roman"/>
        </w:rPr>
        <w:t xml:space="preserve">visors and middle managers and layers </w:t>
      </w:r>
      <w:r w:rsidRPr="007C6DB3">
        <w:rPr>
          <w:rFonts w:cs="Times New Roman"/>
        </w:rPr>
        <w:t>between upper manageme</w:t>
      </w:r>
      <w:r>
        <w:rPr>
          <w:rFonts w:cs="Times New Roman"/>
        </w:rPr>
        <w:t xml:space="preserve">nt and the general employees. </w:t>
      </w:r>
      <w:r w:rsidRPr="007C6DB3">
        <w:rPr>
          <w:rFonts w:cs="Times New Roman"/>
        </w:rPr>
        <w:t xml:space="preserve">However, these explanations are a bit simplistic for the large, complex, and often global publicly traded companies being studied in this paper. </w:t>
      </w:r>
      <w:r>
        <w:rPr>
          <w:rFonts w:cs="Times New Roman"/>
        </w:rPr>
        <w:t>Some organizations are limited to certain regions within the U.S. and some are multinational conglomerations. Their size, industry, mission, and goals are just a few of the factors that determine organizational structure.</w:t>
      </w:r>
    </w:p>
    <w:p w14:paraId="41525451" w14:textId="77777777" w:rsidR="001C436E" w:rsidRPr="001D69D2" w:rsidRDefault="001C436E" w:rsidP="001C436E">
      <w:pPr>
        <w:rPr>
          <w:rFonts w:eastAsia="Times New Roman" w:cs="Times New Roman"/>
        </w:rPr>
      </w:pPr>
      <w:r w:rsidRPr="005E4D0B">
        <w:rPr>
          <w:rFonts w:eastAsia="Times New Roman" w:cs="Times New Roman"/>
        </w:rPr>
        <w:t>Organizational structure is a l</w:t>
      </w:r>
      <w:r w:rsidRPr="0059725C">
        <w:rPr>
          <w:rFonts w:eastAsia="Times New Roman" w:cs="Times New Roman"/>
        </w:rPr>
        <w:t>arge part of the organizational context in which a manager operates. Organizational structure is defined as the formal system of task and authority relationships that control how people coordinate their actions and use resources t</w:t>
      </w:r>
      <w:r>
        <w:rPr>
          <w:rFonts w:eastAsia="Times New Roman" w:cs="Times New Roman"/>
        </w:rPr>
        <w:t>o achieve organizational goals</w:t>
      </w:r>
      <w:r w:rsidRPr="0059725C">
        <w:rPr>
          <w:rFonts w:eastAsia="Times New Roman" w:cs="Times New Roman"/>
        </w:rPr>
        <w:t xml:space="preserve"> (Jones, 2010).  There are several kinds of organizational structures.  While this list is not exhaustive, the main five are functional departmentalization, geographical departmentalization, product departmentalization, </w:t>
      </w:r>
      <w:r w:rsidRPr="0059725C">
        <w:rPr>
          <w:rFonts w:eastAsia="Times New Roman" w:cs="Times New Roman"/>
        </w:rPr>
        <w:lastRenderedPageBreak/>
        <w:t xml:space="preserve">process departmentalization, and customer departmentalization, as well as specialized designs, such as the matrix model. If a manager has the authority to change or reorganize the existing structure, it could </w:t>
      </w:r>
      <w:proofErr w:type="gramStart"/>
      <w:r w:rsidRPr="0059725C">
        <w:rPr>
          <w:rFonts w:eastAsia="Times New Roman" w:cs="Times New Roman"/>
        </w:rPr>
        <w:t>have an effect on</w:t>
      </w:r>
      <w:proofErr w:type="gramEnd"/>
      <w:r w:rsidRPr="0059725C">
        <w:rPr>
          <w:rFonts w:eastAsia="Times New Roman" w:cs="Times New Roman"/>
        </w:rPr>
        <w:t xml:space="preserve"> the output and production level of the organization, as well as the organization’s shift in emphasis from one product or service to another. </w:t>
      </w:r>
      <w:r w:rsidRPr="0059725C">
        <w:rPr>
          <w:rFonts w:cs="Times New Roman"/>
        </w:rPr>
        <w:t>A chan</w:t>
      </w:r>
      <w:r w:rsidRPr="00621088">
        <w:rPr>
          <w:rFonts w:cs="Times New Roman"/>
        </w:rPr>
        <w:t xml:space="preserve">ge in management may preclude a change in not only organizational structure and a shift in strategic focus, but also a change in the workforce. For a leader, downsizing might serve </w:t>
      </w:r>
      <w:proofErr w:type="gramStart"/>
      <w:r w:rsidRPr="00621088">
        <w:rPr>
          <w:rFonts w:cs="Times New Roman"/>
        </w:rPr>
        <w:t>as a means to</w:t>
      </w:r>
      <w:proofErr w:type="gramEnd"/>
      <w:r w:rsidRPr="00621088">
        <w:rPr>
          <w:rFonts w:cs="Times New Roman"/>
        </w:rPr>
        <w:t xml:space="preserve"> reduce labor costs and eliminate unnecessary levels of hierarchy</w:t>
      </w:r>
      <w:r>
        <w:rPr>
          <w:rFonts w:cs="Times New Roman"/>
        </w:rPr>
        <w:t xml:space="preserve"> </w:t>
      </w:r>
      <w:sdt>
        <w:sdtPr>
          <w:rPr>
            <w:rFonts w:cs="Times New Roman"/>
          </w:rPr>
          <w:id w:val="518967913"/>
          <w:citation/>
        </w:sdtPr>
        <w:sdtContent>
          <w:r w:rsidRPr="0059725C">
            <w:rPr>
              <w:rFonts w:cs="Times New Roman"/>
            </w:rPr>
            <w:fldChar w:fldCharType="begin"/>
          </w:r>
          <w:r w:rsidRPr="008F285E">
            <w:rPr>
              <w:rFonts w:cs="Times New Roman"/>
            </w:rPr>
            <w:instrText xml:space="preserve"> CITATION Goi08 \l 1033 </w:instrText>
          </w:r>
          <w:r w:rsidRPr="0059725C">
            <w:rPr>
              <w:rFonts w:cs="Times New Roman"/>
            </w:rPr>
            <w:fldChar w:fldCharType="separate"/>
          </w:r>
          <w:r w:rsidRPr="001C436E">
            <w:rPr>
              <w:rFonts w:cs="Times New Roman"/>
              <w:noProof/>
            </w:rPr>
            <w:t>(Goins &amp; Gruca, 2008)</w:t>
          </w:r>
          <w:r w:rsidRPr="0059725C">
            <w:rPr>
              <w:rFonts w:cs="Times New Roman"/>
            </w:rPr>
            <w:fldChar w:fldCharType="end"/>
          </w:r>
        </w:sdtContent>
      </w:sdt>
      <w:r w:rsidRPr="005E4D0B">
        <w:rPr>
          <w:rFonts w:cs="Times New Roman"/>
        </w:rPr>
        <w:t>. However, for many employees, talk of restructuring may imply layoffs, or even the threat of layoffs, which could lead to a dramatic shift in employee morale and overall organizational culture.</w:t>
      </w:r>
    </w:p>
    <w:p w14:paraId="0E79719C" w14:textId="77777777" w:rsidR="001C436E" w:rsidRPr="0059725C" w:rsidRDefault="001C436E" w:rsidP="001C436E">
      <w:pPr>
        <w:rPr>
          <w:rFonts w:cs="Times New Roman"/>
        </w:rPr>
      </w:pPr>
      <w:r w:rsidRPr="0059725C">
        <w:rPr>
          <w:rFonts w:cs="Times New Roman"/>
        </w:rPr>
        <w:t>A leadership change has significant effect on an organization’s culture. Organizational culture, as defined by Schein, is commonly regarded as a set of assumptions, beliefs, values, customs, structures, norms, r</w:t>
      </w:r>
      <w:r>
        <w:rPr>
          <w:rFonts w:cs="Times New Roman"/>
        </w:rPr>
        <w:t>ules, traditions, and artifacts</w:t>
      </w:r>
      <w:r w:rsidRPr="0059725C">
        <w:rPr>
          <w:rFonts w:cs="Times New Roman"/>
        </w:rPr>
        <w:t xml:space="preserve"> (Schein, 2012)</w:t>
      </w:r>
      <w:r>
        <w:rPr>
          <w:rFonts w:cs="Times New Roman"/>
        </w:rPr>
        <w:t>.</w:t>
      </w:r>
      <w:r w:rsidRPr="0059725C">
        <w:rPr>
          <w:rFonts w:cs="Times New Roman"/>
        </w:rPr>
        <w:t xml:space="preserve"> Cameron and Quinn (2011) postulate that the major distinguishing features in powerful and successful companies- their most important competitive advantage, the most powerful factor they all highlight as a key ingredient in their success- is their organizational culture. The elements of organizational culture, which in a large part, are dictated by the actions and words of executive management. </w:t>
      </w:r>
      <w:r>
        <w:rPr>
          <w:rFonts w:cs="Times New Roman"/>
        </w:rPr>
        <w:t>The</w:t>
      </w:r>
      <w:r w:rsidRPr="0059725C">
        <w:rPr>
          <w:rFonts w:cs="Times New Roman"/>
        </w:rPr>
        <w:t xml:space="preserve"> upper echelon theory of culture supports the beli</w:t>
      </w:r>
      <w:r>
        <w:rPr>
          <w:rFonts w:cs="Times New Roman"/>
        </w:rPr>
        <w:t>ef that: a) organizational outcomes, b)</w:t>
      </w:r>
      <w:r w:rsidRPr="0059725C">
        <w:rPr>
          <w:rFonts w:cs="Times New Roman"/>
        </w:rPr>
        <w:t xml:space="preserve"> strategic</w:t>
      </w:r>
      <w:r>
        <w:rPr>
          <w:rFonts w:cs="Times New Roman"/>
        </w:rPr>
        <w:t xml:space="preserve"> choices, and c) performance levels,</w:t>
      </w:r>
      <w:r w:rsidRPr="0059725C">
        <w:rPr>
          <w:rFonts w:cs="Times New Roman"/>
        </w:rPr>
        <w:t xml:space="preserve"> are partially predicted by managerial background characteristics (Hambrick &amp; Mason, 1984). Smollan and Sayers (2009) state that change in culture can be the goal of management and but could occur indirectly </w:t>
      </w:r>
      <w:proofErr w:type="gramStart"/>
      <w:r w:rsidRPr="0059725C">
        <w:rPr>
          <w:rFonts w:cs="Times New Roman"/>
        </w:rPr>
        <w:t>as a result of</w:t>
      </w:r>
      <w:proofErr w:type="gramEnd"/>
      <w:r w:rsidRPr="0059725C">
        <w:rPr>
          <w:rFonts w:cs="Times New Roman"/>
        </w:rPr>
        <w:t xml:space="preserve"> strategic, tactical or operational changes. Therefore, change by way of leadership can be </w:t>
      </w:r>
      <w:r w:rsidRPr="0059725C">
        <w:rPr>
          <w:rFonts w:cs="Times New Roman"/>
        </w:rPr>
        <w:lastRenderedPageBreak/>
        <w:t>intentional or unintentional. May (2011) supports this theory as he asserts that societal norms are shaped through organizational action and change.</w:t>
      </w:r>
    </w:p>
    <w:p w14:paraId="64081A67" w14:textId="77777777" w:rsidR="001C436E" w:rsidRPr="009B75AF" w:rsidRDefault="001C436E" w:rsidP="001C436E">
      <w:pPr>
        <w:rPr>
          <w:rFonts w:cs="Times New Roman"/>
        </w:rPr>
      </w:pPr>
      <w:r w:rsidRPr="00621088">
        <w:rPr>
          <w:rFonts w:cs="Times New Roman"/>
        </w:rPr>
        <w:t xml:space="preserve">Leaders often act as intentional change agents and launch major new sustainability initiatives </w:t>
      </w:r>
      <w:proofErr w:type="gramStart"/>
      <w:r w:rsidRPr="00621088">
        <w:rPr>
          <w:rFonts w:cs="Times New Roman"/>
        </w:rPr>
        <w:t>on a daily basis</w:t>
      </w:r>
      <w:proofErr w:type="gramEnd"/>
      <w:r w:rsidRPr="00621088">
        <w:rPr>
          <w:rFonts w:cs="Times New Roman"/>
        </w:rPr>
        <w:t xml:space="preserve">. These range from publicity campaigns aimed at changing consumer behavior to multi-stakeholder platforms that drive market transformation to comprehensive educational system reform (Brown, 2011). </w:t>
      </w:r>
      <w:r w:rsidRPr="00621088">
        <w:rPr>
          <w:rFonts w:cs="Times New Roman"/>
          <w:color w:val="000000"/>
        </w:rPr>
        <w:t>Organization</w:t>
      </w:r>
      <w:r w:rsidRPr="00386D17">
        <w:rPr>
          <w:rFonts w:cs="Times New Roman"/>
          <w:color w:val="000000"/>
        </w:rPr>
        <w:t>al change has the potential to trigger positive and negative emotions and moods in the employee that depend on a range of factors. These include the perceived valence of the outcomes, the change processes that are used, the speed, timing and frequency of change, the nature of leadership and the employee’s personality and emotional intelligence. The culture of the organization can also play an important role in both generating emotions during change and influencing their expression or suppre</w:t>
      </w:r>
      <w:r w:rsidRPr="007C6DB3">
        <w:rPr>
          <w:rFonts w:cs="Times New Roman"/>
          <w:color w:val="000000"/>
        </w:rPr>
        <w:t xml:space="preserve">ssion. (Smollan &amp; Sayers, 2009) The organizational culture also has an indirect impact on the financial performance of an organization. </w:t>
      </w:r>
      <w:r w:rsidRPr="007C6DB3">
        <w:rPr>
          <w:rFonts w:eastAsia="Times New Roman" w:cs="Times New Roman"/>
        </w:rPr>
        <w:t xml:space="preserve">Barney (1986) found a positive correlation between corporate culture and competitive advantage. A summarization of the study found that when employees and managers perceive their organization as positive, the company is better positioned for financial gain when compared to its competitors. In another study, financially successful companies were rated higher </w:t>
      </w:r>
      <w:proofErr w:type="gramStart"/>
      <w:r w:rsidRPr="007C6DB3">
        <w:rPr>
          <w:rFonts w:eastAsia="Times New Roman" w:cs="Times New Roman"/>
        </w:rPr>
        <w:t>in the area of</w:t>
      </w:r>
      <w:proofErr w:type="gramEnd"/>
      <w:r w:rsidRPr="007C6DB3">
        <w:rPr>
          <w:rFonts w:eastAsia="Times New Roman" w:cs="Times New Roman"/>
        </w:rPr>
        <w:t xml:space="preserve"> perceived corporate culture as measured by </w:t>
      </w:r>
      <w:r w:rsidRPr="009B75AF">
        <w:rPr>
          <w:rFonts w:cs="Times New Roman"/>
        </w:rPr>
        <w:t>orientation toward customer service, justice, and safety (Luria 2008) than their competitors whose culture based on these standar</w:t>
      </w:r>
      <w:r>
        <w:rPr>
          <w:rFonts w:cs="Times New Roman"/>
        </w:rPr>
        <w:t xml:space="preserve">ds were not as strong. (Chatman, </w:t>
      </w:r>
      <w:r w:rsidRPr="009B75AF">
        <w:rPr>
          <w:rFonts w:cs="Times New Roman"/>
        </w:rPr>
        <w:t>2013)</w:t>
      </w:r>
    </w:p>
    <w:p w14:paraId="25E9CC1E" w14:textId="77777777" w:rsidR="001C436E" w:rsidRPr="00350363" w:rsidRDefault="001C436E" w:rsidP="001C436E">
      <w:pPr>
        <w:widowControl w:val="0"/>
        <w:autoSpaceDE w:val="0"/>
        <w:autoSpaceDN w:val="0"/>
        <w:adjustRightInd w:val="0"/>
        <w:rPr>
          <w:rFonts w:cs="Times New Roman"/>
        </w:rPr>
      </w:pPr>
      <w:r w:rsidRPr="009B75AF">
        <w:rPr>
          <w:rFonts w:cs="Times New Roman"/>
        </w:rPr>
        <w:t xml:space="preserve">Gordon (1992) found that companies in highly dynamic industries were characterized by cultural values that enhanced adaptability, whereas utilities were </w:t>
      </w:r>
      <w:r w:rsidRPr="009B75AF">
        <w:rPr>
          <w:rFonts w:cs="Times New Roman"/>
        </w:rPr>
        <w:lastRenderedPageBreak/>
        <w:t xml:space="preserve">characterized by cultural </w:t>
      </w:r>
      <w:r w:rsidRPr="00350363">
        <w:rPr>
          <w:rFonts w:cs="Times New Roman"/>
        </w:rPr>
        <w:t xml:space="preserve">values that enhanced stability. He further found that the same values differentiated the fastest growing and most profitable companies within each type of industry from the less successful ones. As evidenced by Gordon’s </w:t>
      </w:r>
      <w:r>
        <w:rPr>
          <w:rFonts w:cs="Times New Roman"/>
        </w:rPr>
        <w:t xml:space="preserve">(1992) </w:t>
      </w:r>
      <w:r w:rsidRPr="00350363">
        <w:rPr>
          <w:rFonts w:cs="Times New Roman"/>
        </w:rPr>
        <w:t xml:space="preserve">analysis, an organization’s structure often dictates its culture. An open-systems culture may facilitate a dynamic culture, more adept at adapting to change. A closed systems culture may value stability and consistency </w:t>
      </w:r>
      <w:proofErr w:type="gramStart"/>
      <w:r w:rsidRPr="00350363">
        <w:rPr>
          <w:rFonts w:cs="Times New Roman"/>
        </w:rPr>
        <w:t>with regard to</w:t>
      </w:r>
      <w:proofErr w:type="gramEnd"/>
      <w:r w:rsidRPr="00350363">
        <w:rPr>
          <w:rFonts w:cs="Times New Roman"/>
        </w:rPr>
        <w:t xml:space="preserve"> organizational culture.</w:t>
      </w:r>
    </w:p>
    <w:p w14:paraId="1548678E" w14:textId="77777777" w:rsidR="001C436E" w:rsidRPr="009652C0" w:rsidRDefault="001C436E" w:rsidP="001C436E">
      <w:pPr>
        <w:widowControl w:val="0"/>
        <w:autoSpaceDE w:val="0"/>
        <w:autoSpaceDN w:val="0"/>
        <w:adjustRightInd w:val="0"/>
        <w:rPr>
          <w:rFonts w:cs="Times New Roman"/>
          <w:color w:val="000000" w:themeColor="text1"/>
        </w:rPr>
      </w:pPr>
      <w:r w:rsidRPr="00350363">
        <w:rPr>
          <w:rFonts w:cs="Times New Roman"/>
        </w:rPr>
        <w:t>According to Bass and Bass (2009), leadership contributes to social order, the introduction of major changes, gi</w:t>
      </w:r>
      <w:r w:rsidRPr="00E822F8">
        <w:rPr>
          <w:rFonts w:cs="Times New Roman"/>
        </w:rPr>
        <w:t xml:space="preserve">ving meaning and purpose to an organization, empowering </w:t>
      </w:r>
      <w:r w:rsidRPr="009652C0">
        <w:rPr>
          <w:rFonts w:cs="Times New Roman"/>
          <w:color w:val="000000" w:themeColor="text1"/>
        </w:rPr>
        <w:t xml:space="preserve">followers, and infusing organizations with ideologies. A leader’s competence is deeply entwined with organizational culture. </w:t>
      </w:r>
      <w:r w:rsidRPr="009652C0">
        <w:rPr>
          <w:rFonts w:eastAsia="Times New Roman" w:cs="Times New Roman"/>
          <w:color w:val="000000" w:themeColor="text1"/>
        </w:rPr>
        <w:t xml:space="preserve">Kaplan and Sorensen (2012) found that companies with higher financial performance had CEOs </w:t>
      </w:r>
      <w:r w:rsidRPr="009652C0">
        <w:rPr>
          <w:rFonts w:cs="Times New Roman"/>
          <w:color w:val="000000" w:themeColor="text1"/>
          <w:lang w:val="en"/>
        </w:rPr>
        <w:t xml:space="preserve">who were perceived as scoring high in their general ability to run an organization as well as possessed strong communication and interpersonal and execution skills. Espedal (2012) discovered a </w:t>
      </w:r>
      <w:r w:rsidRPr="009652C0">
        <w:rPr>
          <w:rFonts w:cs="Times New Roman"/>
          <w:color w:val="000000" w:themeColor="text1"/>
        </w:rPr>
        <w:t xml:space="preserve">positive relationship between </w:t>
      </w:r>
      <w:r w:rsidRPr="009652C0">
        <w:rPr>
          <w:rStyle w:val="Strong"/>
          <w:rFonts w:cs="Times New Roman"/>
          <w:b w:val="0"/>
          <w:color w:val="000000" w:themeColor="text1"/>
        </w:rPr>
        <w:t>CEO</w:t>
      </w:r>
      <w:r w:rsidRPr="009652C0">
        <w:rPr>
          <w:rFonts w:cs="Times New Roman"/>
          <w:color w:val="000000" w:themeColor="text1"/>
        </w:rPr>
        <w:t xml:space="preserve"> cooperative </w:t>
      </w:r>
      <w:r w:rsidRPr="009652C0">
        <w:rPr>
          <w:rStyle w:val="Strong"/>
          <w:rFonts w:cs="Times New Roman"/>
          <w:b w:val="0"/>
          <w:color w:val="000000" w:themeColor="text1"/>
        </w:rPr>
        <w:t>behavior</w:t>
      </w:r>
      <w:r w:rsidRPr="009652C0">
        <w:rPr>
          <w:rFonts w:cs="Times New Roman"/>
          <w:color w:val="000000" w:themeColor="text1"/>
        </w:rPr>
        <w:t xml:space="preserve"> and organizational performance. This relationship was based on a CEO’s perceived legitimacy and managerial discretion.</w:t>
      </w:r>
    </w:p>
    <w:p w14:paraId="15B95F19" w14:textId="77777777" w:rsidR="001C436E" w:rsidRPr="008F285E" w:rsidRDefault="001C436E" w:rsidP="001C436E">
      <w:pPr>
        <w:widowControl w:val="0"/>
        <w:autoSpaceDE w:val="0"/>
        <w:autoSpaceDN w:val="0"/>
        <w:adjustRightInd w:val="0"/>
        <w:rPr>
          <w:rFonts w:eastAsia="Times New Roman" w:cs="Times New Roman"/>
          <w:sz w:val="18"/>
          <w:szCs w:val="18"/>
        </w:rPr>
      </w:pPr>
      <w:r w:rsidRPr="007D40EF">
        <w:rPr>
          <w:rFonts w:cs="Times New Roman"/>
        </w:rPr>
        <w:t>Other intangible assets such as corporate and CEO reputation and credibility, and customer relationships affect customer satisfaction and loyalty. Many company managers have recognized the significance of these factors in attempting to attract and retain customers in long-term relationships. CEO and</w:t>
      </w:r>
      <w:r w:rsidRPr="00D862AE">
        <w:rPr>
          <w:rFonts w:cs="Times New Roman"/>
        </w:rPr>
        <w:t xml:space="preserve"> corporate reputation, leadership, relationships and communication are inextricably related bec</w:t>
      </w:r>
      <w:r>
        <w:rPr>
          <w:rFonts w:cs="Times New Roman"/>
        </w:rPr>
        <w:t>ause they contribute to a CEO’</w:t>
      </w:r>
      <w:r w:rsidRPr="00D862AE">
        <w:rPr>
          <w:rFonts w:cs="Times New Roman"/>
        </w:rPr>
        <w:t>s ability to direct and responsibly con</w:t>
      </w:r>
      <w:r w:rsidRPr="00366AB1">
        <w:rPr>
          <w:rFonts w:cs="Times New Roman"/>
        </w:rPr>
        <w:t>trol desired outcomes. Customer satisfaction and corporate credibility play important roles when creating good relationships and maintaining customer loyalty to a c</w:t>
      </w:r>
      <w:r>
        <w:rPr>
          <w:rFonts w:cs="Times New Roman"/>
        </w:rPr>
        <w:t xml:space="preserve">ompany as well as public faith </w:t>
      </w:r>
      <w:r w:rsidRPr="00366AB1">
        <w:rPr>
          <w:rFonts w:cs="Times New Roman"/>
        </w:rPr>
        <w:t>(Jin &amp; Yeo</w:t>
      </w:r>
      <w:r>
        <w:rPr>
          <w:rFonts w:cs="Times New Roman"/>
        </w:rPr>
        <w:t>,</w:t>
      </w:r>
      <w:r w:rsidRPr="00366AB1">
        <w:rPr>
          <w:rFonts w:cs="Times New Roman"/>
        </w:rPr>
        <w:t xml:space="preserve"> 2011)</w:t>
      </w:r>
      <w:r>
        <w:rPr>
          <w:rFonts w:cs="Times New Roman"/>
        </w:rPr>
        <w:t>.</w:t>
      </w:r>
      <w:r w:rsidRPr="00366AB1">
        <w:rPr>
          <w:rFonts w:cs="Times New Roman"/>
        </w:rPr>
        <w:t xml:space="preserve"> </w:t>
      </w:r>
      <w:r w:rsidRPr="00366AB1">
        <w:rPr>
          <w:rFonts w:cs="Times New Roman"/>
        </w:rPr>
        <w:lastRenderedPageBreak/>
        <w:t>This study also analyzed how executive leadership was perceived as capable or not of handling problems and issues. Issue management is the process of identifying, organizing, and monitoring a set of issues so their evolution, and possible resolution, are recognized and can be integrated into an org</w:t>
      </w:r>
      <w:r w:rsidRPr="006A1CF5">
        <w:rPr>
          <w:rFonts w:cs="Times New Roman"/>
        </w:rPr>
        <w:t>an</w:t>
      </w:r>
      <w:r>
        <w:rPr>
          <w:rFonts w:cs="Times New Roman"/>
        </w:rPr>
        <w:t xml:space="preserve">ization's management structure (King, 2002). </w:t>
      </w:r>
      <w:proofErr w:type="gramStart"/>
      <w:r w:rsidRPr="006A1CF5">
        <w:rPr>
          <w:rFonts w:cs="Times New Roman"/>
        </w:rPr>
        <w:t>With regard to</w:t>
      </w:r>
      <w:proofErr w:type="gramEnd"/>
      <w:r w:rsidRPr="006A1CF5">
        <w:rPr>
          <w:rFonts w:cs="Times New Roman"/>
        </w:rPr>
        <w:t xml:space="preserve"> handling major problems and situations that would result in negative news stor</w:t>
      </w:r>
      <w:r>
        <w:rPr>
          <w:rFonts w:cs="Times New Roman"/>
        </w:rPr>
        <w:t xml:space="preserve">ies, the perception of a </w:t>
      </w:r>
      <w:proofErr w:type="gramStart"/>
      <w:r>
        <w:rPr>
          <w:rFonts w:cs="Times New Roman"/>
        </w:rPr>
        <w:t>leader</w:t>
      </w:r>
      <w:r w:rsidRPr="006A1CF5">
        <w:rPr>
          <w:rFonts w:cs="Times New Roman"/>
        </w:rPr>
        <w:t>‘</w:t>
      </w:r>
      <w:proofErr w:type="gramEnd"/>
      <w:r w:rsidRPr="006A1CF5">
        <w:rPr>
          <w:rFonts w:cs="Times New Roman"/>
        </w:rPr>
        <w:t>s competence can drastically alter the actions of external relationships, such as</w:t>
      </w:r>
      <w:r>
        <w:rPr>
          <w:rFonts w:cs="Times New Roman"/>
        </w:rPr>
        <w:t xml:space="preserve"> those with</w:t>
      </w:r>
      <w:r w:rsidRPr="006A1CF5">
        <w:rPr>
          <w:rFonts w:cs="Times New Roman"/>
        </w:rPr>
        <w:t xml:space="preserve"> investors. </w:t>
      </w:r>
    </w:p>
    <w:p w14:paraId="0381F184" w14:textId="77777777" w:rsidR="001C436E" w:rsidRPr="005E4D0B" w:rsidRDefault="001C436E" w:rsidP="001C436E">
      <w:pPr>
        <w:autoSpaceDE w:val="0"/>
        <w:autoSpaceDN w:val="0"/>
        <w:adjustRightInd w:val="0"/>
        <w:rPr>
          <w:rFonts w:cs="Times New Roman"/>
        </w:rPr>
      </w:pPr>
      <w:r>
        <w:rPr>
          <w:rFonts w:cs="Times New Roman"/>
        </w:rPr>
        <w:t>In addition to competence, a leader is oftentimes judged on his or her perceived personal code of ethics. A leader’s ethical or unethical</w:t>
      </w:r>
      <w:r w:rsidRPr="00A3004D">
        <w:rPr>
          <w:rFonts w:cs="Times New Roman"/>
        </w:rPr>
        <w:t xml:space="preserve"> behavior is also grounds for how he or she is judged by stakeholders. According to Svara </w:t>
      </w:r>
      <w:r>
        <w:rPr>
          <w:rFonts w:cs="Times New Roman"/>
        </w:rPr>
        <w:t>(2007), ethics refers to</w:t>
      </w:r>
      <w:r w:rsidRPr="00A3004D">
        <w:rPr>
          <w:rFonts w:cs="Times New Roman"/>
        </w:rPr>
        <w:t xml:space="preserve"> standards of right and wrong that prescribe what humans ought to do, usually in terms of duties, principles, specific virtues, or benefits to society. More specifically, administrative ethics refers to the ethical behav</w:t>
      </w:r>
      <w:r w:rsidRPr="005E4D0B">
        <w:rPr>
          <w:rFonts w:cs="Times New Roman"/>
        </w:rPr>
        <w:t xml:space="preserve">ior of anyone who occupies a leadership position within an organization. </w:t>
      </w:r>
      <w:r>
        <w:rPr>
          <w:rFonts w:cs="Times New Roman"/>
        </w:rPr>
        <w:t xml:space="preserve"> Since today’s leaders are highly visible, their ethics are often seen as a reflection of the organization’s ethics.</w:t>
      </w:r>
    </w:p>
    <w:p w14:paraId="2B1B079B" w14:textId="77777777" w:rsidR="001C436E" w:rsidRPr="0059725C" w:rsidRDefault="001C436E" w:rsidP="001C436E">
      <w:pPr>
        <w:widowControl w:val="0"/>
        <w:autoSpaceDE w:val="0"/>
        <w:autoSpaceDN w:val="0"/>
        <w:adjustRightInd w:val="0"/>
        <w:ind w:firstLine="630"/>
        <w:rPr>
          <w:rFonts w:cs="Times New Roman"/>
        </w:rPr>
      </w:pPr>
      <w:r w:rsidRPr="005E4D0B">
        <w:rPr>
          <w:rFonts w:cs="Times New Roman"/>
        </w:rPr>
        <w:t>Ethical behavior on a sizeable organizational level is often corre</w:t>
      </w:r>
      <w:r w:rsidRPr="0059725C">
        <w:rPr>
          <w:rFonts w:cs="Times New Roman"/>
        </w:rPr>
        <w:t>lated with a firm’s perceived level of corporate social responsibility. Corporate social responsibility (CSR) can be generally defined as a</w:t>
      </w:r>
      <w:r>
        <w:rPr>
          <w:rFonts w:cs="Times New Roman"/>
        </w:rPr>
        <w:t xml:space="preserve">ny </w:t>
      </w:r>
      <w:r w:rsidRPr="0059725C">
        <w:rPr>
          <w:rFonts w:cs="Times New Roman"/>
        </w:rPr>
        <w:t>socially or ecologically beneficial activities that companie</w:t>
      </w:r>
      <w:r>
        <w:rPr>
          <w:rFonts w:cs="Times New Roman"/>
        </w:rPr>
        <w:t xml:space="preserve">s undertake to benefit communities or </w:t>
      </w:r>
      <w:proofErr w:type="gramStart"/>
      <w:r>
        <w:rPr>
          <w:rFonts w:cs="Times New Roman"/>
        </w:rPr>
        <w:t>society”</w:t>
      </w:r>
      <w:r w:rsidRPr="0059725C">
        <w:rPr>
          <w:rFonts w:cs="Times New Roman"/>
        </w:rPr>
        <w:t>(May,</w:t>
      </w:r>
      <w:proofErr w:type="gramEnd"/>
      <w:r w:rsidRPr="0059725C">
        <w:rPr>
          <w:rFonts w:cs="Times New Roman"/>
        </w:rPr>
        <w:t xml:space="preserve"> 2011). Several recent studies analyzing relationships between financial performance and perceptions of firms’ corporate social responsibility found a positive correlation between an organization’s perceived CSR and financial performance (Nelling &amp; Webb, 2009). The positive correlation between perceived corporate social responsibility and financial performance </w:t>
      </w:r>
      <w:r w:rsidRPr="0059725C">
        <w:rPr>
          <w:rFonts w:cs="Times New Roman"/>
        </w:rPr>
        <w:lastRenderedPageBreak/>
        <w:t xml:space="preserve">ought to be enough to persuade even the biggest skeptics of the need for more sustainable policies and practices. Based on this evidence, a logical deduction can be made </w:t>
      </w:r>
      <w:proofErr w:type="gramStart"/>
      <w:r w:rsidRPr="0059725C">
        <w:rPr>
          <w:rFonts w:cs="Times New Roman"/>
        </w:rPr>
        <w:t>with regard to</w:t>
      </w:r>
      <w:proofErr w:type="gramEnd"/>
      <w:r w:rsidRPr="0059725C">
        <w:rPr>
          <w:rFonts w:cs="Times New Roman"/>
        </w:rPr>
        <w:t xml:space="preserve"> an executive leader’s perceived ethical level and investor confidence and trust. If a leader is known as ethical or trustworthy, or if they have a proven track record of encouraging corporate social responsibility, investors may feel more confident in their capabilities and therefore vote with their dollars.</w:t>
      </w:r>
    </w:p>
    <w:p w14:paraId="46FF970E" w14:textId="77777777" w:rsidR="001C436E" w:rsidRPr="005E4D0B" w:rsidRDefault="001C436E" w:rsidP="001C436E">
      <w:pPr>
        <w:widowControl w:val="0"/>
        <w:autoSpaceDE w:val="0"/>
        <w:autoSpaceDN w:val="0"/>
        <w:adjustRightInd w:val="0"/>
        <w:ind w:firstLine="630"/>
        <w:rPr>
          <w:rFonts w:cs="Times New Roman"/>
        </w:rPr>
      </w:pPr>
      <w:r>
        <w:rPr>
          <w:rFonts w:cs="Times New Roman"/>
        </w:rPr>
        <w:t xml:space="preserve">However, ethical behavior isn’t usually enough to instill investor confidence in an individual. </w:t>
      </w:r>
      <w:r w:rsidRPr="0059725C">
        <w:rPr>
          <w:rFonts w:cs="Times New Roman"/>
        </w:rPr>
        <w:t>Mo</w:t>
      </w:r>
      <w:r>
        <w:rPr>
          <w:rFonts w:cs="Times New Roman"/>
        </w:rPr>
        <w:t>re</w:t>
      </w:r>
      <w:r w:rsidRPr="0059725C">
        <w:rPr>
          <w:rFonts w:cs="Times New Roman"/>
        </w:rPr>
        <w:t xml:space="preserve"> importantly, investors w</w:t>
      </w:r>
      <w:r w:rsidRPr="00621088">
        <w:rPr>
          <w:rFonts w:cs="Times New Roman"/>
        </w:rPr>
        <w:t xml:space="preserve">ant to know that a CEO is competent and capable of performing the job duties required of them. Knowledge of the industry dynamics and a firm grasp of the company’s challenges and opportunities are crucial for new CEOs, according to investors </w:t>
      </w:r>
      <w:r w:rsidRPr="00621088">
        <w:rPr>
          <w:rFonts w:eastAsia="Times New Roman" w:cs="Times New Roman"/>
        </w:rPr>
        <w:t>(Roady &amp; McCoun, 2011)</w:t>
      </w:r>
      <w:r w:rsidRPr="00386D17">
        <w:rPr>
          <w:rFonts w:eastAsia="Times New Roman" w:cs="Times New Roman"/>
        </w:rPr>
        <w:t>.</w:t>
      </w:r>
      <w:r>
        <w:rPr>
          <w:rFonts w:eastAsia="Times New Roman" w:cs="Times New Roman"/>
        </w:rPr>
        <w:t xml:space="preserve"> In summation of these concepts, one can surmise that a strong leader is typically one who not only embodies strong ethical </w:t>
      </w:r>
      <w:proofErr w:type="gramStart"/>
      <w:r>
        <w:rPr>
          <w:rFonts w:eastAsia="Times New Roman" w:cs="Times New Roman"/>
        </w:rPr>
        <w:t>principles, but</w:t>
      </w:r>
      <w:proofErr w:type="gramEnd"/>
      <w:r>
        <w:rPr>
          <w:rFonts w:eastAsia="Times New Roman" w:cs="Times New Roman"/>
        </w:rPr>
        <w:t xml:space="preserve"> is also competent within his or her industry and specific organization.</w:t>
      </w:r>
    </w:p>
    <w:p w14:paraId="5652D471" w14:textId="77777777" w:rsidR="001C436E" w:rsidRPr="00043015" w:rsidRDefault="001C436E" w:rsidP="001C436E">
      <w:pPr>
        <w:pStyle w:val="Heading2"/>
      </w:pPr>
      <w:bookmarkStart w:id="93" w:name="_Toc237268750"/>
      <w:bookmarkStart w:id="94" w:name="_Toc248310322"/>
      <w:bookmarkStart w:id="95" w:name="_Toc260565960"/>
      <w:bookmarkStart w:id="96" w:name="_Toc261381260"/>
      <w:bookmarkStart w:id="97" w:name="_Toc261382070"/>
      <w:r w:rsidRPr="00043015">
        <w:t>Management in Different Industries</w:t>
      </w:r>
      <w:bookmarkEnd w:id="93"/>
      <w:bookmarkEnd w:id="94"/>
      <w:bookmarkEnd w:id="95"/>
      <w:bookmarkEnd w:id="96"/>
      <w:bookmarkEnd w:id="97"/>
    </w:p>
    <w:p w14:paraId="42ACE385" w14:textId="77777777" w:rsidR="001C436E" w:rsidRPr="0059725C" w:rsidRDefault="001C436E" w:rsidP="001C436E">
      <w:pPr>
        <w:widowControl w:val="0"/>
        <w:autoSpaceDE w:val="0"/>
        <w:autoSpaceDN w:val="0"/>
        <w:adjustRightInd w:val="0"/>
        <w:rPr>
          <w:rFonts w:cs="Times New Roman"/>
        </w:rPr>
      </w:pPr>
      <w:r>
        <w:rPr>
          <w:rFonts w:cs="Times New Roman"/>
          <w:lang w:val="en"/>
        </w:rPr>
        <w:t>While there are some univers</w:t>
      </w:r>
      <w:r w:rsidRPr="00A3004D">
        <w:rPr>
          <w:rFonts w:cs="Times New Roman"/>
          <w:lang w:val="en"/>
        </w:rPr>
        <w:t xml:space="preserve">al characteristics sought after in leaders, most sociologists and economists </w:t>
      </w:r>
      <w:proofErr w:type="gramStart"/>
      <w:r w:rsidRPr="00A3004D">
        <w:rPr>
          <w:rFonts w:cs="Times New Roman"/>
          <w:lang w:val="en"/>
        </w:rPr>
        <w:t>are in agreement</w:t>
      </w:r>
      <w:proofErr w:type="gramEnd"/>
      <w:r w:rsidRPr="00A3004D">
        <w:rPr>
          <w:rFonts w:cs="Times New Roman"/>
          <w:lang w:val="en"/>
        </w:rPr>
        <w:t xml:space="preserve"> that there is not a standardized best practice </w:t>
      </w:r>
      <w:proofErr w:type="gramStart"/>
      <w:r w:rsidRPr="00A3004D">
        <w:rPr>
          <w:rFonts w:cs="Times New Roman"/>
          <w:lang w:val="en"/>
        </w:rPr>
        <w:t>with regard to</w:t>
      </w:r>
      <w:proofErr w:type="gramEnd"/>
      <w:r w:rsidRPr="00A3004D">
        <w:rPr>
          <w:rFonts w:cs="Times New Roman"/>
          <w:lang w:val="en"/>
        </w:rPr>
        <w:t xml:space="preserve"> management across industries. While an open-systems theory might work well in one industry or organization, a more classical approach with specialized job functions might be more applicable in a different industry or organization. The theoretical approach to manage</w:t>
      </w:r>
      <w:r w:rsidRPr="005E4D0B">
        <w:rPr>
          <w:rFonts w:cs="Times New Roman"/>
          <w:lang w:val="en"/>
        </w:rPr>
        <w:t>ment utilized in an organization is based on many factors including industry, size, economic output, and top leadership preference. Cooke-Dav</w:t>
      </w:r>
      <w:r w:rsidRPr="0059725C">
        <w:rPr>
          <w:rFonts w:cs="Times New Roman"/>
          <w:lang w:val="en"/>
        </w:rPr>
        <w:t xml:space="preserve">iess (2003) </w:t>
      </w:r>
      <w:r w:rsidRPr="0059725C">
        <w:rPr>
          <w:rFonts w:cs="Times New Roman"/>
          <w:lang w:val="en"/>
        </w:rPr>
        <w:lastRenderedPageBreak/>
        <w:t xml:space="preserve">discovered that </w:t>
      </w:r>
      <w:r w:rsidRPr="0059725C">
        <w:rPr>
          <w:rFonts w:cs="Times New Roman"/>
        </w:rPr>
        <w:t xml:space="preserve">one of the differences is the extent to which individual expertise, knowledge and judgment are brought into play. </w:t>
      </w:r>
    </w:p>
    <w:p w14:paraId="7DA13171" w14:textId="77777777" w:rsidR="001C436E" w:rsidRPr="005E4D0B" w:rsidRDefault="001C436E" w:rsidP="001C436E">
      <w:pPr>
        <w:widowControl w:val="0"/>
        <w:autoSpaceDE w:val="0"/>
        <w:autoSpaceDN w:val="0"/>
        <w:adjustRightInd w:val="0"/>
        <w:rPr>
          <w:rFonts w:cs="Times New Roman"/>
        </w:rPr>
      </w:pPr>
      <w:r>
        <w:rPr>
          <w:rFonts w:cs="Times New Roman"/>
        </w:rPr>
        <w:t xml:space="preserve">The specific organizational development of a company will also dictate how much control a leader has within the organization. </w:t>
      </w:r>
      <w:r w:rsidRPr="0059725C">
        <w:rPr>
          <w:rFonts w:cs="Times New Roman"/>
        </w:rPr>
        <w:t xml:space="preserve">Leadership performance is </w:t>
      </w:r>
      <w:r>
        <w:rPr>
          <w:rFonts w:cs="Times New Roman"/>
        </w:rPr>
        <w:t>often</w:t>
      </w:r>
      <w:r w:rsidRPr="0059725C">
        <w:rPr>
          <w:rFonts w:cs="Times New Roman"/>
        </w:rPr>
        <w:t xml:space="preserve"> determined by how much control </w:t>
      </w:r>
      <w:r>
        <w:rPr>
          <w:rFonts w:cs="Times New Roman"/>
        </w:rPr>
        <w:t>a leader</w:t>
      </w:r>
      <w:r w:rsidRPr="0059725C">
        <w:rPr>
          <w:rFonts w:cs="Times New Roman"/>
        </w:rPr>
        <w:t xml:space="preserve"> possess</w:t>
      </w:r>
      <w:r>
        <w:rPr>
          <w:rFonts w:cs="Times New Roman"/>
        </w:rPr>
        <w:t>es</w:t>
      </w:r>
      <w:r w:rsidRPr="0059725C">
        <w:rPr>
          <w:rFonts w:cs="Times New Roman"/>
        </w:rPr>
        <w:t xml:space="preserve">. For example, a manager in a smaller, more open-systems organization may have more control over </w:t>
      </w:r>
      <w:proofErr w:type="gramStart"/>
      <w:r w:rsidRPr="0059725C">
        <w:rPr>
          <w:rFonts w:cs="Times New Roman"/>
        </w:rPr>
        <w:t>day to day</w:t>
      </w:r>
      <w:proofErr w:type="gramEnd"/>
      <w:r w:rsidRPr="0059725C">
        <w:rPr>
          <w:rFonts w:cs="Times New Roman"/>
        </w:rPr>
        <w:t xml:space="preserve"> operations and creative direction than the manager of a company with more rigid and established protocol, structure, and procedures.</w:t>
      </w:r>
      <w:r>
        <w:rPr>
          <w:rFonts w:cs="Times New Roman"/>
        </w:rPr>
        <w:t xml:space="preserve"> A leader’s span of control is oftentimes </w:t>
      </w:r>
      <w:proofErr w:type="gramStart"/>
      <w:r>
        <w:rPr>
          <w:rFonts w:cs="Times New Roman"/>
        </w:rPr>
        <w:t>industry-dependent</w:t>
      </w:r>
      <w:proofErr w:type="gramEnd"/>
      <w:r>
        <w:rPr>
          <w:rFonts w:cs="Times New Roman"/>
        </w:rPr>
        <w:t>.</w:t>
      </w:r>
      <w:r w:rsidRPr="0059725C">
        <w:rPr>
          <w:rFonts w:cs="Times New Roman"/>
        </w:rPr>
        <w:t xml:space="preserve">  </w:t>
      </w:r>
    </w:p>
    <w:p w14:paraId="2BF2AADF" w14:textId="77777777" w:rsidR="001C436E" w:rsidRPr="00621088" w:rsidRDefault="001C436E" w:rsidP="001C436E">
      <w:pPr>
        <w:widowControl w:val="0"/>
        <w:autoSpaceDE w:val="0"/>
        <w:autoSpaceDN w:val="0"/>
        <w:adjustRightInd w:val="0"/>
        <w:rPr>
          <w:rFonts w:cs="Times New Roman"/>
        </w:rPr>
      </w:pPr>
      <w:r w:rsidRPr="005E4D0B">
        <w:rPr>
          <w:rFonts w:cs="Times New Roman"/>
        </w:rPr>
        <w:t>Each industry has distinctive features that limit t</w:t>
      </w:r>
      <w:r w:rsidRPr="0059725C">
        <w:rPr>
          <w:rFonts w:cs="Times New Roman"/>
        </w:rPr>
        <w:t>he op</w:t>
      </w:r>
      <w:r>
        <w:rPr>
          <w:rFonts w:cs="Times New Roman"/>
        </w:rPr>
        <w:t xml:space="preserve">tions of its company’s leaders </w:t>
      </w:r>
      <w:r w:rsidRPr="0059725C">
        <w:rPr>
          <w:rFonts w:cs="Times New Roman"/>
        </w:rPr>
        <w:t>(Lieberson &amp; O’Connor, 1972</w:t>
      </w:r>
      <w:r>
        <w:rPr>
          <w:rFonts w:cs="Times New Roman"/>
        </w:rPr>
        <w:t>.</w:t>
      </w:r>
      <w:r w:rsidRPr="0059725C">
        <w:rPr>
          <w:rFonts w:cs="Times New Roman"/>
        </w:rPr>
        <w:t xml:space="preserve">) A study of General Motors, for example, found that heavy bounds were placed on the chairman’s options. He also was required to get executive approval for spending more than $250,000 on a project. The chairman described his role as </w:t>
      </w:r>
      <w:r>
        <w:rPr>
          <w:rFonts w:cs="Times New Roman"/>
        </w:rPr>
        <w:t>one whose job it was</w:t>
      </w:r>
      <w:r w:rsidRPr="0059725C">
        <w:rPr>
          <w:rFonts w:cs="Times New Roman"/>
        </w:rPr>
        <w:t xml:space="preserve"> to reconcile different viewpo</w:t>
      </w:r>
      <w:r>
        <w:rPr>
          <w:rFonts w:cs="Times New Roman"/>
        </w:rPr>
        <w:t xml:space="preserve">ints and arrive at a consensus occasionally making </w:t>
      </w:r>
      <w:r w:rsidRPr="0059725C">
        <w:rPr>
          <w:rFonts w:cs="Times New Roman"/>
        </w:rPr>
        <w:t>individual decisions</w:t>
      </w:r>
      <w:r>
        <w:rPr>
          <w:rFonts w:cs="Times New Roman"/>
        </w:rPr>
        <w:t xml:space="preserve"> (Lieberson &amp; O’Connor, 1972). </w:t>
      </w:r>
      <w:r w:rsidRPr="0059725C">
        <w:rPr>
          <w:rFonts w:cs="Times New Roman"/>
        </w:rPr>
        <w:t xml:space="preserve">However, in more consumer-oriented industries, studies have found that management has more control over decisions about advertising styles, product research and development, and marketing. In the same study (Lieberson &amp; O’Connor, 1972) as General Motors, leadership changes the soap industry, for example, accounted for nearly 70 percent of the unexplained profit margin variance. In the shipbuilding and clay products industry, much like the automobile industry, leadership changes </w:t>
      </w:r>
      <w:r>
        <w:rPr>
          <w:rFonts w:cs="Times New Roman"/>
        </w:rPr>
        <w:t>accounted for only 15% variance</w:t>
      </w:r>
      <w:r w:rsidRPr="0059725C">
        <w:rPr>
          <w:rFonts w:cs="Times New Roman"/>
        </w:rPr>
        <w:t xml:space="preserve"> (Lieberson &amp; O’Connor, 1972)</w:t>
      </w:r>
      <w:r>
        <w:rPr>
          <w:rFonts w:cs="Times New Roman"/>
        </w:rPr>
        <w:t>.</w:t>
      </w:r>
      <w:r w:rsidRPr="0059725C">
        <w:rPr>
          <w:rFonts w:cs="Times New Roman"/>
        </w:rPr>
        <w:t xml:space="preserve"> </w:t>
      </w:r>
      <w:r w:rsidRPr="0059725C">
        <w:rPr>
          <w:rFonts w:cs="Times New Roman"/>
          <w:lang w:val="en"/>
        </w:rPr>
        <w:t>Every organization is classified according to the Industry Classification Benchmark, shown i</w:t>
      </w:r>
      <w:r>
        <w:rPr>
          <w:rFonts w:cs="Times New Roman"/>
          <w:lang w:val="en"/>
        </w:rPr>
        <w:t>n Appendix A</w:t>
      </w:r>
      <w:r w:rsidRPr="00621088">
        <w:rPr>
          <w:rFonts w:cs="Times New Roman"/>
          <w:lang w:val="en"/>
        </w:rPr>
        <w:t>.</w:t>
      </w:r>
    </w:p>
    <w:p w14:paraId="1791F95E" w14:textId="77777777" w:rsidR="001C436E" w:rsidRPr="00043015" w:rsidRDefault="001C436E" w:rsidP="001C436E">
      <w:pPr>
        <w:pStyle w:val="Heading2"/>
      </w:pPr>
      <w:bookmarkStart w:id="98" w:name="_Toc237268751"/>
      <w:bookmarkStart w:id="99" w:name="_Toc248310323"/>
      <w:bookmarkStart w:id="100" w:name="_Toc260565961"/>
      <w:bookmarkStart w:id="101" w:name="_Toc261381261"/>
      <w:bookmarkStart w:id="102" w:name="_Toc261382071"/>
      <w:r w:rsidRPr="00043015">
        <w:lastRenderedPageBreak/>
        <w:t>Management Changes</w:t>
      </w:r>
      <w:bookmarkEnd w:id="98"/>
      <w:bookmarkEnd w:id="99"/>
      <w:bookmarkEnd w:id="100"/>
      <w:bookmarkEnd w:id="101"/>
      <w:bookmarkEnd w:id="102"/>
    </w:p>
    <w:p w14:paraId="56184225" w14:textId="77777777" w:rsidR="001C436E" w:rsidRPr="007C6DB3" w:rsidRDefault="001C436E" w:rsidP="001C436E">
      <w:pPr>
        <w:rPr>
          <w:rFonts w:cs="Times New Roman"/>
          <w:lang w:val="en"/>
        </w:rPr>
      </w:pPr>
      <w:r w:rsidRPr="00386D17">
        <w:rPr>
          <w:rFonts w:cs="Times New Roman"/>
          <w:lang w:val="en"/>
        </w:rPr>
        <w:t xml:space="preserve">In recent years, CEO turnover has become a somewhat common, and often </w:t>
      </w:r>
      <w:r>
        <w:rPr>
          <w:rFonts w:cs="Times New Roman"/>
          <w:lang w:val="en"/>
        </w:rPr>
        <w:t xml:space="preserve">highly publicized, occurrence. </w:t>
      </w:r>
      <w:r w:rsidRPr="00386D17">
        <w:rPr>
          <w:rFonts w:cs="Times New Roman"/>
          <w:lang w:val="en"/>
        </w:rPr>
        <w:t>Because of increased demands from institutional investors for improved management practices and greater pressure for corporate accountability</w:t>
      </w:r>
      <w:r w:rsidRPr="007C6DB3">
        <w:rPr>
          <w:rFonts w:cs="Times New Roman"/>
          <w:lang w:val="en"/>
        </w:rPr>
        <w:t xml:space="preserve"> from the </w:t>
      </w:r>
      <w:proofErr w:type="gramStart"/>
      <w:r w:rsidRPr="007C6DB3">
        <w:rPr>
          <w:rFonts w:cs="Times New Roman"/>
          <w:lang w:val="en"/>
        </w:rPr>
        <w:t>general public</w:t>
      </w:r>
      <w:proofErr w:type="gramEnd"/>
      <w:r w:rsidRPr="007C6DB3">
        <w:rPr>
          <w:rFonts w:cs="Times New Roman"/>
          <w:lang w:val="en"/>
        </w:rPr>
        <w:t>, corporate directors are frequently responding to percieved downturns in performance by replacing</w:t>
      </w:r>
      <w:r>
        <w:rPr>
          <w:rFonts w:cs="Times New Roman"/>
          <w:lang w:val="en"/>
        </w:rPr>
        <w:t xml:space="preserve"> the chief Executive Officer</w:t>
      </w:r>
      <w:r w:rsidRPr="007C6DB3">
        <w:rPr>
          <w:rFonts w:cs="Times New Roman"/>
          <w:lang w:val="en"/>
        </w:rPr>
        <w:t xml:space="preserve"> (Rhim, Peluchette, &amp; Song, 2006)</w:t>
      </w:r>
      <w:r>
        <w:rPr>
          <w:rFonts w:cs="Times New Roman"/>
          <w:lang w:val="en"/>
        </w:rPr>
        <w:t>.</w:t>
      </w:r>
      <w:r w:rsidRPr="007C6DB3">
        <w:rPr>
          <w:rFonts w:cs="Times New Roman"/>
          <w:lang w:val="en"/>
        </w:rPr>
        <w:t xml:space="preserve"> </w:t>
      </w:r>
      <w:r>
        <w:rPr>
          <w:rFonts w:cs="Times New Roman"/>
          <w:lang w:val="en"/>
        </w:rPr>
        <w:t>A</w:t>
      </w:r>
      <w:r w:rsidRPr="007C6DB3">
        <w:rPr>
          <w:rFonts w:cs="Times New Roman"/>
          <w:lang w:val="en"/>
        </w:rPr>
        <w:t xml:space="preserve">mong companies with capitalizations </w:t>
      </w:r>
      <w:proofErr w:type="gramStart"/>
      <w:r w:rsidRPr="007C6DB3">
        <w:rPr>
          <w:rFonts w:cs="Times New Roman"/>
          <w:lang w:val="en"/>
        </w:rPr>
        <w:t>in excess of</w:t>
      </w:r>
      <w:proofErr w:type="gramEnd"/>
      <w:r w:rsidRPr="007C6DB3">
        <w:rPr>
          <w:rFonts w:cs="Times New Roman"/>
          <w:lang w:val="en"/>
        </w:rPr>
        <w:t xml:space="preserve"> $10 billion, nearly a third (31%) announced a CEO transition betwee</w:t>
      </w:r>
      <w:r>
        <w:rPr>
          <w:rFonts w:cs="Times New Roman"/>
          <w:lang w:val="en"/>
        </w:rPr>
        <w:t xml:space="preserve">n July 1, </w:t>
      </w:r>
      <w:proofErr w:type="gramStart"/>
      <w:r>
        <w:rPr>
          <w:rFonts w:cs="Times New Roman"/>
          <w:lang w:val="en"/>
        </w:rPr>
        <w:t>2007</w:t>
      </w:r>
      <w:proofErr w:type="gramEnd"/>
      <w:r>
        <w:rPr>
          <w:rFonts w:cs="Times New Roman"/>
          <w:lang w:val="en"/>
        </w:rPr>
        <w:t xml:space="preserve"> to June 30, 2010</w:t>
      </w:r>
      <w:r w:rsidRPr="007C6DB3">
        <w:rPr>
          <w:rFonts w:cs="Times New Roman"/>
          <w:lang w:val="en"/>
        </w:rPr>
        <w:t xml:space="preserve"> </w:t>
      </w:r>
      <w:r w:rsidRPr="007C6DB3">
        <w:rPr>
          <w:rFonts w:eastAsia="Times New Roman" w:cs="Times New Roman"/>
        </w:rPr>
        <w:t>(Roady &amp; McCoun, 2011)</w:t>
      </w:r>
      <w:r>
        <w:rPr>
          <w:rFonts w:cs="Times New Roman"/>
          <w:lang w:val="en"/>
        </w:rPr>
        <w:t>.</w:t>
      </w:r>
    </w:p>
    <w:p w14:paraId="7BAE6BB7" w14:textId="77777777" w:rsidR="001C436E" w:rsidRDefault="001C436E" w:rsidP="001C436E">
      <w:pPr>
        <w:rPr>
          <w:rFonts w:eastAsia="Times New Roman" w:cs="Times New Roman"/>
        </w:rPr>
      </w:pPr>
      <w:r w:rsidRPr="009B75AF">
        <w:rPr>
          <w:rFonts w:cs="Times New Roman"/>
          <w:lang w:val="en"/>
        </w:rPr>
        <w:t>Top management changes occur for many</w:t>
      </w:r>
      <w:r>
        <w:rPr>
          <w:rFonts w:cs="Times New Roman"/>
          <w:lang w:val="en"/>
        </w:rPr>
        <w:t xml:space="preserve"> reasons. According to McIntosh </w:t>
      </w:r>
      <w:r w:rsidRPr="009B75AF">
        <w:rPr>
          <w:rFonts w:cs="Times New Roman"/>
          <w:lang w:val="en"/>
        </w:rPr>
        <w:t xml:space="preserve">(1994), some changes may have no relation to prior </w:t>
      </w:r>
      <w:proofErr w:type="gramStart"/>
      <w:r w:rsidRPr="009B75AF">
        <w:rPr>
          <w:rFonts w:cs="Times New Roman"/>
          <w:lang w:val="en"/>
        </w:rPr>
        <w:t>performance, or</w:t>
      </w:r>
      <w:proofErr w:type="gramEnd"/>
      <w:r w:rsidRPr="009B75AF">
        <w:rPr>
          <w:rFonts w:cs="Times New Roman"/>
          <w:lang w:val="en"/>
        </w:rPr>
        <w:t xml:space="preserve"> may follow good performance. Distressed firms are more likely than non-distressed firms to undergo signicficant leadership realignmant than those in solid financial standing. I</w:t>
      </w:r>
      <w:r w:rsidRPr="00350363">
        <w:rPr>
          <w:rFonts w:eastAsia="Times New Roman" w:cs="Times New Roman"/>
        </w:rPr>
        <w:t>n any given year, 52% of sampled firms experience turnover if they are either in default on their debt, bankrupt, or privately restructuring their debt to avoid bankruptcy. A significant number of changes are i</w:t>
      </w:r>
      <w:r>
        <w:rPr>
          <w:rFonts w:eastAsia="Times New Roman" w:cs="Times New Roman"/>
        </w:rPr>
        <w:t>nitiated by firms' bank lenders</w:t>
      </w:r>
      <w:r w:rsidRPr="00350363">
        <w:rPr>
          <w:rFonts w:eastAsia="Times New Roman" w:cs="Times New Roman"/>
        </w:rPr>
        <w:t xml:space="preserve"> (Bonner &amp; Bruner, 1989)</w:t>
      </w:r>
      <w:r>
        <w:rPr>
          <w:rFonts w:eastAsia="Times New Roman" w:cs="Times New Roman"/>
        </w:rPr>
        <w:t>.</w:t>
      </w:r>
      <w:r w:rsidRPr="00350363">
        <w:rPr>
          <w:rFonts w:eastAsia="Times New Roman" w:cs="Times New Roman"/>
        </w:rPr>
        <w:t xml:space="preserve"> There are many management changes where the reasons behind a leader’s resignation are unclear. For example, many companies allow CEOs and other board members to resign or retire, rather than admit that the board or other external entity</w:t>
      </w:r>
      <w:r>
        <w:rPr>
          <w:rFonts w:eastAsia="Times New Roman" w:cs="Times New Roman"/>
        </w:rPr>
        <w:t xml:space="preserve"> forced the resignation. Denis and</w:t>
      </w:r>
      <w:r w:rsidRPr="00350363">
        <w:rPr>
          <w:rFonts w:eastAsia="Times New Roman" w:cs="Times New Roman"/>
        </w:rPr>
        <w:t xml:space="preserve"> Denis (1995) documented that forced resignations of top managers are preceded by large and significant declines in operating performance and followed by large improvements in performance. However, forced resignations were found to be rare and due more often to externa</w:t>
      </w:r>
      <w:r w:rsidRPr="00E822F8">
        <w:rPr>
          <w:rFonts w:eastAsia="Times New Roman" w:cs="Times New Roman"/>
        </w:rPr>
        <w:t>l factors (block holder pre</w:t>
      </w:r>
      <w:r>
        <w:rPr>
          <w:rFonts w:eastAsia="Times New Roman" w:cs="Times New Roman"/>
        </w:rPr>
        <w:t xml:space="preserve">ssure, takeover attempts, etc.) rather </w:t>
      </w:r>
      <w:r w:rsidRPr="00E822F8">
        <w:rPr>
          <w:rFonts w:eastAsia="Times New Roman" w:cs="Times New Roman"/>
        </w:rPr>
        <w:t xml:space="preserve">than to normal </w:t>
      </w:r>
      <w:r w:rsidRPr="00E822F8">
        <w:rPr>
          <w:rFonts w:eastAsia="Times New Roman" w:cs="Times New Roman"/>
        </w:rPr>
        <w:lastRenderedPageBreak/>
        <w:t>board monitoring. Other reasons fo</w:t>
      </w:r>
      <w:r w:rsidRPr="00D8664B">
        <w:rPr>
          <w:rFonts w:eastAsia="Times New Roman" w:cs="Times New Roman"/>
        </w:rPr>
        <w:t xml:space="preserve">r leadership resignation include severe illness, as in the case of Steve Jobs, or unexpected death. According to </w:t>
      </w:r>
      <w:r>
        <w:rPr>
          <w:rFonts w:eastAsia="Times New Roman" w:cs="Times New Roman"/>
        </w:rPr>
        <w:t xml:space="preserve">the firm </w:t>
      </w:r>
      <w:r w:rsidRPr="00D8664B">
        <w:rPr>
          <w:rFonts w:eastAsia="Times New Roman" w:cs="Times New Roman"/>
        </w:rPr>
        <w:t>Challenger, Gray, and Christmas</w:t>
      </w:r>
      <w:r>
        <w:rPr>
          <w:rFonts w:eastAsia="Times New Roman" w:cs="Times New Roman"/>
        </w:rPr>
        <w:t xml:space="preserve">, </w:t>
      </w:r>
      <w:r w:rsidRPr="00D8664B">
        <w:rPr>
          <w:rFonts w:eastAsia="Times New Roman" w:cs="Times New Roman"/>
        </w:rPr>
        <w:t>a leader in global industry statistics, the reasons for CEO departur</w:t>
      </w:r>
      <w:r>
        <w:rPr>
          <w:rFonts w:eastAsia="Times New Roman" w:cs="Times New Roman"/>
        </w:rPr>
        <w:t xml:space="preserve">es in 2012 are shown in </w:t>
      </w:r>
      <w:r w:rsidR="00737FD2">
        <w:rPr>
          <w:rFonts w:eastAsia="Times New Roman" w:cs="Times New Roman"/>
        </w:rPr>
        <w:t>Table</w:t>
      </w:r>
      <w:r>
        <w:rPr>
          <w:rFonts w:eastAsia="Times New Roman" w:cs="Times New Roman"/>
        </w:rPr>
        <w:t xml:space="preserve"> 1.</w:t>
      </w:r>
      <w:bookmarkStart w:id="103" w:name="figure1"/>
    </w:p>
    <w:p w14:paraId="0C95080D" w14:textId="5DD67022" w:rsidR="00751A8E" w:rsidRPr="00C619EA" w:rsidRDefault="00751A8E" w:rsidP="00751A8E">
      <w:pPr>
        <w:pStyle w:val="Heading3"/>
        <w:rPr>
          <w:rFonts w:eastAsia="Times New Roman"/>
        </w:rPr>
      </w:pPr>
      <w:bookmarkStart w:id="104" w:name="_Toc261381262"/>
      <w:bookmarkStart w:id="105" w:name="_Toc261382072"/>
      <w:r>
        <w:t>Table 1</w:t>
      </w:r>
      <w:r w:rsidRPr="00751A8E">
        <w:br/>
      </w:r>
      <w:r w:rsidRPr="00081E34">
        <w:t xml:space="preserve">2013 CEO Departures by Reason as of </w:t>
      </w:r>
      <w:proofErr w:type="gramStart"/>
      <w:r w:rsidRPr="00081E34">
        <w:t>July,</w:t>
      </w:r>
      <w:proofErr w:type="gramEnd"/>
      <w:r w:rsidRPr="00081E34">
        <w:t xml:space="preserve"> 2013</w:t>
      </w:r>
      <w:bookmarkEnd w:id="104"/>
      <w:bookmarkEnd w:id="105"/>
    </w:p>
    <w:tbl>
      <w:tblPr>
        <w:tblStyle w:val="TableGrid"/>
        <w:tblW w:w="8390" w:type="dxa"/>
        <w:tblBorders>
          <w:top w:val="single" w:sz="4" w:space="0" w:color="17365D" w:themeColor="text2" w:themeShade="BF"/>
          <w:left w:val="none" w:sz="0" w:space="0" w:color="auto"/>
          <w:bottom w:val="single" w:sz="4" w:space="0" w:color="17365D" w:themeColor="text2" w:themeShade="BF"/>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065"/>
        <w:gridCol w:w="3325"/>
      </w:tblGrid>
      <w:tr w:rsidR="001C436E" w:rsidRPr="00CA61DA" w14:paraId="06D959BF" w14:textId="77777777" w:rsidTr="00737FD2">
        <w:trPr>
          <w:trHeight w:val="442"/>
        </w:trPr>
        <w:tc>
          <w:tcPr>
            <w:tcW w:w="5065" w:type="dxa"/>
          </w:tcPr>
          <w:bookmarkEnd w:id="103"/>
          <w:p w14:paraId="6D67495C" w14:textId="77777777" w:rsidR="001C436E" w:rsidRPr="00CA61DA" w:rsidRDefault="001C436E" w:rsidP="001C436E">
            <w:pPr>
              <w:rPr>
                <w:rFonts w:eastAsia="Times New Roman" w:cs="Times New Roman"/>
              </w:rPr>
            </w:pPr>
            <w:r w:rsidRPr="00CA61DA">
              <w:rPr>
                <w:rFonts w:eastAsia="Times New Roman" w:cs="Times New Roman"/>
              </w:rPr>
              <w:t>Resigned</w:t>
            </w:r>
          </w:p>
        </w:tc>
        <w:tc>
          <w:tcPr>
            <w:tcW w:w="3325" w:type="dxa"/>
          </w:tcPr>
          <w:p w14:paraId="2E762E42" w14:textId="77777777" w:rsidR="001C436E" w:rsidRPr="00CA61DA" w:rsidRDefault="001C436E" w:rsidP="001C436E">
            <w:pPr>
              <w:rPr>
                <w:rFonts w:eastAsia="Times New Roman" w:cs="Times New Roman"/>
              </w:rPr>
            </w:pPr>
            <w:r w:rsidRPr="00CA61DA">
              <w:rPr>
                <w:rFonts w:eastAsia="Times New Roman" w:cs="Times New Roman"/>
              </w:rPr>
              <w:t>172</w:t>
            </w:r>
          </w:p>
        </w:tc>
      </w:tr>
      <w:tr w:rsidR="001C436E" w:rsidRPr="00CA61DA" w14:paraId="206DC01F" w14:textId="77777777" w:rsidTr="00737FD2">
        <w:trPr>
          <w:trHeight w:val="442"/>
        </w:trPr>
        <w:tc>
          <w:tcPr>
            <w:tcW w:w="5065" w:type="dxa"/>
          </w:tcPr>
          <w:p w14:paraId="5B54979A" w14:textId="77777777" w:rsidR="001C436E" w:rsidRPr="00CA61DA" w:rsidRDefault="001C436E" w:rsidP="001C436E">
            <w:pPr>
              <w:rPr>
                <w:rFonts w:eastAsia="Times New Roman" w:cs="Times New Roman"/>
              </w:rPr>
            </w:pPr>
            <w:r w:rsidRPr="00CA61DA">
              <w:rPr>
                <w:rFonts w:eastAsia="Times New Roman" w:cs="Times New Roman"/>
              </w:rPr>
              <w:t>Retired</w:t>
            </w:r>
          </w:p>
        </w:tc>
        <w:tc>
          <w:tcPr>
            <w:tcW w:w="3325" w:type="dxa"/>
          </w:tcPr>
          <w:p w14:paraId="5748D705" w14:textId="77777777" w:rsidR="001C436E" w:rsidRPr="00CA61DA" w:rsidRDefault="001C436E" w:rsidP="001C436E">
            <w:pPr>
              <w:rPr>
                <w:rFonts w:eastAsia="Times New Roman" w:cs="Times New Roman"/>
              </w:rPr>
            </w:pPr>
            <w:r w:rsidRPr="00CA61DA">
              <w:rPr>
                <w:rFonts w:eastAsia="Times New Roman" w:cs="Times New Roman"/>
              </w:rPr>
              <w:t>121</w:t>
            </w:r>
          </w:p>
        </w:tc>
      </w:tr>
      <w:tr w:rsidR="001C436E" w:rsidRPr="00CA61DA" w14:paraId="6C88F1E7" w14:textId="77777777" w:rsidTr="00737FD2">
        <w:trPr>
          <w:trHeight w:val="442"/>
        </w:trPr>
        <w:tc>
          <w:tcPr>
            <w:tcW w:w="5065" w:type="dxa"/>
          </w:tcPr>
          <w:p w14:paraId="2D702EEB" w14:textId="77777777" w:rsidR="001C436E" w:rsidRPr="00CA61DA" w:rsidRDefault="001C436E" w:rsidP="00737FD2">
            <w:pPr>
              <w:spacing w:line="240" w:lineRule="auto"/>
              <w:rPr>
                <w:rFonts w:eastAsia="Times New Roman" w:cs="Times New Roman"/>
              </w:rPr>
            </w:pPr>
            <w:r w:rsidRPr="00CA61DA">
              <w:rPr>
                <w:rFonts w:eastAsia="Times New Roman" w:cs="Times New Roman"/>
              </w:rPr>
              <w:t>Stepped Down</w:t>
            </w:r>
          </w:p>
        </w:tc>
        <w:tc>
          <w:tcPr>
            <w:tcW w:w="3325" w:type="dxa"/>
          </w:tcPr>
          <w:p w14:paraId="43C4B60D" w14:textId="77777777" w:rsidR="001C436E" w:rsidRPr="00CA61DA" w:rsidRDefault="001C436E" w:rsidP="001C436E">
            <w:pPr>
              <w:rPr>
                <w:rFonts w:eastAsia="Times New Roman" w:cs="Times New Roman"/>
              </w:rPr>
            </w:pPr>
            <w:r w:rsidRPr="00CA61DA">
              <w:rPr>
                <w:rFonts w:eastAsia="Times New Roman" w:cs="Times New Roman"/>
              </w:rPr>
              <w:t>111</w:t>
            </w:r>
          </w:p>
        </w:tc>
      </w:tr>
      <w:tr w:rsidR="001C436E" w:rsidRPr="00CA61DA" w14:paraId="44010449" w14:textId="77777777" w:rsidTr="00737FD2">
        <w:trPr>
          <w:trHeight w:val="540"/>
        </w:trPr>
        <w:tc>
          <w:tcPr>
            <w:tcW w:w="5065" w:type="dxa"/>
          </w:tcPr>
          <w:p w14:paraId="5CB51B4F" w14:textId="77777777" w:rsidR="001C436E" w:rsidRPr="00CA61DA" w:rsidRDefault="001C436E" w:rsidP="00737FD2">
            <w:pPr>
              <w:spacing w:line="240" w:lineRule="auto"/>
              <w:rPr>
                <w:rFonts w:eastAsia="Times New Roman" w:cs="Times New Roman"/>
              </w:rPr>
            </w:pPr>
            <w:r w:rsidRPr="00CA61DA">
              <w:rPr>
                <w:rFonts w:eastAsia="Times New Roman" w:cs="Times New Roman"/>
              </w:rPr>
              <w:t>Accepted position in another company</w:t>
            </w:r>
          </w:p>
        </w:tc>
        <w:tc>
          <w:tcPr>
            <w:tcW w:w="3325" w:type="dxa"/>
          </w:tcPr>
          <w:p w14:paraId="2AE59139" w14:textId="77777777" w:rsidR="001C436E" w:rsidRPr="00CA61DA" w:rsidRDefault="001C436E" w:rsidP="001C436E">
            <w:pPr>
              <w:rPr>
                <w:rFonts w:eastAsia="Times New Roman" w:cs="Times New Roman"/>
              </w:rPr>
            </w:pPr>
            <w:r w:rsidRPr="00CA61DA">
              <w:rPr>
                <w:rFonts w:eastAsia="Times New Roman" w:cs="Times New Roman"/>
              </w:rPr>
              <w:t>88</w:t>
            </w:r>
          </w:p>
        </w:tc>
      </w:tr>
      <w:tr w:rsidR="001C436E" w:rsidRPr="00CA61DA" w14:paraId="3E887F72" w14:textId="77777777" w:rsidTr="00737FD2">
        <w:trPr>
          <w:trHeight w:val="477"/>
        </w:trPr>
        <w:tc>
          <w:tcPr>
            <w:tcW w:w="5065" w:type="dxa"/>
          </w:tcPr>
          <w:p w14:paraId="760E306B" w14:textId="77777777" w:rsidR="001C436E" w:rsidRPr="00CA61DA" w:rsidRDefault="001C436E" w:rsidP="00737FD2">
            <w:pPr>
              <w:spacing w:line="240" w:lineRule="auto"/>
              <w:rPr>
                <w:rFonts w:eastAsia="Times New Roman" w:cs="Times New Roman"/>
              </w:rPr>
            </w:pPr>
            <w:r w:rsidRPr="00CA61DA">
              <w:rPr>
                <w:rFonts w:eastAsia="Times New Roman" w:cs="Times New Roman"/>
              </w:rPr>
              <w:t>Temporary interim period ended</w:t>
            </w:r>
          </w:p>
        </w:tc>
        <w:tc>
          <w:tcPr>
            <w:tcW w:w="3325" w:type="dxa"/>
          </w:tcPr>
          <w:p w14:paraId="19647927" w14:textId="77777777" w:rsidR="001C436E" w:rsidRPr="00CA61DA" w:rsidRDefault="001C436E" w:rsidP="001C436E">
            <w:pPr>
              <w:rPr>
                <w:rFonts w:eastAsia="Times New Roman" w:cs="Times New Roman"/>
              </w:rPr>
            </w:pPr>
            <w:r w:rsidRPr="00CA61DA">
              <w:rPr>
                <w:rFonts w:eastAsia="Times New Roman" w:cs="Times New Roman"/>
              </w:rPr>
              <w:t>45</w:t>
            </w:r>
          </w:p>
        </w:tc>
      </w:tr>
      <w:tr w:rsidR="001C436E" w:rsidRPr="00CA61DA" w14:paraId="4292A394" w14:textId="77777777" w:rsidTr="00737FD2">
        <w:trPr>
          <w:trHeight w:val="442"/>
        </w:trPr>
        <w:tc>
          <w:tcPr>
            <w:tcW w:w="5065" w:type="dxa"/>
          </w:tcPr>
          <w:p w14:paraId="158E0DAF" w14:textId="77777777" w:rsidR="001C436E" w:rsidRPr="00CA61DA" w:rsidRDefault="001C436E" w:rsidP="00737FD2">
            <w:pPr>
              <w:spacing w:line="240" w:lineRule="auto"/>
              <w:rPr>
                <w:rFonts w:eastAsia="Times New Roman" w:cs="Times New Roman"/>
              </w:rPr>
            </w:pPr>
            <w:r w:rsidRPr="00CA61DA">
              <w:rPr>
                <w:rFonts w:eastAsia="Times New Roman" w:cs="Times New Roman"/>
              </w:rPr>
              <w:t>Merger/acquisition</w:t>
            </w:r>
          </w:p>
        </w:tc>
        <w:tc>
          <w:tcPr>
            <w:tcW w:w="3325" w:type="dxa"/>
          </w:tcPr>
          <w:p w14:paraId="05AFC12E" w14:textId="77777777" w:rsidR="001C436E" w:rsidRPr="00CA61DA" w:rsidRDefault="001C436E" w:rsidP="001C436E">
            <w:pPr>
              <w:rPr>
                <w:rFonts w:eastAsia="Times New Roman" w:cs="Times New Roman"/>
              </w:rPr>
            </w:pPr>
            <w:r w:rsidRPr="00CA61DA">
              <w:rPr>
                <w:rFonts w:eastAsia="Times New Roman" w:cs="Times New Roman"/>
              </w:rPr>
              <w:t>13</w:t>
            </w:r>
          </w:p>
        </w:tc>
      </w:tr>
      <w:tr w:rsidR="001C436E" w:rsidRPr="00CA61DA" w14:paraId="501AA5E3" w14:textId="77777777" w:rsidTr="00737FD2">
        <w:trPr>
          <w:trHeight w:val="442"/>
        </w:trPr>
        <w:tc>
          <w:tcPr>
            <w:tcW w:w="5065" w:type="dxa"/>
          </w:tcPr>
          <w:p w14:paraId="0E9A4281" w14:textId="77777777" w:rsidR="001C436E" w:rsidRPr="00CA61DA" w:rsidRDefault="001C436E" w:rsidP="001C436E">
            <w:pPr>
              <w:rPr>
                <w:rFonts w:eastAsia="Times New Roman" w:cs="Times New Roman"/>
              </w:rPr>
            </w:pPr>
            <w:r w:rsidRPr="00CA61DA">
              <w:rPr>
                <w:rFonts w:eastAsia="Times New Roman" w:cs="Times New Roman"/>
              </w:rPr>
              <w:t>Ousted</w:t>
            </w:r>
          </w:p>
        </w:tc>
        <w:tc>
          <w:tcPr>
            <w:tcW w:w="3325" w:type="dxa"/>
          </w:tcPr>
          <w:p w14:paraId="4EF60B41" w14:textId="77777777" w:rsidR="001C436E" w:rsidRPr="00CA61DA" w:rsidRDefault="001C436E" w:rsidP="001C436E">
            <w:pPr>
              <w:rPr>
                <w:rFonts w:eastAsia="Times New Roman" w:cs="Times New Roman"/>
              </w:rPr>
            </w:pPr>
            <w:r w:rsidRPr="00CA61DA">
              <w:rPr>
                <w:rFonts w:eastAsia="Times New Roman" w:cs="Times New Roman"/>
              </w:rPr>
              <w:t>12</w:t>
            </w:r>
          </w:p>
        </w:tc>
      </w:tr>
      <w:tr w:rsidR="001C436E" w:rsidRPr="00CA61DA" w14:paraId="454155A3" w14:textId="77777777" w:rsidTr="00737FD2">
        <w:trPr>
          <w:trHeight w:val="442"/>
        </w:trPr>
        <w:tc>
          <w:tcPr>
            <w:tcW w:w="5065" w:type="dxa"/>
          </w:tcPr>
          <w:p w14:paraId="295AD72C" w14:textId="77777777" w:rsidR="001C436E" w:rsidRPr="00CA61DA" w:rsidRDefault="001C436E" w:rsidP="001C436E">
            <w:pPr>
              <w:rPr>
                <w:rFonts w:eastAsia="Times New Roman" w:cs="Times New Roman"/>
              </w:rPr>
            </w:pPr>
            <w:r w:rsidRPr="00CA61DA">
              <w:rPr>
                <w:rFonts w:eastAsia="Times New Roman" w:cs="Times New Roman"/>
              </w:rPr>
              <w:t>Contract Dispute/Expiration</w:t>
            </w:r>
          </w:p>
        </w:tc>
        <w:tc>
          <w:tcPr>
            <w:tcW w:w="3325" w:type="dxa"/>
          </w:tcPr>
          <w:p w14:paraId="1CFD876E" w14:textId="77777777" w:rsidR="001C436E" w:rsidRPr="00CA61DA" w:rsidRDefault="001C436E" w:rsidP="001C436E">
            <w:pPr>
              <w:rPr>
                <w:rFonts w:eastAsia="Times New Roman" w:cs="Times New Roman"/>
              </w:rPr>
            </w:pPr>
            <w:r w:rsidRPr="00CA61DA">
              <w:rPr>
                <w:rFonts w:eastAsia="Times New Roman" w:cs="Times New Roman"/>
              </w:rPr>
              <w:t>7</w:t>
            </w:r>
          </w:p>
        </w:tc>
      </w:tr>
      <w:tr w:rsidR="001C436E" w:rsidRPr="00CA61DA" w14:paraId="3DA09964" w14:textId="77777777" w:rsidTr="00737FD2">
        <w:trPr>
          <w:trHeight w:val="442"/>
        </w:trPr>
        <w:tc>
          <w:tcPr>
            <w:tcW w:w="5065" w:type="dxa"/>
          </w:tcPr>
          <w:p w14:paraId="767F1D69" w14:textId="77777777" w:rsidR="001C436E" w:rsidRPr="00CA61DA" w:rsidRDefault="001C436E" w:rsidP="001C436E">
            <w:pPr>
              <w:rPr>
                <w:rFonts w:eastAsia="Times New Roman" w:cs="Times New Roman"/>
              </w:rPr>
            </w:pPr>
            <w:r w:rsidRPr="00CA61DA">
              <w:rPr>
                <w:rFonts w:eastAsia="Times New Roman" w:cs="Times New Roman"/>
              </w:rPr>
              <w:t>Scandal</w:t>
            </w:r>
          </w:p>
        </w:tc>
        <w:tc>
          <w:tcPr>
            <w:tcW w:w="3325" w:type="dxa"/>
          </w:tcPr>
          <w:p w14:paraId="05984520" w14:textId="77777777" w:rsidR="001C436E" w:rsidRPr="00CA61DA" w:rsidRDefault="001C436E" w:rsidP="001C436E">
            <w:pPr>
              <w:rPr>
                <w:rFonts w:eastAsia="Times New Roman" w:cs="Times New Roman"/>
              </w:rPr>
            </w:pPr>
            <w:r w:rsidRPr="00CA61DA">
              <w:rPr>
                <w:rFonts w:eastAsia="Times New Roman" w:cs="Times New Roman"/>
              </w:rPr>
              <w:t>4</w:t>
            </w:r>
          </w:p>
        </w:tc>
      </w:tr>
      <w:tr w:rsidR="001C436E" w:rsidRPr="00CA61DA" w14:paraId="11493541" w14:textId="77777777" w:rsidTr="00737FD2">
        <w:trPr>
          <w:trHeight w:val="442"/>
        </w:trPr>
        <w:tc>
          <w:tcPr>
            <w:tcW w:w="5065" w:type="dxa"/>
          </w:tcPr>
          <w:p w14:paraId="55297714" w14:textId="77777777" w:rsidR="001C436E" w:rsidRPr="00CA61DA" w:rsidRDefault="001C436E" w:rsidP="001C436E">
            <w:pPr>
              <w:rPr>
                <w:rFonts w:eastAsia="Times New Roman" w:cs="Times New Roman"/>
              </w:rPr>
            </w:pPr>
            <w:r w:rsidRPr="00CA61DA">
              <w:rPr>
                <w:rFonts w:eastAsia="Times New Roman" w:cs="Times New Roman"/>
              </w:rPr>
              <w:t>Health</w:t>
            </w:r>
          </w:p>
        </w:tc>
        <w:tc>
          <w:tcPr>
            <w:tcW w:w="3325" w:type="dxa"/>
          </w:tcPr>
          <w:p w14:paraId="32CA2DBB" w14:textId="77777777" w:rsidR="001C436E" w:rsidRPr="00CA61DA" w:rsidRDefault="001C436E" w:rsidP="001C436E">
            <w:pPr>
              <w:rPr>
                <w:rFonts w:eastAsia="Times New Roman" w:cs="Times New Roman"/>
              </w:rPr>
            </w:pPr>
            <w:r w:rsidRPr="00CA61DA">
              <w:rPr>
                <w:rFonts w:eastAsia="Times New Roman" w:cs="Times New Roman"/>
              </w:rPr>
              <w:t>3</w:t>
            </w:r>
          </w:p>
        </w:tc>
      </w:tr>
      <w:tr w:rsidR="001C436E" w:rsidRPr="00CA61DA" w14:paraId="59254DF0" w14:textId="77777777" w:rsidTr="00737FD2">
        <w:trPr>
          <w:trHeight w:val="442"/>
        </w:trPr>
        <w:tc>
          <w:tcPr>
            <w:tcW w:w="5065" w:type="dxa"/>
          </w:tcPr>
          <w:p w14:paraId="408CBBAE" w14:textId="77777777" w:rsidR="001C436E" w:rsidRPr="00CA61DA" w:rsidRDefault="001C436E" w:rsidP="001C436E">
            <w:pPr>
              <w:rPr>
                <w:rFonts w:eastAsia="Times New Roman" w:cs="Times New Roman"/>
              </w:rPr>
            </w:pPr>
            <w:r w:rsidRPr="00CA61DA">
              <w:rPr>
                <w:rFonts w:eastAsia="Times New Roman" w:cs="Times New Roman"/>
              </w:rPr>
              <w:t>Died</w:t>
            </w:r>
          </w:p>
        </w:tc>
        <w:tc>
          <w:tcPr>
            <w:tcW w:w="3325" w:type="dxa"/>
          </w:tcPr>
          <w:p w14:paraId="7208DD79" w14:textId="77777777" w:rsidR="001C436E" w:rsidRPr="00CA61DA" w:rsidRDefault="001C436E" w:rsidP="001C436E">
            <w:pPr>
              <w:rPr>
                <w:rFonts w:eastAsia="Times New Roman" w:cs="Times New Roman"/>
              </w:rPr>
            </w:pPr>
            <w:r w:rsidRPr="00CA61DA">
              <w:rPr>
                <w:rFonts w:eastAsia="Times New Roman" w:cs="Times New Roman"/>
              </w:rPr>
              <w:t>3</w:t>
            </w:r>
          </w:p>
        </w:tc>
      </w:tr>
      <w:tr w:rsidR="001C436E" w:rsidRPr="00CA61DA" w14:paraId="766F9636" w14:textId="77777777" w:rsidTr="00737FD2">
        <w:trPr>
          <w:trHeight w:val="455"/>
        </w:trPr>
        <w:tc>
          <w:tcPr>
            <w:tcW w:w="5065" w:type="dxa"/>
          </w:tcPr>
          <w:p w14:paraId="072BC815" w14:textId="77777777" w:rsidR="001C436E" w:rsidRPr="00CA61DA" w:rsidRDefault="001C436E" w:rsidP="001C436E">
            <w:pPr>
              <w:rPr>
                <w:rFonts w:eastAsia="Times New Roman" w:cs="Times New Roman"/>
              </w:rPr>
            </w:pPr>
            <w:r w:rsidRPr="00CA61DA">
              <w:rPr>
                <w:rFonts w:eastAsia="Times New Roman" w:cs="Times New Roman"/>
              </w:rPr>
              <w:t>Other</w:t>
            </w:r>
          </w:p>
        </w:tc>
        <w:tc>
          <w:tcPr>
            <w:tcW w:w="3325" w:type="dxa"/>
          </w:tcPr>
          <w:p w14:paraId="35A78394" w14:textId="77777777" w:rsidR="001C436E" w:rsidRPr="00CA61DA" w:rsidRDefault="001C436E" w:rsidP="001C436E">
            <w:pPr>
              <w:rPr>
                <w:rFonts w:eastAsia="Times New Roman" w:cs="Times New Roman"/>
              </w:rPr>
            </w:pPr>
            <w:r w:rsidRPr="00CA61DA">
              <w:rPr>
                <w:rFonts w:eastAsia="Times New Roman" w:cs="Times New Roman"/>
              </w:rPr>
              <w:t>6</w:t>
            </w:r>
          </w:p>
        </w:tc>
      </w:tr>
    </w:tbl>
    <w:p w14:paraId="66A815A8" w14:textId="0698C39D" w:rsidR="001C436E" w:rsidRPr="00751A8E" w:rsidRDefault="00737FD2" w:rsidP="00751A8E">
      <w:pPr>
        <w:spacing w:line="360" w:lineRule="auto"/>
        <w:ind w:firstLine="0"/>
        <w:rPr>
          <w:rFonts w:eastAsia="Times New Roman" w:cs="Times New Roman"/>
          <w:i/>
          <w:iCs/>
          <w:color w:val="000000"/>
          <w:sz w:val="18"/>
          <w:szCs w:val="18"/>
          <w:shd w:val="clear" w:color="auto" w:fill="FFFFFF"/>
        </w:rPr>
      </w:pPr>
      <w:r>
        <w:rPr>
          <w:rFonts w:cs="Times New Roman"/>
          <w:sz w:val="18"/>
          <w:szCs w:val="18"/>
          <w:lang w:val="en"/>
        </w:rPr>
        <w:br/>
      </w:r>
      <w:r w:rsidR="001C436E" w:rsidRPr="00DF773B">
        <w:rPr>
          <w:rFonts w:cs="Times New Roman"/>
          <w:sz w:val="18"/>
          <w:szCs w:val="18"/>
          <w:lang w:val="en"/>
        </w:rPr>
        <w:t xml:space="preserve">Source: </w:t>
      </w:r>
      <w:r w:rsidR="001C436E" w:rsidRPr="00DF773B">
        <w:rPr>
          <w:rFonts w:eastAsia="Times New Roman" w:cs="Times New Roman"/>
          <w:color w:val="000000"/>
          <w:sz w:val="18"/>
          <w:szCs w:val="18"/>
          <w:shd w:val="clear" w:color="auto" w:fill="FFFFFF"/>
        </w:rPr>
        <w:t>Pederson, J. &amp; Madden, C. (2013). CEO Turnover Slows in June. </w:t>
      </w:r>
      <w:r w:rsidR="001C436E" w:rsidRPr="00DF773B">
        <w:rPr>
          <w:rFonts w:eastAsia="Times New Roman" w:cs="Times New Roman"/>
          <w:i/>
          <w:iCs/>
          <w:color w:val="000000"/>
          <w:sz w:val="18"/>
          <w:szCs w:val="18"/>
          <w:shd w:val="clear" w:color="auto" w:fill="FFFFFF"/>
        </w:rPr>
        <w:t>Challenger, Gray</w:t>
      </w:r>
      <w:r w:rsidR="001C436E">
        <w:rPr>
          <w:rFonts w:eastAsia="Times New Roman" w:cs="Times New Roman"/>
          <w:i/>
          <w:iCs/>
          <w:color w:val="000000"/>
          <w:sz w:val="18"/>
          <w:szCs w:val="18"/>
          <w:shd w:val="clear" w:color="auto" w:fill="FFFFFF"/>
        </w:rPr>
        <w:t>,</w:t>
      </w:r>
      <w:r w:rsidR="001C436E" w:rsidRPr="00DF773B">
        <w:rPr>
          <w:rFonts w:eastAsia="Times New Roman" w:cs="Times New Roman"/>
          <w:i/>
          <w:iCs/>
          <w:color w:val="000000"/>
          <w:sz w:val="18"/>
          <w:szCs w:val="18"/>
          <w:shd w:val="clear" w:color="auto" w:fill="FFFFFF"/>
        </w:rPr>
        <w:t xml:space="preserve"> and Christmas.</w:t>
      </w:r>
    </w:p>
    <w:p w14:paraId="5953C2B2" w14:textId="77777777" w:rsidR="001C436E" w:rsidRDefault="001C436E" w:rsidP="001C436E">
      <w:pPr>
        <w:rPr>
          <w:rFonts w:eastAsia="Times New Roman" w:cs="Times New Roman"/>
        </w:rPr>
      </w:pPr>
      <w:r w:rsidRPr="00A3004D">
        <w:rPr>
          <w:rFonts w:eastAsia="Times New Roman" w:cs="Times New Roman"/>
        </w:rPr>
        <w:t xml:space="preserve">According to statistics, CEO changes tend to occur during periods of poor economic conditions such as a recession. Based on statistics shown in </w:t>
      </w:r>
      <w:r w:rsidR="00737FD2">
        <w:rPr>
          <w:rFonts w:eastAsia="Times New Roman" w:cs="Times New Roman"/>
        </w:rPr>
        <w:t>Table</w:t>
      </w:r>
      <w:r w:rsidRPr="00A3004D">
        <w:rPr>
          <w:rFonts w:eastAsia="Times New Roman" w:cs="Times New Roman"/>
        </w:rPr>
        <w:t xml:space="preserve"> </w:t>
      </w:r>
      <w:r>
        <w:rPr>
          <w:rFonts w:eastAsia="Times New Roman" w:cs="Times New Roman"/>
        </w:rPr>
        <w:t>2</w:t>
      </w:r>
      <w:r w:rsidRPr="00A3004D">
        <w:rPr>
          <w:rFonts w:eastAsia="Times New Roman" w:cs="Times New Roman"/>
        </w:rPr>
        <w:t>, CEO turnover was the highest in 2008, coinciding with the national recession that occurred that same year. In the y</w:t>
      </w:r>
      <w:r w:rsidRPr="005E4D0B">
        <w:rPr>
          <w:rFonts w:eastAsia="Times New Roman" w:cs="Times New Roman"/>
        </w:rPr>
        <w:t xml:space="preserve">ears since, CEO turnover has remained relatively stable. </w:t>
      </w:r>
      <w:bookmarkStart w:id="106" w:name="figure2"/>
    </w:p>
    <w:p w14:paraId="2D9509CB" w14:textId="1256312B" w:rsidR="00751A8E" w:rsidRDefault="00751A8E" w:rsidP="00751A8E">
      <w:pPr>
        <w:pStyle w:val="Heading3"/>
      </w:pPr>
      <w:bookmarkStart w:id="107" w:name="_Toc261381263"/>
      <w:bookmarkStart w:id="108" w:name="_Toc261382073"/>
      <w:r>
        <w:lastRenderedPageBreak/>
        <w:t>Table 2</w:t>
      </w:r>
      <w:bookmarkEnd w:id="107"/>
      <w:bookmarkEnd w:id="108"/>
    </w:p>
    <w:p w14:paraId="239B27E5" w14:textId="17010600" w:rsidR="00751A8E" w:rsidRPr="0059725C" w:rsidRDefault="00751A8E" w:rsidP="00751A8E">
      <w:pPr>
        <w:pStyle w:val="Heading3"/>
      </w:pPr>
      <w:bookmarkStart w:id="109" w:name="_Toc261381264"/>
      <w:bookmarkStart w:id="110" w:name="_Toc261382074"/>
      <w:r w:rsidRPr="00081E34">
        <w:t>Chief Executive Departures 2007-June 2013</w:t>
      </w:r>
      <w:bookmarkEnd w:id="109"/>
      <w:bookmarkEnd w:id="110"/>
    </w:p>
    <w:tbl>
      <w:tblPr>
        <w:tblStyle w:val="TableGrid"/>
        <w:tblW w:w="0" w:type="auto"/>
        <w:tblBorders>
          <w:top w:val="single" w:sz="4" w:space="0" w:color="17365D" w:themeColor="text2" w:themeShade="BF"/>
          <w:left w:val="none" w:sz="0" w:space="0" w:color="auto"/>
          <w:bottom w:val="single" w:sz="4" w:space="0" w:color="17365D" w:themeColor="text2" w:themeShade="BF"/>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1019"/>
        <w:gridCol w:w="810"/>
        <w:gridCol w:w="900"/>
        <w:gridCol w:w="900"/>
        <w:gridCol w:w="990"/>
        <w:gridCol w:w="810"/>
        <w:gridCol w:w="990"/>
      </w:tblGrid>
      <w:tr w:rsidR="001C436E" w14:paraId="69221E33" w14:textId="77777777" w:rsidTr="00737FD2">
        <w:tc>
          <w:tcPr>
            <w:tcW w:w="1019" w:type="dxa"/>
          </w:tcPr>
          <w:bookmarkEnd w:id="106"/>
          <w:p w14:paraId="7D60F962" w14:textId="77777777" w:rsidR="001C436E" w:rsidRDefault="001C436E" w:rsidP="001C436E">
            <w:pPr>
              <w:ind w:firstLine="0"/>
              <w:rPr>
                <w:rFonts w:eastAsia="Times New Roman" w:cs="Times New Roman"/>
                <w:b/>
              </w:rPr>
            </w:pPr>
            <w:r>
              <w:rPr>
                <w:rFonts w:eastAsia="Times New Roman" w:cs="Times New Roman"/>
                <w:b/>
              </w:rPr>
              <w:t>2007</w:t>
            </w:r>
          </w:p>
        </w:tc>
        <w:tc>
          <w:tcPr>
            <w:tcW w:w="810" w:type="dxa"/>
          </w:tcPr>
          <w:p w14:paraId="0C4C12D3" w14:textId="77777777" w:rsidR="001C436E" w:rsidRDefault="001C436E" w:rsidP="001C436E">
            <w:pPr>
              <w:ind w:firstLine="0"/>
              <w:rPr>
                <w:rFonts w:eastAsia="Times New Roman" w:cs="Times New Roman"/>
                <w:b/>
              </w:rPr>
            </w:pPr>
            <w:r>
              <w:rPr>
                <w:rFonts w:eastAsia="Times New Roman" w:cs="Times New Roman"/>
                <w:b/>
              </w:rPr>
              <w:t>2008</w:t>
            </w:r>
          </w:p>
        </w:tc>
        <w:tc>
          <w:tcPr>
            <w:tcW w:w="900" w:type="dxa"/>
          </w:tcPr>
          <w:p w14:paraId="5D7AE39F" w14:textId="77777777" w:rsidR="001C436E" w:rsidRDefault="001C436E" w:rsidP="001C436E">
            <w:pPr>
              <w:ind w:firstLine="0"/>
              <w:rPr>
                <w:rFonts w:eastAsia="Times New Roman" w:cs="Times New Roman"/>
                <w:b/>
              </w:rPr>
            </w:pPr>
            <w:r>
              <w:rPr>
                <w:rFonts w:eastAsia="Times New Roman" w:cs="Times New Roman"/>
                <w:b/>
              </w:rPr>
              <w:t>2009</w:t>
            </w:r>
          </w:p>
        </w:tc>
        <w:tc>
          <w:tcPr>
            <w:tcW w:w="900" w:type="dxa"/>
          </w:tcPr>
          <w:p w14:paraId="4E7B22BA" w14:textId="77777777" w:rsidR="001C436E" w:rsidRDefault="001C436E" w:rsidP="001C436E">
            <w:pPr>
              <w:ind w:firstLine="0"/>
              <w:rPr>
                <w:rFonts w:eastAsia="Times New Roman" w:cs="Times New Roman"/>
                <w:b/>
              </w:rPr>
            </w:pPr>
            <w:r>
              <w:rPr>
                <w:rFonts w:eastAsia="Times New Roman" w:cs="Times New Roman"/>
                <w:b/>
              </w:rPr>
              <w:t>2010</w:t>
            </w:r>
          </w:p>
        </w:tc>
        <w:tc>
          <w:tcPr>
            <w:tcW w:w="990" w:type="dxa"/>
          </w:tcPr>
          <w:p w14:paraId="64F01CD9" w14:textId="77777777" w:rsidR="001C436E" w:rsidRDefault="001C436E" w:rsidP="001C436E">
            <w:pPr>
              <w:ind w:firstLine="0"/>
              <w:rPr>
                <w:rFonts w:eastAsia="Times New Roman" w:cs="Times New Roman"/>
                <w:b/>
              </w:rPr>
            </w:pPr>
            <w:r>
              <w:rPr>
                <w:rFonts w:eastAsia="Times New Roman" w:cs="Times New Roman"/>
                <w:b/>
              </w:rPr>
              <w:t>2011</w:t>
            </w:r>
          </w:p>
        </w:tc>
        <w:tc>
          <w:tcPr>
            <w:tcW w:w="810" w:type="dxa"/>
          </w:tcPr>
          <w:p w14:paraId="6A8FA485" w14:textId="77777777" w:rsidR="001C436E" w:rsidRDefault="001C436E" w:rsidP="001C436E">
            <w:pPr>
              <w:ind w:firstLine="0"/>
              <w:rPr>
                <w:rFonts w:eastAsia="Times New Roman" w:cs="Times New Roman"/>
                <w:b/>
              </w:rPr>
            </w:pPr>
            <w:r>
              <w:rPr>
                <w:rFonts w:eastAsia="Times New Roman" w:cs="Times New Roman"/>
                <w:b/>
              </w:rPr>
              <w:t>2012</w:t>
            </w:r>
          </w:p>
        </w:tc>
        <w:tc>
          <w:tcPr>
            <w:tcW w:w="990" w:type="dxa"/>
          </w:tcPr>
          <w:p w14:paraId="23A76D8A" w14:textId="77777777" w:rsidR="001C436E" w:rsidRDefault="001C436E" w:rsidP="001C436E">
            <w:pPr>
              <w:ind w:firstLine="0"/>
              <w:rPr>
                <w:rFonts w:eastAsia="Times New Roman" w:cs="Times New Roman"/>
                <w:b/>
              </w:rPr>
            </w:pPr>
            <w:r>
              <w:rPr>
                <w:rFonts w:eastAsia="Times New Roman" w:cs="Times New Roman"/>
                <w:b/>
              </w:rPr>
              <w:t>2013</w:t>
            </w:r>
          </w:p>
        </w:tc>
      </w:tr>
      <w:tr w:rsidR="001C436E" w14:paraId="7715C2B9" w14:textId="77777777" w:rsidTr="00737FD2">
        <w:tc>
          <w:tcPr>
            <w:tcW w:w="1019" w:type="dxa"/>
          </w:tcPr>
          <w:p w14:paraId="5CED66EA" w14:textId="77777777" w:rsidR="001C436E" w:rsidRDefault="001C436E" w:rsidP="001C436E">
            <w:pPr>
              <w:ind w:firstLine="0"/>
              <w:rPr>
                <w:rFonts w:eastAsia="Times New Roman" w:cs="Times New Roman"/>
                <w:b/>
              </w:rPr>
            </w:pPr>
            <w:r>
              <w:rPr>
                <w:rFonts w:eastAsia="Times New Roman" w:cs="Times New Roman"/>
                <w:b/>
              </w:rPr>
              <w:t>1,356</w:t>
            </w:r>
          </w:p>
        </w:tc>
        <w:tc>
          <w:tcPr>
            <w:tcW w:w="810" w:type="dxa"/>
          </w:tcPr>
          <w:p w14:paraId="1A91F76D" w14:textId="77777777" w:rsidR="001C436E" w:rsidRDefault="001C436E" w:rsidP="001C436E">
            <w:pPr>
              <w:ind w:firstLine="0"/>
              <w:rPr>
                <w:rFonts w:eastAsia="Times New Roman" w:cs="Times New Roman"/>
                <w:b/>
              </w:rPr>
            </w:pPr>
            <w:r>
              <w:rPr>
                <w:rFonts w:eastAsia="Times New Roman" w:cs="Times New Roman"/>
                <w:b/>
              </w:rPr>
              <w:t>1,484</w:t>
            </w:r>
          </w:p>
        </w:tc>
        <w:tc>
          <w:tcPr>
            <w:tcW w:w="900" w:type="dxa"/>
          </w:tcPr>
          <w:p w14:paraId="6CCDD0F5" w14:textId="77777777" w:rsidR="001C436E" w:rsidRDefault="001C436E" w:rsidP="001C436E">
            <w:pPr>
              <w:ind w:firstLine="0"/>
              <w:rPr>
                <w:rFonts w:eastAsia="Times New Roman" w:cs="Times New Roman"/>
                <w:b/>
              </w:rPr>
            </w:pPr>
            <w:r>
              <w:rPr>
                <w:rFonts w:eastAsia="Times New Roman" w:cs="Times New Roman"/>
                <w:b/>
              </w:rPr>
              <w:t>1,227</w:t>
            </w:r>
          </w:p>
        </w:tc>
        <w:tc>
          <w:tcPr>
            <w:tcW w:w="900" w:type="dxa"/>
          </w:tcPr>
          <w:p w14:paraId="2ED64855" w14:textId="77777777" w:rsidR="001C436E" w:rsidRDefault="001C436E" w:rsidP="001C436E">
            <w:pPr>
              <w:ind w:firstLine="0"/>
              <w:rPr>
                <w:rFonts w:eastAsia="Times New Roman" w:cs="Times New Roman"/>
                <w:b/>
              </w:rPr>
            </w:pPr>
            <w:r>
              <w:rPr>
                <w:rFonts w:eastAsia="Times New Roman" w:cs="Times New Roman"/>
                <w:b/>
              </w:rPr>
              <w:t>1,234</w:t>
            </w:r>
          </w:p>
        </w:tc>
        <w:tc>
          <w:tcPr>
            <w:tcW w:w="990" w:type="dxa"/>
          </w:tcPr>
          <w:p w14:paraId="6DA1AC22" w14:textId="77777777" w:rsidR="001C436E" w:rsidRDefault="001C436E" w:rsidP="001C436E">
            <w:pPr>
              <w:ind w:firstLine="0"/>
              <w:rPr>
                <w:rFonts w:eastAsia="Times New Roman" w:cs="Times New Roman"/>
                <w:b/>
              </w:rPr>
            </w:pPr>
            <w:r>
              <w:rPr>
                <w:rFonts w:eastAsia="Times New Roman" w:cs="Times New Roman"/>
                <w:b/>
              </w:rPr>
              <w:t>1,178</w:t>
            </w:r>
          </w:p>
        </w:tc>
        <w:tc>
          <w:tcPr>
            <w:tcW w:w="810" w:type="dxa"/>
          </w:tcPr>
          <w:p w14:paraId="6E558A96" w14:textId="77777777" w:rsidR="001C436E" w:rsidRDefault="001C436E" w:rsidP="001C436E">
            <w:pPr>
              <w:ind w:firstLine="0"/>
              <w:rPr>
                <w:rFonts w:eastAsia="Times New Roman" w:cs="Times New Roman"/>
                <w:b/>
              </w:rPr>
            </w:pPr>
            <w:r>
              <w:rPr>
                <w:rFonts w:eastAsia="Times New Roman" w:cs="Times New Roman"/>
                <w:b/>
              </w:rPr>
              <w:t>1,214</w:t>
            </w:r>
          </w:p>
        </w:tc>
        <w:tc>
          <w:tcPr>
            <w:tcW w:w="990" w:type="dxa"/>
          </w:tcPr>
          <w:p w14:paraId="62B28E9B" w14:textId="77777777" w:rsidR="001C436E" w:rsidRDefault="001C436E" w:rsidP="001C436E">
            <w:pPr>
              <w:ind w:firstLine="0"/>
              <w:rPr>
                <w:rFonts w:eastAsia="Times New Roman" w:cs="Times New Roman"/>
                <w:b/>
              </w:rPr>
            </w:pPr>
            <w:r>
              <w:rPr>
                <w:rFonts w:eastAsia="Times New Roman" w:cs="Times New Roman"/>
                <w:b/>
              </w:rPr>
              <w:t>601</w:t>
            </w:r>
          </w:p>
        </w:tc>
      </w:tr>
    </w:tbl>
    <w:p w14:paraId="18DC1B0F" w14:textId="77777777" w:rsidR="001C436E" w:rsidRDefault="00737FD2" w:rsidP="001C436E">
      <w:pPr>
        <w:ind w:firstLine="0"/>
        <w:rPr>
          <w:rFonts w:eastAsia="Times New Roman" w:cs="Times New Roman"/>
          <w:i/>
          <w:iCs/>
          <w:color w:val="000000"/>
          <w:sz w:val="18"/>
          <w:szCs w:val="18"/>
          <w:shd w:val="clear" w:color="auto" w:fill="FFFFFF"/>
        </w:rPr>
      </w:pPr>
      <w:r>
        <w:rPr>
          <w:rFonts w:cs="Times New Roman"/>
          <w:sz w:val="18"/>
          <w:szCs w:val="18"/>
          <w:lang w:val="en"/>
        </w:rPr>
        <w:br/>
      </w:r>
      <w:r w:rsidR="001C436E" w:rsidRPr="00CA61DA">
        <w:rPr>
          <w:rFonts w:cs="Times New Roman"/>
          <w:sz w:val="18"/>
          <w:szCs w:val="18"/>
          <w:lang w:val="en"/>
        </w:rPr>
        <w:t xml:space="preserve">Source: </w:t>
      </w:r>
      <w:r w:rsidR="001C436E" w:rsidRPr="00CA61DA">
        <w:rPr>
          <w:rFonts w:eastAsia="Times New Roman" w:cs="Times New Roman"/>
          <w:color w:val="000000"/>
          <w:sz w:val="18"/>
          <w:szCs w:val="18"/>
          <w:shd w:val="clear" w:color="auto" w:fill="FFFFFF"/>
        </w:rPr>
        <w:t>Pederson, J. &amp; Madden, C. (2013). CEO Turnover Slows in June. </w:t>
      </w:r>
      <w:r w:rsidR="001C436E" w:rsidRPr="00CA61DA">
        <w:rPr>
          <w:rFonts w:eastAsia="Times New Roman" w:cs="Times New Roman"/>
          <w:i/>
          <w:iCs/>
          <w:color w:val="000000"/>
          <w:sz w:val="18"/>
          <w:szCs w:val="18"/>
          <w:shd w:val="clear" w:color="auto" w:fill="FFFFFF"/>
        </w:rPr>
        <w:t>Challenger, Gray and Christmas.</w:t>
      </w:r>
    </w:p>
    <w:p w14:paraId="55A5C097" w14:textId="77777777" w:rsidR="001C436E" w:rsidRPr="00063D10" w:rsidRDefault="001C436E" w:rsidP="001C436E">
      <w:pPr>
        <w:rPr>
          <w:rFonts w:cs="Times New Roman"/>
          <w:lang w:val="en"/>
        </w:rPr>
      </w:pPr>
      <w:r w:rsidRPr="00A3004D">
        <w:rPr>
          <w:rFonts w:cs="Times New Roman"/>
          <w:lang w:val="en"/>
        </w:rPr>
        <w:t>According to Challenger, Gray and C</w:t>
      </w:r>
      <w:r w:rsidRPr="005E4D0B">
        <w:rPr>
          <w:rFonts w:cs="Times New Roman"/>
          <w:lang w:val="en"/>
        </w:rPr>
        <w:t>hristmas, the highest turnover occurred in the healthcare industry with 117 changes occuring in the he</w:t>
      </w:r>
      <w:r>
        <w:rPr>
          <w:rFonts w:cs="Times New Roman"/>
          <w:lang w:val="en"/>
        </w:rPr>
        <w:t xml:space="preserve">althcare industry. </w:t>
      </w:r>
      <w:r w:rsidRPr="005E4D0B">
        <w:rPr>
          <w:rFonts w:cs="Times New Roman"/>
          <w:lang w:val="en"/>
        </w:rPr>
        <w:t xml:space="preserve">Changes resulting from health care reform law, coupled with sequestration, which are resulting in funding cuts and lower Medicare reimbursements, could be the </w:t>
      </w:r>
      <w:r>
        <w:rPr>
          <w:rFonts w:cs="Times New Roman"/>
          <w:lang w:val="en"/>
        </w:rPr>
        <w:t>catalyst for leadership changes</w:t>
      </w:r>
      <w:r w:rsidRPr="005E4D0B">
        <w:rPr>
          <w:rFonts w:cs="Times New Roman"/>
          <w:lang w:val="en"/>
        </w:rPr>
        <w:t xml:space="preserve"> (Pederson and Madden, 2013)</w:t>
      </w:r>
      <w:r>
        <w:rPr>
          <w:rFonts w:cs="Times New Roman"/>
          <w:lang w:val="en"/>
        </w:rPr>
        <w:t>.</w:t>
      </w:r>
      <w:r w:rsidRPr="005E4D0B">
        <w:rPr>
          <w:rFonts w:cs="Times New Roman"/>
          <w:lang w:val="en"/>
        </w:rPr>
        <w:t xml:space="preserve"> According to Bosagave (</w:t>
      </w:r>
      <w:r w:rsidRPr="00736C52">
        <w:rPr>
          <w:rFonts w:cs="Times New Roman"/>
          <w:lang w:val="en"/>
        </w:rPr>
        <w:t>2013</w:t>
      </w:r>
      <w:r w:rsidRPr="005E4D0B">
        <w:rPr>
          <w:rFonts w:cs="Times New Roman"/>
          <w:lang w:val="en"/>
        </w:rPr>
        <w:t>), “While health care provid</w:t>
      </w:r>
      <w:r w:rsidRPr="0059725C">
        <w:rPr>
          <w:rFonts w:cs="Times New Roman"/>
          <w:lang w:val="en"/>
        </w:rPr>
        <w:t xml:space="preserve">ers and government and non-profit agencies continue to see the highest turnover, both have experienced a decline in the number of departures since 2010. At the same time, CEO turnover has increased in both the tech sector and in financial services. This is no coincidence. Until the recent slowdown, tech and finance were the fastest out of the gate as the recession made the transition to recovery.” </w:t>
      </w:r>
      <w:r>
        <w:rPr>
          <w:rFonts w:cs="Times New Roman"/>
          <w:lang w:val="en"/>
        </w:rPr>
        <w:t xml:space="preserve"> </w:t>
      </w:r>
      <w:r w:rsidRPr="0059725C">
        <w:rPr>
          <w:rFonts w:cs="Times New Roman"/>
          <w:lang w:val="en"/>
        </w:rPr>
        <w:t xml:space="preserve">In other cases, CEOs left </w:t>
      </w:r>
      <w:proofErr w:type="gramStart"/>
      <w:r w:rsidRPr="0059725C">
        <w:rPr>
          <w:rFonts w:cs="Times New Roman"/>
          <w:lang w:val="en"/>
        </w:rPr>
        <w:t>as a result of</w:t>
      </w:r>
      <w:proofErr w:type="gramEnd"/>
      <w:r w:rsidRPr="0059725C">
        <w:rPr>
          <w:rFonts w:cs="Times New Roman"/>
          <w:lang w:val="en"/>
        </w:rPr>
        <w:t xml:space="preserve"> bad publicity or tragic events. Some notable departures include the resignation of Micky Arison of Carnival Corp after cruise ship disasters in 2012 and 2013 (Khouri, 2013) and Tony Hayward of BP after the Deep Horizon oil spill in 2010 (Wray, 2010).</w:t>
      </w:r>
    </w:p>
    <w:p w14:paraId="52DA4688" w14:textId="77777777" w:rsidR="001C436E" w:rsidRPr="00737FD2" w:rsidRDefault="001C436E" w:rsidP="004526A7">
      <w:pPr>
        <w:pStyle w:val="Heading2"/>
      </w:pPr>
      <w:bookmarkStart w:id="111" w:name="_Toc237268752"/>
      <w:bookmarkStart w:id="112" w:name="_Toc248310324"/>
      <w:bookmarkStart w:id="113" w:name="_Toc260565964"/>
      <w:bookmarkStart w:id="114" w:name="_Toc261381265"/>
      <w:bookmarkStart w:id="115" w:name="_Toc261382075"/>
      <w:r w:rsidRPr="00737FD2">
        <w:t>The Stock Market as an Economic Indicator of an Organization’s Health</w:t>
      </w:r>
      <w:bookmarkEnd w:id="111"/>
      <w:bookmarkEnd w:id="112"/>
      <w:bookmarkEnd w:id="113"/>
      <w:bookmarkEnd w:id="114"/>
      <w:bookmarkEnd w:id="115"/>
    </w:p>
    <w:p w14:paraId="1AD0BBE8" w14:textId="77777777" w:rsidR="001C436E" w:rsidRPr="0059725C" w:rsidRDefault="001C436E" w:rsidP="001C436E">
      <w:pPr>
        <w:rPr>
          <w:rFonts w:cs="Times New Roman"/>
        </w:rPr>
      </w:pPr>
      <w:r w:rsidRPr="00A3004D">
        <w:rPr>
          <w:rFonts w:cs="Times New Roman"/>
        </w:rPr>
        <w:t xml:space="preserve">The stock market is a complex and intricate life form of </w:t>
      </w:r>
      <w:proofErr w:type="gramStart"/>
      <w:r w:rsidRPr="00A3004D">
        <w:rPr>
          <w:rFonts w:cs="Times New Roman"/>
        </w:rPr>
        <w:t>it’s</w:t>
      </w:r>
      <w:proofErr w:type="gramEnd"/>
      <w:r w:rsidRPr="00A3004D">
        <w:rPr>
          <w:rFonts w:cs="Times New Roman"/>
        </w:rPr>
        <w:t xml:space="preserve"> own, affected by many variables. The stock market’s performance as a whole </w:t>
      </w:r>
      <w:proofErr w:type="gramStart"/>
      <w:r w:rsidRPr="00A3004D">
        <w:rPr>
          <w:rFonts w:cs="Times New Roman"/>
        </w:rPr>
        <w:t>has an effect on</w:t>
      </w:r>
      <w:proofErr w:type="gramEnd"/>
      <w:r w:rsidRPr="00A3004D">
        <w:rPr>
          <w:rFonts w:cs="Times New Roman"/>
        </w:rPr>
        <w:t xml:space="preserve"> the stoc</w:t>
      </w:r>
      <w:r w:rsidRPr="005E4D0B">
        <w:rPr>
          <w:rFonts w:cs="Times New Roman"/>
        </w:rPr>
        <w:t xml:space="preserve">k prices of various companies and vice versa. Warren Buffet explains </w:t>
      </w:r>
      <w:proofErr w:type="gramStart"/>
      <w:r w:rsidRPr="005E4D0B">
        <w:rPr>
          <w:rFonts w:cs="Times New Roman"/>
        </w:rPr>
        <w:t>that,</w:t>
      </w:r>
      <w:proofErr w:type="gramEnd"/>
      <w:r w:rsidRPr="005E4D0B">
        <w:rPr>
          <w:rFonts w:cs="Times New Roman"/>
        </w:rPr>
        <w:t xml:space="preserve"> “a stock is not </w:t>
      </w:r>
      <w:r w:rsidRPr="005E4D0B">
        <w:rPr>
          <w:rFonts w:cs="Times New Roman"/>
        </w:rPr>
        <w:lastRenderedPageBreak/>
        <w:t>just a ticker symbol or an electr</w:t>
      </w:r>
      <w:r w:rsidRPr="0059725C">
        <w:rPr>
          <w:rFonts w:cs="Times New Roman"/>
        </w:rPr>
        <w:t>onic blip; it is an ownership interest in an actual business, with an underlying value that does</w:t>
      </w:r>
      <w:r>
        <w:rPr>
          <w:rFonts w:cs="Times New Roman"/>
        </w:rPr>
        <w:t xml:space="preserve"> not depend on it’s share price</w:t>
      </w:r>
      <w:r w:rsidRPr="0059725C">
        <w:rPr>
          <w:rFonts w:cs="Times New Roman"/>
        </w:rPr>
        <w:t>” (Buffet, 2003,</w:t>
      </w:r>
      <w:r>
        <w:rPr>
          <w:rFonts w:cs="Times New Roman"/>
        </w:rPr>
        <w:t xml:space="preserve"> p.</w:t>
      </w:r>
      <w:r w:rsidRPr="0059725C">
        <w:rPr>
          <w:rFonts w:cs="Times New Roman"/>
        </w:rPr>
        <w:t xml:space="preserve"> 8)</w:t>
      </w:r>
      <w:r>
        <w:rPr>
          <w:rFonts w:cs="Times New Roman"/>
        </w:rPr>
        <w:t>.</w:t>
      </w:r>
      <w:r w:rsidRPr="0059725C">
        <w:rPr>
          <w:rFonts w:cs="Times New Roman"/>
        </w:rPr>
        <w:t xml:space="preserve"> In essence, stocks are shares of a company owned by individuals or corporations. Stocks are one of the many sources of capital that an organization possesses. According to Baumol and Blinder (2010), along with other capital, such as plant, equipment, and other productive resources held by a business firm, capital stock is necessary for a company’s productivity levels and output. </w:t>
      </w:r>
    </w:p>
    <w:p w14:paraId="54C5675B" w14:textId="77777777" w:rsidR="001C436E" w:rsidRPr="00350363" w:rsidRDefault="001C436E" w:rsidP="001C436E">
      <w:pPr>
        <w:rPr>
          <w:rFonts w:cs="Times New Roman"/>
        </w:rPr>
      </w:pPr>
      <w:r w:rsidRPr="0059725C">
        <w:rPr>
          <w:rFonts w:eastAsia="Times New Roman" w:cs="Times New Roman"/>
        </w:rPr>
        <w:t xml:space="preserve">Stock prices are driven by expectations of corporate earnings. </w:t>
      </w:r>
      <w:r w:rsidRPr="0059725C">
        <w:rPr>
          <w:rFonts w:cs="Times New Roman"/>
        </w:rPr>
        <w:t>If the stock traders feel that the company’s pro</w:t>
      </w:r>
      <w:r w:rsidRPr="00621088">
        <w:rPr>
          <w:rFonts w:cs="Times New Roman"/>
        </w:rPr>
        <w:t xml:space="preserve">fits are going to increase, the stock prices go up. If they feel that the company will do poorly, stock prices drop. The principles of supply and demand also factor into </w:t>
      </w:r>
      <w:r w:rsidRPr="00621088">
        <w:rPr>
          <w:rFonts w:eastAsia="Times New Roman" w:cs="Times New Roman"/>
        </w:rPr>
        <w:t xml:space="preserve">the price of a stock. As more people try to buy a stock, its price will be driven up. On the other hand, if there are many </w:t>
      </w:r>
      <w:r w:rsidRPr="00386D17">
        <w:rPr>
          <w:rFonts w:eastAsia="Times New Roman" w:cs="Times New Roman"/>
        </w:rPr>
        <w:t xml:space="preserve">excess shares that not many are willing to buy, prices will drop. There are two types of stock: common and preferred. This </w:t>
      </w:r>
      <w:r w:rsidRPr="007C6DB3">
        <w:rPr>
          <w:rFonts w:eastAsia="Times New Roman" w:cs="Times New Roman"/>
        </w:rPr>
        <w:t>study will focus on common stocks, which represent a partial ownership of a corporation. B</w:t>
      </w:r>
      <w:r w:rsidRPr="009B75AF">
        <w:rPr>
          <w:rFonts w:eastAsia="Times New Roman" w:cs="Times New Roman"/>
        </w:rPr>
        <w:t>ased on the number of stocks held, shareholders are entitled to a certain percent of the company’s dividends, or the corporation’s annual payments to stoc</w:t>
      </w:r>
      <w:r w:rsidRPr="00350363">
        <w:rPr>
          <w:rFonts w:eastAsia="Times New Roman" w:cs="Times New Roman"/>
        </w:rPr>
        <w:t xml:space="preserve">kholders. (Baumol &amp; Blinder, 2010) According to Zweig (2003), the stock market’s performance is dependent upon three factors: </w:t>
      </w:r>
      <w:r>
        <w:rPr>
          <w:rFonts w:eastAsia="Times New Roman" w:cs="Times New Roman"/>
        </w:rPr>
        <w:t xml:space="preserve">a) real growth, b) </w:t>
      </w:r>
      <w:r w:rsidRPr="00350363">
        <w:rPr>
          <w:rFonts w:eastAsia="Times New Roman" w:cs="Times New Roman"/>
        </w:rPr>
        <w:t xml:space="preserve">inflationary growth, and </w:t>
      </w:r>
      <w:r>
        <w:rPr>
          <w:rFonts w:eastAsia="Times New Roman" w:cs="Times New Roman"/>
        </w:rPr>
        <w:t xml:space="preserve">c) </w:t>
      </w:r>
      <w:r w:rsidRPr="00350363">
        <w:rPr>
          <w:rFonts w:eastAsia="Times New Roman" w:cs="Times New Roman"/>
        </w:rPr>
        <w:t>s</w:t>
      </w:r>
      <w:r>
        <w:rPr>
          <w:rFonts w:eastAsia="Times New Roman" w:cs="Times New Roman"/>
        </w:rPr>
        <w:t>peculative growth – or decline.</w:t>
      </w:r>
    </w:p>
    <w:p w14:paraId="341AF11D" w14:textId="77777777" w:rsidR="001C436E" w:rsidRPr="007A60D7" w:rsidRDefault="001C436E" w:rsidP="001C436E">
      <w:pPr>
        <w:rPr>
          <w:rFonts w:cs="Times New Roman"/>
        </w:rPr>
      </w:pPr>
      <w:r w:rsidRPr="00350363">
        <w:rPr>
          <w:rFonts w:cs="Times New Roman"/>
        </w:rPr>
        <w:t>Traditionally, financial analysts have used 23 key ratios analyzing figures from an orga</w:t>
      </w:r>
      <w:r>
        <w:rPr>
          <w:rFonts w:cs="Times New Roman"/>
        </w:rPr>
        <w:t xml:space="preserve">nization’s financial documents </w:t>
      </w:r>
      <w:proofErr w:type="gramStart"/>
      <w:r w:rsidRPr="00350363">
        <w:rPr>
          <w:rFonts w:cs="Times New Roman"/>
        </w:rPr>
        <w:t>in an attempt to</w:t>
      </w:r>
      <w:proofErr w:type="gramEnd"/>
      <w:r w:rsidRPr="00350363">
        <w:rPr>
          <w:rFonts w:cs="Times New Roman"/>
        </w:rPr>
        <w:t xml:space="preserve"> predict future corporate performance. </w:t>
      </w:r>
      <w:r w:rsidRPr="00E822F8">
        <w:rPr>
          <w:rFonts w:cs="Times New Roman"/>
        </w:rPr>
        <w:t xml:space="preserve">However, these ratios have proven to be very static and do not </w:t>
      </w:r>
      <w:proofErr w:type="gramStart"/>
      <w:r w:rsidRPr="00E822F8">
        <w:rPr>
          <w:rFonts w:cs="Times New Roman"/>
        </w:rPr>
        <w:t>take into account</w:t>
      </w:r>
      <w:proofErr w:type="gramEnd"/>
      <w:r w:rsidRPr="00E822F8">
        <w:rPr>
          <w:rFonts w:cs="Times New Roman"/>
        </w:rPr>
        <w:t xml:space="preserve"> ext</w:t>
      </w:r>
      <w:r w:rsidRPr="00D8664B">
        <w:rPr>
          <w:rFonts w:cs="Times New Roman"/>
        </w:rPr>
        <w:t xml:space="preserve">ernal forces and variables, such as general economic conditions, leadership changes, and </w:t>
      </w:r>
      <w:r w:rsidRPr="00D8664B">
        <w:rPr>
          <w:rFonts w:cs="Times New Roman"/>
        </w:rPr>
        <w:lastRenderedPageBreak/>
        <w:t>natural disasters or global crisis, such as terrorist events. “Various simple-efficient market models of financial markets imply that these ratios should be useful in indicating future dividend growth, future earnings growth, or future productivity growth. We conclude that, overall, the ratios do poorly in forecasting any of th</w:t>
      </w:r>
      <w:r>
        <w:rPr>
          <w:rFonts w:cs="Times New Roman"/>
        </w:rPr>
        <w:t>ese” (Campbell and Shiller, 2001, p. 661</w:t>
      </w:r>
      <w:r w:rsidRPr="00D8664B">
        <w:rPr>
          <w:rFonts w:cs="Times New Roman"/>
        </w:rPr>
        <w:t>). For this reason, a combination of ratio formulas and probab</w:t>
      </w:r>
      <w:r w:rsidRPr="007A60D7">
        <w:rPr>
          <w:rFonts w:cs="Times New Roman"/>
        </w:rPr>
        <w:t xml:space="preserve">ility theorems must be explored to truly analyze an organization’s future performance. </w:t>
      </w:r>
    </w:p>
    <w:p w14:paraId="08A0C453" w14:textId="77777777" w:rsidR="001C436E" w:rsidRPr="0059725C" w:rsidRDefault="001C436E" w:rsidP="001C436E">
      <w:pPr>
        <w:rPr>
          <w:rFonts w:eastAsia="Times New Roman" w:cs="Times New Roman"/>
        </w:rPr>
      </w:pPr>
      <w:r>
        <w:rPr>
          <w:rFonts w:eastAsia="Times New Roman" w:cs="Times New Roman"/>
        </w:rPr>
        <w:t xml:space="preserve">One thing that ratios typically do not predict is volatility. </w:t>
      </w:r>
      <w:r w:rsidRPr="00774871">
        <w:rPr>
          <w:rFonts w:eastAsia="Times New Roman" w:cs="Times New Roman"/>
        </w:rPr>
        <w:t>The importance of volatility is central to financial economics. Equilibrium prices, obtained from asset pricing models, are affected by changes in volatility, investment management lies upon the mean variance theory, while derivati</w:t>
      </w:r>
      <w:r w:rsidRPr="00B725A5">
        <w:rPr>
          <w:rFonts w:eastAsia="Times New Roman" w:cs="Times New Roman"/>
        </w:rPr>
        <w:t>ves valuation hinges upo</w:t>
      </w:r>
      <w:r>
        <w:rPr>
          <w:rFonts w:eastAsia="Times New Roman" w:cs="Times New Roman"/>
        </w:rPr>
        <w:t>n reliable volatility forecasts</w:t>
      </w:r>
      <w:r w:rsidRPr="00B725A5">
        <w:rPr>
          <w:rFonts w:eastAsia="Times New Roman" w:cs="Times New Roman"/>
        </w:rPr>
        <w:t xml:space="preserve"> (Kalo</w:t>
      </w:r>
      <w:r>
        <w:rPr>
          <w:rFonts w:eastAsia="Times New Roman" w:cs="Times New Roman"/>
        </w:rPr>
        <w:t>tychou &amp; Staikouras, 2009). Therefore, v</w:t>
      </w:r>
      <w:r w:rsidRPr="00B725A5">
        <w:rPr>
          <w:rFonts w:eastAsia="Times New Roman" w:cs="Times New Roman"/>
        </w:rPr>
        <w:t xml:space="preserve">olatility mirrors market expectations. </w:t>
      </w:r>
      <w:r>
        <w:rPr>
          <w:rFonts w:eastAsia="Times New Roman" w:cs="Times New Roman"/>
        </w:rPr>
        <w:t xml:space="preserve"> </w:t>
      </w:r>
      <w:r w:rsidRPr="005E4D0B">
        <w:rPr>
          <w:rFonts w:eastAsia="Times New Roman" w:cs="Times New Roman"/>
        </w:rPr>
        <w:t>With volatility, it is the percentage change that matt</w:t>
      </w:r>
      <w:r w:rsidRPr="0059725C">
        <w:rPr>
          <w:rFonts w:eastAsia="Times New Roman" w:cs="Times New Roman"/>
        </w:rPr>
        <w:t>ers, not the direction. This means that a one percent price rise is equal in volatility terms to a one percent price decline. Also, one price change is not important. Rather, the volatility of a stock's price action is calculated from a series of price changes over several time periods. (Bittman, 2013) From 1997-2002, the standard deviation of daily returns was 1.3% for the S&amp;P 500 Index, 2.2% for the NASDAQ, and 1.3% for th</w:t>
      </w:r>
      <w:r>
        <w:rPr>
          <w:rFonts w:eastAsia="Times New Roman" w:cs="Times New Roman"/>
        </w:rPr>
        <w:t>e Dow Jones Industrial Average.</w:t>
      </w:r>
    </w:p>
    <w:p w14:paraId="1A984F04" w14:textId="77777777" w:rsidR="001C436E" w:rsidRDefault="001C436E" w:rsidP="004526A7">
      <w:pPr>
        <w:rPr>
          <w:rFonts w:cs="Times New Roman"/>
        </w:rPr>
      </w:pPr>
      <w:r w:rsidRPr="00A3004D">
        <w:rPr>
          <w:rFonts w:cs="Times New Roman"/>
        </w:rPr>
        <w:t xml:space="preserve">Volatility can also be measured for individual companies. Figures </w:t>
      </w:r>
      <w:r w:rsidR="00737FD2">
        <w:rPr>
          <w:rFonts w:cs="Times New Roman"/>
        </w:rPr>
        <w:t>1</w:t>
      </w:r>
      <w:r w:rsidRPr="00A3004D">
        <w:rPr>
          <w:rFonts w:cs="Times New Roman"/>
        </w:rPr>
        <w:t xml:space="preserve"> and </w:t>
      </w:r>
      <w:r w:rsidR="00737FD2">
        <w:rPr>
          <w:rFonts w:cs="Times New Roman"/>
        </w:rPr>
        <w:t>2</w:t>
      </w:r>
      <w:r w:rsidRPr="00A3004D">
        <w:rPr>
          <w:rFonts w:cs="Times New Roman"/>
        </w:rPr>
        <w:t xml:space="preserve"> show the volatilities of two companies for the second half of 2005. The first, Alcoa (AA) is a highly volatile stock, as evidenced </w:t>
      </w:r>
      <w:r w:rsidRPr="005E4D0B">
        <w:rPr>
          <w:rFonts w:cs="Times New Roman"/>
        </w:rPr>
        <w:t>by the arbitrary peaks and valleys in the graph. The second, Walt Disney Co. (DIS) is less volatile, as measured by a steady upward climb.</w:t>
      </w:r>
      <w:bookmarkStart w:id="116" w:name="figure3"/>
    </w:p>
    <w:p w14:paraId="681FF540" w14:textId="77777777" w:rsidR="004526A7" w:rsidRPr="005D1F0C" w:rsidRDefault="004526A7" w:rsidP="004526A7">
      <w:pPr>
        <w:spacing w:line="240" w:lineRule="auto"/>
        <w:rPr>
          <w:rFonts w:cs="Times New Roman"/>
        </w:rPr>
      </w:pPr>
    </w:p>
    <w:p w14:paraId="601BFC08" w14:textId="77777777" w:rsidR="001C436E" w:rsidRDefault="001C436E" w:rsidP="004526A7">
      <w:pPr>
        <w:pStyle w:val="Heading4"/>
        <w:spacing w:line="240" w:lineRule="auto"/>
        <w:ind w:firstLine="0"/>
      </w:pPr>
      <w:r w:rsidRPr="00C5436E">
        <w:rPr>
          <w:noProof/>
        </w:rPr>
        <w:lastRenderedPageBreak/>
        <w:drawing>
          <wp:inline distT="0" distB="0" distL="0" distR="0" wp14:anchorId="4BFFEFBD" wp14:editId="349D0665">
            <wp:extent cx="4112394" cy="26440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volatile-stock.gif"/>
                    <pic:cNvPicPr/>
                  </pic:nvPicPr>
                  <pic:blipFill rotWithShape="1">
                    <a:blip r:embed="rId9">
                      <a:duotone>
                        <a:schemeClr val="bg2">
                          <a:shade val="45000"/>
                          <a:satMod val="135000"/>
                        </a:schemeClr>
                        <a:prstClr val="white"/>
                      </a:duotone>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val="0"/>
                        </a:ext>
                      </a:extLst>
                    </a:blip>
                    <a:srcRect t="5921" b="6190"/>
                    <a:stretch/>
                  </pic:blipFill>
                  <pic:spPr bwMode="auto">
                    <a:xfrm>
                      <a:off x="0" y="0"/>
                      <a:ext cx="4113345" cy="26446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A07B26E" w14:textId="0FAC351E" w:rsidR="00737FD2" w:rsidRPr="004526A7" w:rsidRDefault="001C436E" w:rsidP="004526A7">
      <w:pPr>
        <w:spacing w:line="240" w:lineRule="auto"/>
        <w:ind w:firstLine="0"/>
        <w:rPr>
          <w:rFonts w:eastAsia="Times New Roman" w:cs="Times New Roman"/>
          <w:sz w:val="18"/>
          <w:szCs w:val="18"/>
        </w:rPr>
      </w:pPr>
      <w:r w:rsidRPr="00C5436E">
        <w:rPr>
          <w:rFonts w:cs="Times New Roman"/>
          <w:sz w:val="18"/>
          <w:szCs w:val="18"/>
        </w:rPr>
        <w:t xml:space="preserve">Source: Adapted from </w:t>
      </w:r>
      <w:r w:rsidRPr="00C5436E">
        <w:rPr>
          <w:rFonts w:eastAsia="Times New Roman" w:cs="Times New Roman"/>
          <w:i/>
          <w:iCs/>
          <w:sz w:val="18"/>
          <w:szCs w:val="18"/>
        </w:rPr>
        <w:t>NASDAQ</w:t>
      </w:r>
      <w:r w:rsidRPr="00C5436E">
        <w:rPr>
          <w:rFonts w:eastAsia="Times New Roman" w:cs="Times New Roman"/>
          <w:sz w:val="18"/>
          <w:szCs w:val="18"/>
        </w:rPr>
        <w:t>. (2013)</w:t>
      </w:r>
    </w:p>
    <w:p w14:paraId="0454E0B5" w14:textId="77777777" w:rsidR="001C436E" w:rsidRPr="00081E34" w:rsidRDefault="001C436E" w:rsidP="00081E34">
      <w:pPr>
        <w:pStyle w:val="Heading3"/>
      </w:pPr>
      <w:bookmarkStart w:id="117" w:name="_Toc261381266"/>
      <w:bookmarkStart w:id="118" w:name="_Toc261382076"/>
      <w:r w:rsidRPr="002B0F7C">
        <w:rPr>
          <w:i/>
        </w:rPr>
        <w:t xml:space="preserve">Figure </w:t>
      </w:r>
      <w:r w:rsidR="00737FD2" w:rsidRPr="002B0F7C">
        <w:rPr>
          <w:i/>
        </w:rPr>
        <w:t>1</w:t>
      </w:r>
      <w:r w:rsidRPr="002B0F7C">
        <w:rPr>
          <w:i/>
        </w:rPr>
        <w:t xml:space="preserve">. </w:t>
      </w:r>
      <w:r w:rsidRPr="00081E34">
        <w:t>Highly volatile stock</w:t>
      </w:r>
      <w:bookmarkEnd w:id="117"/>
      <w:bookmarkEnd w:id="118"/>
    </w:p>
    <w:p w14:paraId="473D42D1" w14:textId="77777777" w:rsidR="001C436E" w:rsidRDefault="001C436E" w:rsidP="004526A7">
      <w:pPr>
        <w:pStyle w:val="Heading4"/>
        <w:spacing w:line="240" w:lineRule="auto"/>
        <w:ind w:firstLine="0"/>
      </w:pPr>
      <w:bookmarkStart w:id="119" w:name="figure4"/>
      <w:bookmarkEnd w:id="116"/>
      <w:r w:rsidRPr="00C5436E">
        <w:rPr>
          <w:rFonts w:eastAsia="Times New Roman"/>
          <w:noProof/>
          <w:sz w:val="20"/>
          <w:szCs w:val="20"/>
        </w:rPr>
        <w:drawing>
          <wp:inline distT="0" distB="0" distL="0" distR="0" wp14:anchorId="070B1747" wp14:editId="4F88B650">
            <wp:extent cx="4112394" cy="2628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volatile-stock.gif"/>
                    <pic:cNvPicPr/>
                  </pic:nvPicPr>
                  <pic:blipFill rotWithShape="1">
                    <a:blip r:embed="rId11">
                      <a:duotone>
                        <a:schemeClr val="bg2">
                          <a:shade val="45000"/>
                          <a:satMod val="135000"/>
                        </a:schemeClr>
                        <a:prstClr val="white"/>
                      </a:duotone>
                      <a:extLst>
                        <a:ext uri="{BEBA8EAE-BF5A-486C-A8C5-ECC9F3942E4B}">
                          <a14:imgProps xmlns:a14="http://schemas.microsoft.com/office/drawing/2010/main">
                            <a14:imgLayer r:embed="rId12">
                              <a14:imgEffect>
                                <a14:sharpenSoften amount="50000"/>
                              </a14:imgEffect>
                              <a14:imgEffect>
                                <a14:colorTemperature colorTemp="112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t="6740" b="6060"/>
                    <a:stretch/>
                  </pic:blipFill>
                  <pic:spPr bwMode="auto">
                    <a:xfrm>
                      <a:off x="0" y="0"/>
                      <a:ext cx="4110836" cy="262772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391535" w14:textId="77777777" w:rsidR="00737FD2" w:rsidRDefault="001C436E" w:rsidP="004526A7">
      <w:pPr>
        <w:spacing w:line="240" w:lineRule="auto"/>
        <w:ind w:firstLine="0"/>
        <w:rPr>
          <w:rFonts w:eastAsia="Times New Roman" w:cs="Times New Roman"/>
          <w:sz w:val="18"/>
          <w:szCs w:val="18"/>
        </w:rPr>
      </w:pPr>
      <w:r w:rsidRPr="00C5436E">
        <w:rPr>
          <w:rFonts w:eastAsia="Times New Roman" w:cs="Times New Roman"/>
          <w:sz w:val="18"/>
          <w:szCs w:val="18"/>
        </w:rPr>
        <w:t xml:space="preserve">Source: Adapted from </w:t>
      </w:r>
      <w:r w:rsidRPr="00C5436E">
        <w:rPr>
          <w:rFonts w:eastAsia="Times New Roman" w:cs="Times New Roman"/>
          <w:i/>
          <w:iCs/>
          <w:sz w:val="18"/>
          <w:szCs w:val="18"/>
        </w:rPr>
        <w:t>NASDAQ</w:t>
      </w:r>
      <w:r w:rsidRPr="00C5436E">
        <w:rPr>
          <w:rFonts w:eastAsia="Times New Roman" w:cs="Times New Roman"/>
          <w:sz w:val="18"/>
          <w:szCs w:val="18"/>
        </w:rPr>
        <w:t>. (2013)</w:t>
      </w:r>
      <w:bookmarkStart w:id="120" w:name="_Toc260565965"/>
    </w:p>
    <w:p w14:paraId="36077DEE" w14:textId="19DF3ED9" w:rsidR="001C436E" w:rsidRPr="005D1F0C" w:rsidRDefault="004526A7" w:rsidP="002B0F7C">
      <w:pPr>
        <w:pStyle w:val="Heading3"/>
      </w:pPr>
      <w:bookmarkStart w:id="121" w:name="_Toc261381267"/>
      <w:bookmarkStart w:id="122" w:name="_Toc261382077"/>
      <w:r w:rsidRPr="002B0F7C">
        <w:rPr>
          <w:i/>
        </w:rPr>
        <w:t>Figure 2</w:t>
      </w:r>
      <w:r w:rsidR="001C436E" w:rsidRPr="002B0F7C">
        <w:rPr>
          <w:i/>
        </w:rPr>
        <w:t>.</w:t>
      </w:r>
      <w:r w:rsidR="001C436E" w:rsidRPr="00081E34">
        <w:t xml:space="preserve"> Less volatile stock</w:t>
      </w:r>
      <w:bookmarkEnd w:id="120"/>
      <w:bookmarkEnd w:id="121"/>
      <w:bookmarkEnd w:id="122"/>
    </w:p>
    <w:bookmarkEnd w:id="119"/>
    <w:p w14:paraId="5876DB9E" w14:textId="77777777" w:rsidR="001C436E" w:rsidRPr="0059725C" w:rsidRDefault="001C436E" w:rsidP="001C436E">
      <w:pPr>
        <w:rPr>
          <w:rFonts w:cs="Times New Roman"/>
        </w:rPr>
      </w:pPr>
      <w:r w:rsidRPr="00A3004D">
        <w:rPr>
          <w:rFonts w:cs="Times New Roman"/>
        </w:rPr>
        <w:t>A stock’s volatility can be visually represented in charts, as seen previously in this paper. However, when analyzing charts, many experts look for patterns in the somewhat randomness of volatility. These patterns may indicate behav</w:t>
      </w:r>
      <w:r w:rsidRPr="005E4D0B">
        <w:rPr>
          <w:rFonts w:cs="Times New Roman"/>
        </w:rPr>
        <w:t xml:space="preserve">ioral patterns such as trends or a trend </w:t>
      </w:r>
      <w:proofErr w:type="gramStart"/>
      <w:r w:rsidRPr="005E4D0B">
        <w:rPr>
          <w:rFonts w:cs="Times New Roman"/>
        </w:rPr>
        <w:t>reversals</w:t>
      </w:r>
      <w:proofErr w:type="gramEnd"/>
      <w:r w:rsidRPr="005E4D0B">
        <w:rPr>
          <w:rFonts w:cs="Times New Roman"/>
        </w:rPr>
        <w:t xml:space="preserve">. As Schwager (1999) asserts, it is important to understand the patterns </w:t>
      </w:r>
      <w:r w:rsidRPr="005E4D0B">
        <w:rPr>
          <w:rFonts w:cs="Times New Roman"/>
        </w:rPr>
        <w:lastRenderedPageBreak/>
        <w:t>in the charts as t</w:t>
      </w:r>
      <w:r w:rsidRPr="0059725C">
        <w:rPr>
          <w:rFonts w:cs="Times New Roman"/>
        </w:rPr>
        <w:t xml:space="preserve">hey reveal not only interactions between buyers and </w:t>
      </w:r>
      <w:proofErr w:type="gramStart"/>
      <w:r w:rsidRPr="0059725C">
        <w:rPr>
          <w:rFonts w:cs="Times New Roman"/>
        </w:rPr>
        <w:t>sellers, but</w:t>
      </w:r>
      <w:proofErr w:type="gramEnd"/>
      <w:r w:rsidRPr="0059725C">
        <w:rPr>
          <w:rFonts w:cs="Times New Roman"/>
        </w:rPr>
        <w:t xml:space="preserve"> also can be used as a guide for future price performance analysis.</w:t>
      </w:r>
    </w:p>
    <w:p w14:paraId="62D4132A" w14:textId="77777777" w:rsidR="001C436E" w:rsidRPr="007C6DB3" w:rsidRDefault="001C436E" w:rsidP="001C436E">
      <w:pPr>
        <w:rPr>
          <w:rFonts w:cs="Times New Roman"/>
        </w:rPr>
      </w:pPr>
      <w:r w:rsidRPr="0059725C">
        <w:rPr>
          <w:rFonts w:cs="Times New Roman"/>
        </w:rPr>
        <w:t xml:space="preserve">Trends can be analyzed for any given </w:t>
      </w:r>
      <w:proofErr w:type="gramStart"/>
      <w:r w:rsidRPr="0059725C">
        <w:rPr>
          <w:rFonts w:cs="Times New Roman"/>
        </w:rPr>
        <w:t>time period</w:t>
      </w:r>
      <w:proofErr w:type="gramEnd"/>
      <w:r w:rsidRPr="0059725C">
        <w:rPr>
          <w:rFonts w:cs="Times New Roman"/>
        </w:rPr>
        <w:t xml:space="preserve"> whether it is a week, month, quarter or year. </w:t>
      </w:r>
      <w:proofErr w:type="gramStart"/>
      <w:r>
        <w:rPr>
          <w:rFonts w:cs="Times New Roman"/>
        </w:rPr>
        <w:t>Generally speaking, t</w:t>
      </w:r>
      <w:r w:rsidRPr="0059725C">
        <w:rPr>
          <w:rFonts w:cs="Times New Roman"/>
        </w:rPr>
        <w:t>he</w:t>
      </w:r>
      <w:proofErr w:type="gramEnd"/>
      <w:r w:rsidRPr="0059725C">
        <w:rPr>
          <w:rFonts w:cs="Times New Roman"/>
        </w:rPr>
        <w:t xml:space="preserve"> longer a trend is measured, the more indicative it is of actual performance and not just short-term volatility. Trends are </w:t>
      </w:r>
      <w:r>
        <w:rPr>
          <w:rFonts w:cs="Times New Roman"/>
        </w:rPr>
        <w:t xml:space="preserve">normally </w:t>
      </w:r>
      <w:r w:rsidRPr="0059725C">
        <w:rPr>
          <w:rFonts w:cs="Times New Roman"/>
        </w:rPr>
        <w:t>measured</w:t>
      </w:r>
      <w:r w:rsidRPr="00621088">
        <w:rPr>
          <w:rFonts w:cs="Times New Roman"/>
        </w:rPr>
        <w:t xml:space="preserve"> using moving averages, </w:t>
      </w:r>
      <w:proofErr w:type="gramStart"/>
      <w:r w:rsidRPr="00621088">
        <w:rPr>
          <w:rFonts w:cs="Times New Roman"/>
        </w:rPr>
        <w:t>Moving</w:t>
      </w:r>
      <w:proofErr w:type="gramEnd"/>
      <w:r w:rsidRPr="00621088">
        <w:rPr>
          <w:rFonts w:cs="Times New Roman"/>
        </w:rPr>
        <w:t xml:space="preserve"> averages are used in technical financial analysis to measure the average value of a stock over a set amount of time. They are called moving averages because the chart moves along a timeline, from January to December, for example. These historical moving averages help forecast </w:t>
      </w:r>
      <w:r w:rsidRPr="00386D17">
        <w:rPr>
          <w:rFonts w:eastAsia="Times New Roman" w:cs="Times New Roman"/>
        </w:rPr>
        <w:t>present value of future dividends. For each year, roughly a weighted average of moving-average earnings and current real price, with between two thirds and three fourths of the</w:t>
      </w:r>
      <w:r>
        <w:rPr>
          <w:rFonts w:eastAsia="Times New Roman" w:cs="Times New Roman"/>
        </w:rPr>
        <w:t xml:space="preserve"> weight on the earnings measure</w:t>
      </w:r>
      <w:r w:rsidRPr="00386D17">
        <w:rPr>
          <w:rFonts w:cs="Times New Roman"/>
        </w:rPr>
        <w:t xml:space="preserve"> (Campbell and S</w:t>
      </w:r>
      <w:r w:rsidRPr="007C6DB3">
        <w:rPr>
          <w:rFonts w:cs="Times New Roman"/>
        </w:rPr>
        <w:t>hiller, 1988)</w:t>
      </w:r>
      <w:r>
        <w:rPr>
          <w:rFonts w:cs="Times New Roman"/>
        </w:rPr>
        <w:t>.</w:t>
      </w:r>
    </w:p>
    <w:p w14:paraId="7CF01922" w14:textId="77777777" w:rsidR="001C436E" w:rsidRPr="007C6DB3" w:rsidRDefault="001C436E" w:rsidP="001C436E">
      <w:pPr>
        <w:rPr>
          <w:rFonts w:cs="Times New Roman"/>
        </w:rPr>
      </w:pPr>
      <w:r w:rsidRPr="007C6DB3">
        <w:rPr>
          <w:rFonts w:cs="Times New Roman"/>
        </w:rPr>
        <w:t xml:space="preserve">An uptrend moving average line is indicated by a generally increasing closing price. Figure 4 is a good example of an uptrend line. Although it has moments when the price drops, it tends to be on an uptrend for the entire period measured in the chart. A downtrend line would be the exact opposite in which the closing price generally decreases over a given </w:t>
      </w:r>
      <w:proofErr w:type="gramStart"/>
      <w:r w:rsidRPr="007C6DB3">
        <w:rPr>
          <w:rFonts w:cs="Times New Roman"/>
        </w:rPr>
        <w:t>period of time</w:t>
      </w:r>
      <w:proofErr w:type="gramEnd"/>
      <w:r w:rsidRPr="007C6DB3">
        <w:rPr>
          <w:rFonts w:cs="Times New Roman"/>
        </w:rPr>
        <w:t xml:space="preserve">. There is a general downtrend in Figure 3 between the end of November 2004 and the beginning of 2005. </w:t>
      </w:r>
    </w:p>
    <w:p w14:paraId="22011641" w14:textId="77777777" w:rsidR="001C436E" w:rsidRPr="00C5436E" w:rsidRDefault="001C436E" w:rsidP="001C436E">
      <w:pPr>
        <w:rPr>
          <w:rFonts w:cs="Times New Roman"/>
        </w:rPr>
      </w:pPr>
      <w:r w:rsidRPr="009B75AF">
        <w:rPr>
          <w:rFonts w:cs="Times New Roman"/>
        </w:rPr>
        <w:t xml:space="preserve">A sideways market is the type of market in which prices oscillate between high and low prices with no general upward or downward trend. In choppy markets, moving averages tend to oscillate in a sideways direction and can also indicate buy signals and sell signals, points at which the moving average turned upwards by a certain </w:t>
      </w:r>
      <w:proofErr w:type="gramStart"/>
      <w:r w:rsidRPr="009B75AF">
        <w:rPr>
          <w:rFonts w:cs="Times New Roman"/>
        </w:rPr>
        <w:t>amount</w:t>
      </w:r>
      <w:proofErr w:type="gramEnd"/>
      <w:r w:rsidRPr="009B75AF">
        <w:rPr>
          <w:rFonts w:cs="Times New Roman"/>
        </w:rPr>
        <w:t xml:space="preserve"> of ticks, and downwards by the sam</w:t>
      </w:r>
      <w:r>
        <w:rPr>
          <w:rFonts w:cs="Times New Roman"/>
        </w:rPr>
        <w:t xml:space="preserve">e </w:t>
      </w:r>
      <w:proofErr w:type="gramStart"/>
      <w:r>
        <w:rPr>
          <w:rFonts w:cs="Times New Roman"/>
        </w:rPr>
        <w:t>amount</w:t>
      </w:r>
      <w:proofErr w:type="gramEnd"/>
      <w:r>
        <w:rPr>
          <w:rFonts w:cs="Times New Roman"/>
        </w:rPr>
        <w:t xml:space="preserve"> of ticks, respectively</w:t>
      </w:r>
      <w:r w:rsidRPr="009B75AF">
        <w:rPr>
          <w:rFonts w:cs="Times New Roman"/>
        </w:rPr>
        <w:t xml:space="preserve"> (Schwager, 1999)</w:t>
      </w:r>
      <w:r>
        <w:rPr>
          <w:rFonts w:cs="Times New Roman"/>
        </w:rPr>
        <w:t>.</w:t>
      </w:r>
      <w:r w:rsidRPr="009B75AF">
        <w:rPr>
          <w:rFonts w:cs="Times New Roman"/>
        </w:rPr>
        <w:t xml:space="preserve"> An </w:t>
      </w:r>
      <w:r w:rsidRPr="009B75AF">
        <w:rPr>
          <w:rFonts w:cs="Times New Roman"/>
        </w:rPr>
        <w:lastRenderedPageBreak/>
        <w:t xml:space="preserve">example of a sideways market is shown in Figure </w:t>
      </w:r>
      <w:r w:rsidR="00737FD2">
        <w:rPr>
          <w:rFonts w:cs="Times New Roman"/>
        </w:rPr>
        <w:t>3</w:t>
      </w:r>
      <w:r w:rsidRPr="009B75AF">
        <w:rPr>
          <w:rFonts w:cs="Times New Roman"/>
        </w:rPr>
        <w:t>. The larger the differences between the high and low points</w:t>
      </w:r>
      <w:r>
        <w:rPr>
          <w:rFonts w:cs="Times New Roman"/>
        </w:rPr>
        <w:t>, the more volatile a stock is.</w:t>
      </w:r>
    </w:p>
    <w:p w14:paraId="1EBF7A7B" w14:textId="77777777" w:rsidR="001C436E" w:rsidRDefault="001C436E" w:rsidP="001C436E">
      <w:pPr>
        <w:ind w:firstLine="0"/>
        <w:rPr>
          <w:rFonts w:cs="Times New Roman"/>
        </w:rPr>
      </w:pPr>
      <w:r w:rsidRPr="00C5436E">
        <w:rPr>
          <w:rFonts w:cs="Times New Roman"/>
          <w:noProof/>
        </w:rPr>
        <w:drawing>
          <wp:inline distT="0" distB="0" distL="0" distR="0" wp14:anchorId="4AC70BC1" wp14:editId="511ACC25">
            <wp:extent cx="3424473" cy="1568513"/>
            <wp:effectExtent l="0" t="0" r="30480" b="317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2CA835F" w14:textId="77777777" w:rsidR="001C436E" w:rsidRPr="00081E34" w:rsidRDefault="00737FD2" w:rsidP="00081E34">
      <w:pPr>
        <w:pStyle w:val="Heading3"/>
      </w:pPr>
      <w:bookmarkStart w:id="123" w:name="figure5"/>
      <w:bookmarkStart w:id="124" w:name="_Toc260565966"/>
      <w:bookmarkStart w:id="125" w:name="_Toc261381268"/>
      <w:bookmarkStart w:id="126" w:name="_Toc261382078"/>
      <w:r w:rsidRPr="002B0F7C">
        <w:rPr>
          <w:i/>
        </w:rPr>
        <w:t>Figure 3</w:t>
      </w:r>
      <w:r w:rsidR="001C436E" w:rsidRPr="002B0F7C">
        <w:rPr>
          <w:i/>
        </w:rPr>
        <w:t>.</w:t>
      </w:r>
      <w:r w:rsidR="001C436E" w:rsidRPr="00081E34">
        <w:t xml:space="preserve"> Sideways market</w:t>
      </w:r>
      <w:bookmarkEnd w:id="123"/>
      <w:bookmarkEnd w:id="124"/>
      <w:bookmarkEnd w:id="125"/>
      <w:bookmarkEnd w:id="126"/>
    </w:p>
    <w:p w14:paraId="1E1EA051" w14:textId="77777777" w:rsidR="001C436E" w:rsidRPr="0059725C" w:rsidRDefault="001C436E" w:rsidP="001C436E">
      <w:pPr>
        <w:rPr>
          <w:rFonts w:cs="Times New Roman"/>
        </w:rPr>
      </w:pPr>
      <w:r w:rsidRPr="00A3004D">
        <w:rPr>
          <w:rFonts w:cs="Times New Roman"/>
        </w:rPr>
        <w:t xml:space="preserve">In Figure </w:t>
      </w:r>
      <w:r w:rsidR="00737FD2">
        <w:rPr>
          <w:rFonts w:cs="Times New Roman"/>
        </w:rPr>
        <w:t>3</w:t>
      </w:r>
      <w:r w:rsidRPr="00A3004D">
        <w:rPr>
          <w:rFonts w:cs="Times New Roman"/>
        </w:rPr>
        <w:t xml:space="preserve">, for example, the ceiling seems to be somewhere just below </w:t>
      </w:r>
      <w:proofErr w:type="gramStart"/>
      <w:r w:rsidRPr="00A3004D">
        <w:rPr>
          <w:rFonts w:cs="Times New Roman"/>
        </w:rPr>
        <w:t>1350</w:t>
      </w:r>
      <w:proofErr w:type="gramEnd"/>
      <w:r w:rsidRPr="00A3004D">
        <w:rPr>
          <w:rFonts w:cs="Times New Roman"/>
        </w:rPr>
        <w:t xml:space="preserve"> and the floor seems to be somewhere above 1250. When either of these changes, for the be</w:t>
      </w:r>
      <w:r w:rsidRPr="005E4D0B">
        <w:rPr>
          <w:rFonts w:cs="Times New Roman"/>
        </w:rPr>
        <w:t>tter or for the worse, it is called a price breakout. This can be due to a myriad of factors, either contingent to the specific stock or as a</w:t>
      </w:r>
      <w:r w:rsidRPr="0059725C">
        <w:rPr>
          <w:rFonts w:cs="Times New Roman"/>
        </w:rPr>
        <w:t xml:space="preserve"> general part of a larger market trend.</w:t>
      </w:r>
    </w:p>
    <w:p w14:paraId="17F8FDDF" w14:textId="77777777" w:rsidR="001C436E" w:rsidRPr="0059725C" w:rsidRDefault="001C436E" w:rsidP="001C436E">
      <w:pPr>
        <w:rPr>
          <w:rFonts w:eastAsia="Times New Roman" w:cs="Times New Roman"/>
        </w:rPr>
      </w:pPr>
      <w:r w:rsidRPr="0059725C">
        <w:rPr>
          <w:rFonts w:eastAsia="Times New Roman" w:cs="Times New Roman"/>
        </w:rPr>
        <w:t xml:space="preserve">Stocks are analyzed using the stated volatility percentage. According to Bittman (2013), calculations are made over a series of time to determine the standard deviation of a stock. </w:t>
      </w:r>
      <w:proofErr w:type="gramStart"/>
      <w:r w:rsidRPr="0059725C">
        <w:rPr>
          <w:rFonts w:eastAsia="Times New Roman" w:cs="Times New Roman"/>
        </w:rPr>
        <w:t>Obviously</w:t>
      </w:r>
      <w:proofErr w:type="gramEnd"/>
      <w:r w:rsidRPr="0059725C">
        <w:rPr>
          <w:rFonts w:eastAsia="Times New Roman" w:cs="Times New Roman"/>
        </w:rPr>
        <w:t xml:space="preserve"> a stock trading at 25% volatility is more volatile than one with a 20% volatility rate. Again, for a more comprehensive picture, it is important to measure a stock for as long as possible to get the most comprehensive performance analysis. </w:t>
      </w:r>
    </w:p>
    <w:p w14:paraId="46302190" w14:textId="77777777" w:rsidR="001C436E" w:rsidRPr="009B75AF" w:rsidRDefault="001C436E" w:rsidP="001C436E">
      <w:pPr>
        <w:rPr>
          <w:rFonts w:eastAsia="Times New Roman" w:cs="Times New Roman"/>
        </w:rPr>
      </w:pPr>
      <w:r w:rsidRPr="0059725C">
        <w:rPr>
          <w:rFonts w:eastAsia="Times New Roman" w:cs="Times New Roman"/>
        </w:rPr>
        <w:t xml:space="preserve">Baker and Bloom (2011) and other researchers have sought to analyze the relative importance of economy-wide factors, industry-specific factors, and firm-specific factors </w:t>
      </w:r>
      <w:proofErr w:type="gramStart"/>
      <w:r w:rsidRPr="00621088">
        <w:rPr>
          <w:rFonts w:eastAsia="Times New Roman" w:cs="Times New Roman"/>
        </w:rPr>
        <w:t>with regard to</w:t>
      </w:r>
      <w:proofErr w:type="gramEnd"/>
      <w:r w:rsidRPr="00621088">
        <w:rPr>
          <w:rFonts w:eastAsia="Times New Roman" w:cs="Times New Roman"/>
        </w:rPr>
        <w:t xml:space="preserve"> a stock's volatility. This approach borrows from modern asset pricing theory and its emphasis on so-called factor models, or models that assume a firm's stock return is governed by factors such as the overall market return, the return on a portfolio of </w:t>
      </w:r>
      <w:r w:rsidRPr="00621088">
        <w:rPr>
          <w:rFonts w:eastAsia="Times New Roman" w:cs="Times New Roman"/>
        </w:rPr>
        <w:lastRenderedPageBreak/>
        <w:t xml:space="preserve">firms sampled from the same industry, or even changes in economic factors such as inflation, changes in oil prices, or growth in industrial production. </w:t>
      </w:r>
      <w:r w:rsidRPr="00386D17">
        <w:rPr>
          <w:rFonts w:cs="Times New Roman"/>
        </w:rPr>
        <w:t>Zussman, Zussman, and Nielsen (2008) and others have found strong effects of political shocks</w:t>
      </w:r>
      <w:r w:rsidRPr="007C6DB3">
        <w:rPr>
          <w:rFonts w:cs="Times New Roman"/>
        </w:rPr>
        <w:t xml:space="preserve"> on markets and asset prices. Baker and Bloom (2011) also found that natural and man-made disasters caused uncertainty, and resulting volatility, in the stock </w:t>
      </w:r>
      <w:proofErr w:type="gramStart"/>
      <w:r w:rsidRPr="007C6DB3">
        <w:rPr>
          <w:rFonts w:cs="Times New Roman"/>
        </w:rPr>
        <w:t>market as a whole</w:t>
      </w:r>
      <w:proofErr w:type="gramEnd"/>
      <w:r w:rsidRPr="007C6DB3">
        <w:rPr>
          <w:rFonts w:cs="Times New Roman"/>
        </w:rPr>
        <w:t>.</w:t>
      </w:r>
    </w:p>
    <w:p w14:paraId="3F846B14" w14:textId="77777777" w:rsidR="001C436E" w:rsidRPr="0059725C" w:rsidRDefault="001C436E" w:rsidP="001C436E">
      <w:pPr>
        <w:rPr>
          <w:rFonts w:eastAsia="Times New Roman" w:cs="Times New Roman"/>
        </w:rPr>
      </w:pPr>
      <w:r w:rsidRPr="009B75AF">
        <w:rPr>
          <w:rFonts w:cs="Times New Roman"/>
        </w:rPr>
        <w:t xml:space="preserve">Many financial experts report </w:t>
      </w:r>
      <w:r w:rsidRPr="005E4D0B">
        <w:rPr>
          <w:rFonts w:cs="Times New Roman"/>
        </w:rPr>
        <w:t xml:space="preserve">that volatility can also be attributed to other factors. To explain for a large amount of volatility in April of 2013, Bittman (2013) asserted that </w:t>
      </w:r>
      <w:r w:rsidRPr="0059725C">
        <w:rPr>
          <w:rFonts w:eastAsia="Times New Roman" w:cs="Times New Roman"/>
        </w:rPr>
        <w:t xml:space="preserve">many investors like to invest their money in stocks at the beginning of a quarter, such as the first week in April. This means that lots of new money is entering the market. However, April 15, </w:t>
      </w:r>
      <w:proofErr w:type="gramStart"/>
      <w:r w:rsidRPr="0059725C">
        <w:rPr>
          <w:rFonts w:eastAsia="Times New Roman" w:cs="Times New Roman"/>
        </w:rPr>
        <w:t>tax day</w:t>
      </w:r>
      <w:proofErr w:type="gramEnd"/>
      <w:r w:rsidRPr="0059725C">
        <w:rPr>
          <w:rFonts w:eastAsia="Times New Roman" w:cs="Times New Roman"/>
        </w:rPr>
        <w:t xml:space="preserve">, was two weeks later. Many individuals and corporations sold off their stock </w:t>
      </w:r>
      <w:proofErr w:type="gramStart"/>
      <w:r w:rsidRPr="0059725C">
        <w:rPr>
          <w:rFonts w:eastAsia="Times New Roman" w:cs="Times New Roman"/>
        </w:rPr>
        <w:t>in order to</w:t>
      </w:r>
      <w:proofErr w:type="gramEnd"/>
      <w:r w:rsidRPr="0059725C">
        <w:rPr>
          <w:rFonts w:eastAsia="Times New Roman" w:cs="Times New Roman"/>
        </w:rPr>
        <w:t xml:space="preserve"> pay tax debts. Elections also have an impact on the stock market’s volatility in general. Historically, regardless of which party has won the U.S. presidency, stocks have </w:t>
      </w:r>
      <w:r>
        <w:rPr>
          <w:rFonts w:eastAsia="Times New Roman" w:cs="Times New Roman"/>
        </w:rPr>
        <w:t xml:space="preserve">tended to </w:t>
      </w:r>
      <w:r w:rsidRPr="0059725C">
        <w:rPr>
          <w:rFonts w:eastAsia="Times New Roman" w:cs="Times New Roman"/>
        </w:rPr>
        <w:t xml:space="preserve">become more volatile right before election time. </w:t>
      </w:r>
    </w:p>
    <w:p w14:paraId="560CA8F8" w14:textId="77777777" w:rsidR="001C436E" w:rsidRPr="00523666" w:rsidRDefault="001C436E" w:rsidP="001C436E">
      <w:pPr>
        <w:rPr>
          <w:rFonts w:eastAsia="Times New Roman" w:cs="Times New Roman"/>
        </w:rPr>
      </w:pPr>
      <w:r w:rsidRPr="0059725C">
        <w:rPr>
          <w:rFonts w:eastAsia="Times New Roman" w:cs="Times New Roman"/>
        </w:rPr>
        <w:t xml:space="preserve"> </w:t>
      </w:r>
      <w:r w:rsidRPr="0059725C">
        <w:rPr>
          <w:rFonts w:eastAsia="Times New Roman" w:cs="Times New Roman"/>
        </w:rPr>
        <w:tab/>
        <w:t>Positive reports of consumer spending can also cause stocks to become more volatile. Traders and analysts may interpret this as a positive economic indicator, leading to speculation of inflation and interest rate hikes, both of which could have a potential</w:t>
      </w:r>
      <w:r>
        <w:rPr>
          <w:rFonts w:eastAsia="Times New Roman" w:cs="Times New Roman"/>
        </w:rPr>
        <w:t xml:space="preserve">ly negative impact on trading. </w:t>
      </w:r>
      <w:r w:rsidRPr="00621088">
        <w:rPr>
          <w:rFonts w:eastAsia="Times New Roman"/>
        </w:rPr>
        <w:t xml:space="preserve">However, some believe that volatility is more dependent on a herd mentality with the public following the spectators, or </w:t>
      </w:r>
      <w:r>
        <w:rPr>
          <w:rFonts w:eastAsia="Times New Roman"/>
        </w:rPr>
        <w:t>media-labeled</w:t>
      </w:r>
      <w:r w:rsidRPr="00621088">
        <w:rPr>
          <w:rFonts w:eastAsia="Times New Roman"/>
        </w:rPr>
        <w:t xml:space="preserve"> experts, than on u</w:t>
      </w:r>
      <w:r w:rsidRPr="00386D17">
        <w:rPr>
          <w:rFonts w:eastAsia="Times New Roman"/>
        </w:rPr>
        <w:t xml:space="preserve">nderlying economic or financial events. In fact, </w:t>
      </w:r>
      <w:r w:rsidRPr="00386D17">
        <w:t xml:space="preserve">psychological issues on stock prices are one of the most important factors in determining the volatility of the market. </w:t>
      </w:r>
      <w:r w:rsidRPr="007C6DB3">
        <w:rPr>
          <w:rFonts w:eastAsia="Times New Roman"/>
        </w:rPr>
        <w:t xml:space="preserve">"When you have 500- to 600-point swings in a single day, something is wrong," says Jack Ablin, Chief </w:t>
      </w:r>
      <w:r w:rsidRPr="009B75AF">
        <w:rPr>
          <w:rFonts w:eastAsia="Times New Roman"/>
        </w:rPr>
        <w:t xml:space="preserve">Investment </w:t>
      </w:r>
      <w:r w:rsidRPr="00350363">
        <w:rPr>
          <w:rFonts w:eastAsia="Times New Roman"/>
        </w:rPr>
        <w:t>Officer at Harris Private Bank. "It suggests emotions are playing a big factor</w:t>
      </w:r>
      <w:r>
        <w:rPr>
          <w:rFonts w:eastAsia="Times New Roman"/>
        </w:rPr>
        <w:t xml:space="preserve"> in the moves</w:t>
      </w:r>
      <w:r w:rsidRPr="00350363">
        <w:rPr>
          <w:rFonts w:eastAsia="Times New Roman"/>
        </w:rPr>
        <w:t>" (Ablin, 2013)</w:t>
      </w:r>
      <w:r>
        <w:rPr>
          <w:rFonts w:eastAsia="Times New Roman"/>
        </w:rPr>
        <w:t>.</w:t>
      </w:r>
      <w:r w:rsidRPr="00350363">
        <w:rPr>
          <w:rFonts w:eastAsia="Times New Roman"/>
        </w:rPr>
        <w:t xml:space="preserve"> In fact, one of the biggest human </w:t>
      </w:r>
      <w:r w:rsidRPr="00350363">
        <w:rPr>
          <w:rFonts w:eastAsia="Times New Roman"/>
        </w:rPr>
        <w:lastRenderedPageBreak/>
        <w:t>motivations is uncertaint</w:t>
      </w:r>
      <w:r w:rsidRPr="00E822F8">
        <w:rPr>
          <w:rFonts w:eastAsia="Times New Roman"/>
        </w:rPr>
        <w:t xml:space="preserve">y. Humans are </w:t>
      </w:r>
      <w:r>
        <w:rPr>
          <w:rFonts w:eastAsia="Times New Roman"/>
        </w:rPr>
        <w:t xml:space="preserve">oftentimes </w:t>
      </w:r>
      <w:r w:rsidRPr="00E822F8">
        <w:rPr>
          <w:rFonts w:eastAsia="Times New Roman"/>
        </w:rPr>
        <w:t>more likely to sell when they are uncertain, causing a stock’s price to plummet, at least in the short term. Compound this with the 24-hour news cycle in which investors are continually bombarded with information overload, some of it reliable, and some pure speculation.</w:t>
      </w:r>
    </w:p>
    <w:p w14:paraId="3EBB0F9B" w14:textId="77777777" w:rsidR="001C436E" w:rsidRPr="0059725C" w:rsidRDefault="001C436E" w:rsidP="001C436E">
      <w:pPr>
        <w:widowControl w:val="0"/>
        <w:autoSpaceDE w:val="0"/>
        <w:autoSpaceDN w:val="0"/>
        <w:adjustRightInd w:val="0"/>
        <w:rPr>
          <w:rFonts w:cs="Times New Roman"/>
        </w:rPr>
      </w:pPr>
      <w:r w:rsidRPr="00D8664B">
        <w:rPr>
          <w:rFonts w:cs="Times New Roman"/>
        </w:rPr>
        <w:t xml:space="preserve">Tetlock (2007) discovered a correlation between short-term volatility and the media’s role in increasing speculation. He found that much of the common investor psychology and sociology was contingent upon the media’s role, especially that of the Wall Street Journal and other reputable investor publications. </w:t>
      </w:r>
      <w:r>
        <w:rPr>
          <w:rFonts w:cs="Times New Roman"/>
        </w:rPr>
        <w:t xml:space="preserve">A media company that owns multiple publications may have the tendency to print the same information in more than one publication, thus possibly leading investors to believe that the data or information originated from multiple sources, when in fact, it was just one. </w:t>
      </w:r>
      <w:r w:rsidRPr="005E4D0B">
        <w:rPr>
          <w:rFonts w:cs="Times New Roman"/>
        </w:rPr>
        <w:t xml:space="preserve">If the media pessimism measure is a predictor of investor sentiment, it </w:t>
      </w:r>
      <w:r>
        <w:rPr>
          <w:rFonts w:cs="Times New Roman"/>
        </w:rPr>
        <w:t>may likely</w:t>
      </w:r>
      <w:r w:rsidRPr="005E4D0B">
        <w:rPr>
          <w:rFonts w:cs="Times New Roman"/>
        </w:rPr>
        <w:t xml:space="preserve"> predict low short-horizon returns followed by high long-horizon returns of approximately equal magnitude. If the media pessimism me</w:t>
      </w:r>
      <w:r w:rsidRPr="0059725C">
        <w:rPr>
          <w:rFonts w:cs="Times New Roman"/>
        </w:rPr>
        <w:t xml:space="preserve">asure follows past investor sentiment, it </w:t>
      </w:r>
      <w:r>
        <w:rPr>
          <w:rFonts w:cs="Times New Roman"/>
        </w:rPr>
        <w:t>may likely</w:t>
      </w:r>
      <w:r w:rsidRPr="0059725C">
        <w:rPr>
          <w:rFonts w:cs="Times New Roman"/>
        </w:rPr>
        <w:t xml:space="preserve"> predict low short-horizon returns followed by high long-horizon returns of greater magnitude than the short-horizon returns. </w:t>
      </w:r>
      <w:r>
        <w:rPr>
          <w:rFonts w:cs="Times New Roman"/>
        </w:rPr>
        <w:t>These conclusions have been drawn by analyzing historical volatility.</w:t>
      </w:r>
    </w:p>
    <w:p w14:paraId="29527B29" w14:textId="77777777" w:rsidR="001C436E" w:rsidRDefault="001C436E" w:rsidP="001C436E">
      <w:pPr>
        <w:pStyle w:val="Default"/>
        <w:spacing w:line="480" w:lineRule="auto"/>
        <w:ind w:firstLine="720"/>
      </w:pPr>
      <w:r w:rsidRPr="00A3004D">
        <w:rPr>
          <w:rFonts w:eastAsia="Times New Roman"/>
        </w:rPr>
        <w:t xml:space="preserve">It is </w:t>
      </w:r>
      <w:r w:rsidRPr="005E4D0B">
        <w:rPr>
          <w:rFonts w:eastAsia="Times New Roman"/>
        </w:rPr>
        <w:t xml:space="preserve">important to differentiate between historical volatility and implied volatility. Historical volatility analyzes a stock’s volatility over a certain </w:t>
      </w:r>
      <w:proofErr w:type="gramStart"/>
      <w:r w:rsidRPr="005E4D0B">
        <w:rPr>
          <w:rFonts w:eastAsia="Times New Roman"/>
        </w:rPr>
        <w:t>time period</w:t>
      </w:r>
      <w:proofErr w:type="gramEnd"/>
      <w:r w:rsidRPr="005E4D0B">
        <w:rPr>
          <w:rFonts w:eastAsia="Times New Roman"/>
        </w:rPr>
        <w:t xml:space="preserve"> in the past, whether it be a day, week, month, quarter, or year. Implied volatility calculates the future volatility of a stock and involves the use of the Black Scholes option pricing model. This paper will focus on historical volat</w:t>
      </w:r>
      <w:r w:rsidRPr="0059725C">
        <w:rPr>
          <w:rFonts w:eastAsia="Times New Roman"/>
        </w:rPr>
        <w:t xml:space="preserve">ility. According to Kritzman (2013), historical volatility is a continuous, unbroken data series looking backwards and analyzing past </w:t>
      </w:r>
      <w:r w:rsidRPr="0059725C">
        <w:rPr>
          <w:rFonts w:eastAsia="Times New Roman"/>
        </w:rPr>
        <w:lastRenderedPageBreak/>
        <w:t xml:space="preserve">data and is best suitable for testing purposes and measuring correlations. In their study analyzing volatility following a leadership change, Pan et al (2013) measured the </w:t>
      </w:r>
      <w:r w:rsidRPr="0059725C">
        <w:t>monthly volatility of the residual stock return of the following Fam</w:t>
      </w:r>
      <w:r w:rsidR="00737FD2">
        <w:t>a-French three-factor model, shown in Figure 4.</w:t>
      </w:r>
    </w:p>
    <w:p w14:paraId="5C4BA32B" w14:textId="77777777" w:rsidR="001C436E" w:rsidRDefault="001C436E" w:rsidP="001C436E">
      <w:pPr>
        <w:pStyle w:val="Default"/>
        <w:spacing w:line="480" w:lineRule="auto"/>
        <w:rPr>
          <w:sz w:val="22"/>
          <w:szCs w:val="22"/>
        </w:rPr>
      </w:pPr>
      <w:r w:rsidRPr="0059725C">
        <w:rPr>
          <w:noProof/>
        </w:rPr>
        <w:drawing>
          <wp:inline distT="0" distB="0" distL="0" distR="0" wp14:anchorId="0C1689E7" wp14:editId="57B509F4">
            <wp:extent cx="2532993" cy="317482"/>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brightnessContrast contrast="20000"/>
                              </a14:imgEffect>
                            </a14:imgLayer>
                          </a14:imgProps>
                        </a:ext>
                      </a:extLst>
                    </a:blip>
                    <a:srcRect l="30442" t="52595" r="15929" b="38443"/>
                    <a:stretch/>
                  </pic:blipFill>
                  <pic:spPr bwMode="auto">
                    <a:xfrm>
                      <a:off x="0" y="0"/>
                      <a:ext cx="2542108" cy="3186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BF8934" w14:textId="77777777" w:rsidR="00737FD2" w:rsidRPr="00081E34" w:rsidRDefault="00737FD2" w:rsidP="00081E34">
      <w:pPr>
        <w:pStyle w:val="Heading3"/>
      </w:pPr>
      <w:bookmarkStart w:id="127" w:name="_Toc261381269"/>
      <w:bookmarkStart w:id="128" w:name="_Toc261382079"/>
      <w:r w:rsidRPr="002B0F7C">
        <w:rPr>
          <w:i/>
        </w:rPr>
        <w:t>Figure 4.</w:t>
      </w:r>
      <w:r w:rsidRPr="00081E34">
        <w:t xml:space="preserve"> Fama-French three-factor model</w:t>
      </w:r>
      <w:bookmarkEnd w:id="127"/>
      <w:bookmarkEnd w:id="128"/>
    </w:p>
    <w:p w14:paraId="3AFF6EE6" w14:textId="77777777" w:rsidR="001C436E" w:rsidRPr="00350363" w:rsidRDefault="001C436E" w:rsidP="001C436E">
      <w:pPr>
        <w:pStyle w:val="Default"/>
        <w:spacing w:line="480" w:lineRule="auto"/>
        <w:ind w:firstLine="720"/>
        <w:rPr>
          <w:rFonts w:eastAsia="Times New Roman"/>
        </w:rPr>
      </w:pPr>
      <w:r w:rsidRPr="00621088">
        <w:t>Here, “</w:t>
      </w:r>
      <w:r w:rsidRPr="00621088">
        <w:rPr>
          <w:i/>
          <w:iCs/>
        </w:rPr>
        <w:t>Idiosyncra</w:t>
      </w:r>
      <w:r w:rsidRPr="00386D17">
        <w:rPr>
          <w:i/>
          <w:iCs/>
        </w:rPr>
        <w:t>tic Return Volatility</w:t>
      </w:r>
      <w:r w:rsidRPr="00386D17">
        <w:t xml:space="preserve">” was defined as </w:t>
      </w:r>
      <w:r w:rsidRPr="007C6DB3">
        <w:rPr>
          <w:noProof/>
        </w:rPr>
        <w:drawing>
          <wp:inline distT="0" distB="0" distL="0" distR="0" wp14:anchorId="574BC7D5" wp14:editId="113E0954">
            <wp:extent cx="447040" cy="26457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4481" t="62736" r="36851" b="30424"/>
                    <a:stretch/>
                  </pic:blipFill>
                  <pic:spPr bwMode="auto">
                    <a:xfrm>
                      <a:off x="0" y="0"/>
                      <a:ext cx="453556" cy="26843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7C6DB3">
        <w:t xml:space="preserve">  from the above equation.</w:t>
      </w:r>
      <w:r w:rsidRPr="007C6DB3">
        <w:rPr>
          <w:rFonts w:eastAsia="Times New Roman"/>
        </w:rPr>
        <w:t xml:space="preserve"> </w:t>
      </w:r>
      <w:r w:rsidRPr="007C6DB3">
        <w:t>A stock’s volatility is very important in making predictions based on probability theorems. If a stock’s historical volatility is shown to fluctuate on averag</w:t>
      </w:r>
      <w:r w:rsidRPr="009B75AF">
        <w:t xml:space="preserve">e 2% per day, based on that historical volatility, one can assume that a stock that traded at $100 today will trade between $98 and $102 tomorrow. A low volatility stock will show a narrower range of movement, as shown in Figure 4, whereas a higher volatility stock will have a larger range of movement, as shown in Figure 3. This kind of information is important as investors try to use probability to calculate their risk. Kritzman (2013) asserts that </w:t>
      </w:r>
      <w:proofErr w:type="gramStart"/>
      <w:r w:rsidRPr="009B75AF">
        <w:t>understanding, and</w:t>
      </w:r>
      <w:proofErr w:type="gramEnd"/>
      <w:r w:rsidRPr="009B75AF">
        <w:t xml:space="preserve"> possibly being able to predict volatility is important to investors because rather than adhere to fixed asset weights that deliver highly variable risk profiles, periodically change the portfolio weights in anticipation of volatility shifts to stabilize the portfolio’s risk profile.</w:t>
      </w:r>
    </w:p>
    <w:p w14:paraId="744E53AE" w14:textId="77777777" w:rsidR="001C436E" w:rsidRPr="00043015" w:rsidRDefault="001C436E" w:rsidP="001C436E">
      <w:pPr>
        <w:pStyle w:val="Heading2"/>
      </w:pPr>
      <w:bookmarkStart w:id="129" w:name="_Toc237268754"/>
      <w:bookmarkStart w:id="130" w:name="_Toc248310325"/>
      <w:bookmarkStart w:id="131" w:name="_Toc260565967"/>
      <w:bookmarkStart w:id="132" w:name="_Toc261381270"/>
      <w:bookmarkStart w:id="133" w:name="_Toc261382080"/>
      <w:r w:rsidRPr="00043015">
        <w:t>Market Volatility in Industries</w:t>
      </w:r>
      <w:bookmarkEnd w:id="129"/>
      <w:bookmarkEnd w:id="130"/>
      <w:bookmarkEnd w:id="131"/>
      <w:bookmarkEnd w:id="132"/>
      <w:bookmarkEnd w:id="133"/>
    </w:p>
    <w:p w14:paraId="7BED2A27" w14:textId="77777777" w:rsidR="001C436E" w:rsidRPr="00391BF3" w:rsidRDefault="001C436E" w:rsidP="001C436E">
      <w:pPr>
        <w:widowControl w:val="0"/>
        <w:autoSpaceDE w:val="0"/>
        <w:autoSpaceDN w:val="0"/>
        <w:adjustRightInd w:val="0"/>
        <w:rPr>
          <w:rFonts w:cs="Times New Roman"/>
          <w:color w:val="000000"/>
        </w:rPr>
      </w:pPr>
      <w:r>
        <w:rPr>
          <w:rFonts w:cs="Times New Roman"/>
          <w:lang w:val="en"/>
        </w:rPr>
        <w:t xml:space="preserve">The NYSE, </w:t>
      </w:r>
      <w:r w:rsidRPr="00391BF3">
        <w:rPr>
          <w:rFonts w:cs="Times New Roman"/>
          <w:lang w:val="en"/>
        </w:rPr>
        <w:t>NASDAQ</w:t>
      </w:r>
      <w:r>
        <w:rPr>
          <w:rFonts w:cs="Times New Roman"/>
          <w:lang w:val="en"/>
        </w:rPr>
        <w:t>, and AMEX</w:t>
      </w:r>
      <w:r w:rsidRPr="00391BF3">
        <w:rPr>
          <w:rFonts w:cs="Times New Roman"/>
          <w:lang w:val="en"/>
        </w:rPr>
        <w:t xml:space="preserve"> </w:t>
      </w:r>
      <w:r>
        <w:rPr>
          <w:rFonts w:cs="Times New Roman"/>
          <w:lang w:val="en"/>
        </w:rPr>
        <w:t>all</w:t>
      </w:r>
      <w:r w:rsidRPr="00391BF3">
        <w:rPr>
          <w:rFonts w:cs="Times New Roman"/>
          <w:lang w:val="en"/>
        </w:rPr>
        <w:t xml:space="preserve"> categorize companies based on their service or industry classification. They are categorized following </w:t>
      </w:r>
      <w:proofErr w:type="gramStart"/>
      <w:r w:rsidRPr="00391BF3">
        <w:rPr>
          <w:rFonts w:cs="Times New Roman"/>
          <w:lang w:val="en"/>
        </w:rPr>
        <w:t>the  Industry</w:t>
      </w:r>
      <w:proofErr w:type="gramEnd"/>
      <w:r w:rsidRPr="00391BF3">
        <w:rPr>
          <w:rFonts w:cs="Times New Roman"/>
          <w:lang w:val="en"/>
        </w:rPr>
        <w:t xml:space="preserve"> </w:t>
      </w:r>
      <w:r w:rsidRPr="00391BF3">
        <w:rPr>
          <w:rFonts w:cs="Times New Roman"/>
          <w:lang w:val="en"/>
        </w:rPr>
        <w:lastRenderedPageBreak/>
        <w:t>Classification Benchmarks (</w:t>
      </w:r>
      <w:ins w:id="134" w:author="CEC User" w:date="2014-05-06T10:51:00Z">
        <w:r>
          <w:rPr>
            <w:rFonts w:cs="Times New Roman"/>
            <w:lang w:val="en"/>
          </w:rPr>
          <w:t xml:space="preserve">See </w:t>
        </w:r>
      </w:ins>
      <w:r w:rsidRPr="00391BF3">
        <w:rPr>
          <w:rFonts w:cs="Times New Roman"/>
          <w:lang w:val="en"/>
        </w:rPr>
        <w:t xml:space="preserve">Appendix </w:t>
      </w:r>
      <w:r>
        <w:rPr>
          <w:rFonts w:cs="Times New Roman"/>
          <w:lang w:val="en"/>
        </w:rPr>
        <w:t>A</w:t>
      </w:r>
      <w:r w:rsidRPr="00391BF3">
        <w:rPr>
          <w:rFonts w:cs="Times New Roman"/>
          <w:lang w:val="en"/>
        </w:rPr>
        <w:t>), which is an important indicator in segme</w:t>
      </w:r>
      <w:ins w:id="135" w:author="CEC User" w:date="2014-05-06T10:52:00Z">
        <w:r>
          <w:rPr>
            <w:rFonts w:cs="Times New Roman"/>
            <w:lang w:val="en"/>
          </w:rPr>
          <w:t>n</w:t>
        </w:r>
      </w:ins>
      <w:r w:rsidRPr="00391BF3">
        <w:rPr>
          <w:rFonts w:cs="Times New Roman"/>
          <w:lang w:val="en"/>
        </w:rPr>
        <w:t xml:space="preserve">ting the various sectors of the world’s macroeconomic system into one centralized database, thus eliminating redundancy and confusion within markets. It </w:t>
      </w:r>
      <w:r w:rsidRPr="00391BF3">
        <w:rPr>
          <w:rFonts w:cs="Times New Roman"/>
          <w:color w:val="000000"/>
        </w:rPr>
        <w:t>provides a standardized basis for analysis, stock selection and performance measurement. It aligns with investment research and analysis, numerous exchange-traded products, and services devel</w:t>
      </w:r>
      <w:r>
        <w:rPr>
          <w:rFonts w:cs="Times New Roman"/>
          <w:color w:val="000000"/>
        </w:rPr>
        <w:t>oped by analytical data vendors</w:t>
      </w:r>
      <w:r w:rsidRPr="00391BF3">
        <w:rPr>
          <w:rFonts w:cs="Times New Roman"/>
          <w:color w:val="000000"/>
        </w:rPr>
        <w:t xml:space="preserve"> (ICB, 2013)</w:t>
      </w:r>
      <w:r>
        <w:rPr>
          <w:rFonts w:cs="Times New Roman"/>
          <w:color w:val="000000"/>
        </w:rPr>
        <w:t>.</w:t>
      </w:r>
      <w:r w:rsidRPr="00391BF3">
        <w:rPr>
          <w:rFonts w:cs="Times New Roman"/>
          <w:color w:val="000000"/>
        </w:rPr>
        <w:t xml:space="preserve"> The ICB is relevant to investors and stockbrokers because it facilitates sector-based investment strategies as well as measures the overall market volatility of the various sectors.</w:t>
      </w:r>
      <w:r w:rsidR="00737FD2">
        <w:rPr>
          <w:rFonts w:cs="Times New Roman"/>
          <w:color w:val="000000"/>
        </w:rPr>
        <w:t xml:space="preserve"> </w:t>
      </w:r>
      <w:r w:rsidR="00737FD2">
        <w:t>Each market has its own slight variation of the ICB. For continuity purposes, the nine industries of the NASDAQ will be used, since the NASDAQ classifies all companies, even ones that trade on the AMEX or NYSE. The communications sector is absorbed by other sectors.</w:t>
      </w:r>
    </w:p>
    <w:p w14:paraId="54770264" w14:textId="77777777" w:rsidR="001C436E" w:rsidRPr="00391BF3" w:rsidRDefault="001C436E" w:rsidP="001C436E">
      <w:pPr>
        <w:widowControl w:val="0"/>
        <w:autoSpaceDE w:val="0"/>
        <w:autoSpaceDN w:val="0"/>
        <w:adjustRightInd w:val="0"/>
        <w:rPr>
          <w:rFonts w:eastAsia="Times New Roman" w:cs="Times New Roman"/>
        </w:rPr>
      </w:pPr>
      <w:r w:rsidRPr="00391BF3">
        <w:rPr>
          <w:rFonts w:cs="Times New Roman"/>
          <w:color w:val="000000"/>
        </w:rPr>
        <w:t xml:space="preserve">Schwert (1999) </w:t>
      </w:r>
      <w:r w:rsidRPr="00391BF3">
        <w:rPr>
          <w:rFonts w:eastAsia="Times New Roman" w:cs="Times New Roman"/>
        </w:rPr>
        <w:t xml:space="preserve">states that stock market volatility also is positively related to volatility in economic variables, such as inflation, industrial production, and debt levels in the corporate sector. This tends to vary from industry to industry. Some industries are traditionally more stable than others </w:t>
      </w:r>
      <w:proofErr w:type="gramStart"/>
      <w:r w:rsidRPr="00391BF3">
        <w:rPr>
          <w:rFonts w:eastAsia="Times New Roman" w:cs="Times New Roman"/>
        </w:rPr>
        <w:t>with regard to</w:t>
      </w:r>
      <w:proofErr w:type="gramEnd"/>
      <w:r w:rsidRPr="00391BF3">
        <w:rPr>
          <w:rFonts w:eastAsia="Times New Roman" w:cs="Times New Roman"/>
        </w:rPr>
        <w:t xml:space="preserve"> leadership. An energy company, for example, is much more concerned with government regulation than who is in charge. This is partly due to the constraints put on the CEO </w:t>
      </w:r>
      <w:proofErr w:type="gramStart"/>
      <w:r w:rsidRPr="00391BF3">
        <w:rPr>
          <w:rFonts w:eastAsia="Times New Roman" w:cs="Times New Roman"/>
        </w:rPr>
        <w:t>with regard to</w:t>
      </w:r>
      <w:proofErr w:type="gramEnd"/>
      <w:r w:rsidRPr="00391BF3">
        <w:rPr>
          <w:rFonts w:eastAsia="Times New Roman" w:cs="Times New Roman"/>
        </w:rPr>
        <w:t xml:space="preserve"> expansion and mission. An energy company is very unlikely to change its core functions whereas a technology company may need to frequently change its focus and functions. </w:t>
      </w:r>
    </w:p>
    <w:p w14:paraId="74A3A9A4" w14:textId="77777777" w:rsidR="001C436E" w:rsidRPr="002656E5" w:rsidRDefault="001C436E" w:rsidP="001C436E">
      <w:pPr>
        <w:widowControl w:val="0"/>
        <w:autoSpaceDE w:val="0"/>
        <w:autoSpaceDN w:val="0"/>
        <w:adjustRightInd w:val="0"/>
        <w:rPr>
          <w:rFonts w:eastAsia="Times New Roman" w:cs="Times New Roman"/>
        </w:rPr>
      </w:pPr>
      <w:r w:rsidRPr="00391BF3">
        <w:rPr>
          <w:rFonts w:eastAsia="Times New Roman" w:cs="Times New Roman"/>
        </w:rPr>
        <w:t xml:space="preserve">Kritzman, however, believes that volatility has the potential to affect all industries through a ripple effect in what he refers to as the absorption ratio. Many </w:t>
      </w:r>
      <w:proofErr w:type="gramStart"/>
      <w:r w:rsidRPr="00391BF3">
        <w:rPr>
          <w:rFonts w:eastAsia="Times New Roman" w:cs="Times New Roman"/>
        </w:rPr>
        <w:t>times</w:t>
      </w:r>
      <w:proofErr w:type="gramEnd"/>
      <w:r w:rsidRPr="00391BF3">
        <w:rPr>
          <w:rFonts w:eastAsia="Times New Roman" w:cs="Times New Roman"/>
        </w:rPr>
        <w:t xml:space="preserve"> investors have their money spread out in a diversified portfolio in which their investments are not all in the same industry. The ratio </w:t>
      </w:r>
      <w:r w:rsidRPr="00391BF3">
        <w:rPr>
          <w:rFonts w:cs="Times New Roman"/>
        </w:rPr>
        <w:t xml:space="preserve">equals the fraction of the total variance of a set of </w:t>
      </w:r>
      <w:r w:rsidRPr="00391BF3">
        <w:rPr>
          <w:rFonts w:cs="Times New Roman"/>
        </w:rPr>
        <w:lastRenderedPageBreak/>
        <w:t xml:space="preserve">assets explained or absorbed by a finite number of eigenvectors. The higher the ratio, the more tightly coupled the assets are and the greater the impact a negative shock will have on that of a lower absorption ratio which is resilient to a negative event or severe price drop.  The formula for Kritzman’s absorption ratio is shown in Figure </w:t>
      </w:r>
      <w:r w:rsidR="00737FD2">
        <w:rPr>
          <w:rFonts w:cs="Times New Roman"/>
        </w:rPr>
        <w:t>5</w:t>
      </w:r>
      <w:r w:rsidRPr="00391BF3">
        <w:rPr>
          <w:rFonts w:cs="Times New Roman"/>
        </w:rPr>
        <w:t>.</w:t>
      </w:r>
      <w:bookmarkStart w:id="136" w:name="figure6"/>
    </w:p>
    <w:bookmarkEnd w:id="136"/>
    <w:p w14:paraId="45AFE752" w14:textId="77777777" w:rsidR="001C436E" w:rsidRPr="00391BF3" w:rsidRDefault="001C436E" w:rsidP="001C436E">
      <w:pPr>
        <w:pStyle w:val="Default"/>
        <w:spacing w:line="480" w:lineRule="auto"/>
        <w:rPr>
          <w:sz w:val="28"/>
          <w:szCs w:val="28"/>
        </w:rPr>
      </w:pPr>
      <w:r w:rsidRPr="00391BF3">
        <w:rPr>
          <w:noProof/>
          <w:sz w:val="28"/>
          <w:szCs w:val="28"/>
        </w:rPr>
        <w:drawing>
          <wp:inline distT="0" distB="0" distL="0" distR="0" wp14:anchorId="13F891EB" wp14:editId="5D646D9A">
            <wp:extent cx="3250839" cy="198280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rption ratio.tiff"/>
                    <pic:cNvPicPr/>
                  </pic:nvPicPr>
                  <pic:blipFill>
                    <a:blip r:embed="rId17">
                      <a:extLst>
                        <a:ext uri="{28A0092B-C50C-407E-A947-70E740481C1C}">
                          <a14:useLocalDpi xmlns:a14="http://schemas.microsoft.com/office/drawing/2010/main" val="0"/>
                        </a:ext>
                      </a:extLst>
                    </a:blip>
                    <a:stretch>
                      <a:fillRect/>
                    </a:stretch>
                  </pic:blipFill>
                  <pic:spPr>
                    <a:xfrm>
                      <a:off x="0" y="0"/>
                      <a:ext cx="3251989" cy="1983505"/>
                    </a:xfrm>
                    <a:prstGeom prst="rect">
                      <a:avLst/>
                    </a:prstGeom>
                  </pic:spPr>
                </pic:pic>
              </a:graphicData>
            </a:graphic>
          </wp:inline>
        </w:drawing>
      </w:r>
    </w:p>
    <w:p w14:paraId="084A209D" w14:textId="77777777" w:rsidR="001C436E" w:rsidRDefault="001C436E" w:rsidP="00AF5DCA">
      <w:pPr>
        <w:spacing w:line="240" w:lineRule="auto"/>
        <w:ind w:left="720" w:hanging="720"/>
        <w:rPr>
          <w:rFonts w:eastAsia="Times New Roman" w:cs="Times New Roman"/>
        </w:rPr>
      </w:pPr>
      <w:r w:rsidRPr="00391BF3">
        <w:rPr>
          <w:rFonts w:cs="Times New Roman"/>
          <w:sz w:val="18"/>
          <w:szCs w:val="18"/>
        </w:rPr>
        <w:t xml:space="preserve">Source: </w:t>
      </w:r>
      <w:r w:rsidRPr="00391BF3">
        <w:rPr>
          <w:rFonts w:eastAsia="Times New Roman" w:cs="Times New Roman"/>
          <w:sz w:val="18"/>
          <w:szCs w:val="18"/>
        </w:rPr>
        <w:t>Kritzman, M. (2013). Risk Disparity. Massachusetts Institute of Technology</w:t>
      </w:r>
      <w:r w:rsidRPr="007D40EF">
        <w:rPr>
          <w:rFonts w:eastAsia="Times New Roman" w:cs="Times New Roman"/>
        </w:rPr>
        <w:t>.</w:t>
      </w:r>
    </w:p>
    <w:p w14:paraId="66E1121B" w14:textId="23187357" w:rsidR="00DE387F" w:rsidRPr="00DE387F" w:rsidRDefault="00737FD2" w:rsidP="0086201D">
      <w:pPr>
        <w:pStyle w:val="Heading3"/>
      </w:pPr>
      <w:bookmarkStart w:id="137" w:name="_Toc260565968"/>
      <w:bookmarkStart w:id="138" w:name="_Toc261381271"/>
      <w:bookmarkStart w:id="139" w:name="_Toc261382081"/>
      <w:r w:rsidRPr="0086201D">
        <w:rPr>
          <w:i/>
        </w:rPr>
        <w:t>Figure 5</w:t>
      </w:r>
      <w:r w:rsidR="001C436E" w:rsidRPr="0086201D">
        <w:rPr>
          <w:i/>
        </w:rPr>
        <w:t>.</w:t>
      </w:r>
      <w:r w:rsidR="001C436E" w:rsidRPr="00081E34">
        <w:t xml:space="preserve"> Absorption Ratio</w:t>
      </w:r>
      <w:bookmarkEnd w:id="137"/>
      <w:bookmarkEnd w:id="138"/>
      <w:bookmarkEnd w:id="139"/>
    </w:p>
    <w:p w14:paraId="75E92C0A" w14:textId="77777777" w:rsidR="001C436E" w:rsidRPr="00A050CC" w:rsidRDefault="001C436E" w:rsidP="001C436E">
      <w:pPr>
        <w:pStyle w:val="Default"/>
        <w:spacing w:line="480" w:lineRule="auto"/>
        <w:ind w:firstLine="720"/>
      </w:pPr>
      <w:r w:rsidRPr="00A050CC">
        <w:t xml:space="preserve">For this reason, it is imperative that investors and leaders alike understand that the change that occurs within one organization not only impacts their </w:t>
      </w:r>
      <w:proofErr w:type="gramStart"/>
      <w:r w:rsidRPr="00A050CC">
        <w:t>particular organization</w:t>
      </w:r>
      <w:proofErr w:type="gramEnd"/>
      <w:r w:rsidRPr="00A050CC">
        <w:t>, but others in the market as well. An organizational change also has the potential to affect relationships with other businesses, vendors, suppliers, and other external parties (Robbins &amp; Coulter, 2010).</w:t>
      </w:r>
    </w:p>
    <w:p w14:paraId="7B2C6709" w14:textId="77777777" w:rsidR="0086201D" w:rsidRDefault="001C436E" w:rsidP="0086201D">
      <w:r w:rsidRPr="00A050CC">
        <w:rPr>
          <w:rFonts w:cs="Times New Roman"/>
        </w:rPr>
        <w:t xml:space="preserve">Historically, the sectors that have been the most volatile have largely varied from year to year. In the late 1990s, the technology sector was more volatile while in recent years the basic materials and finance sectors have become more volatile (NASDAQ, 2014). According to Reeves and Delmer (2013), many factors affect an industry’s overall volatility. </w:t>
      </w:r>
      <w:r w:rsidRPr="00A050CC">
        <w:rPr>
          <w:rFonts w:eastAsia="Times New Roman" w:cs="Times New Roman"/>
          <w:color w:val="000000"/>
          <w:shd w:val="clear" w:color="auto" w:fill="FFFFFF"/>
        </w:rPr>
        <w:t xml:space="preserve"> Stocks rise, fall, or disappear altogether as companies enter the market, adapt, fail to adapt, or die. Major factors that affect the industry include regulation, mergers, </w:t>
      </w:r>
      <w:r w:rsidRPr="00A050CC">
        <w:rPr>
          <w:rFonts w:eastAsia="Times New Roman" w:cs="Times New Roman"/>
          <w:color w:val="000000"/>
          <w:shd w:val="clear" w:color="auto" w:fill="FFFFFF"/>
        </w:rPr>
        <w:lastRenderedPageBreak/>
        <w:t>competitors entering the market, demographic changes, and international events. According to Reeves and Delmer (20130, some events that caused industry-wide volatility include the collapse of the USSR in which there was an influx of aluminum in the market, thus affecti</w:t>
      </w:r>
      <w:r w:rsidR="00AF5DCA">
        <w:rPr>
          <w:rFonts w:eastAsia="Times New Roman" w:cs="Times New Roman"/>
          <w:color w:val="000000"/>
          <w:shd w:val="clear" w:color="auto" w:fill="FFFFFF"/>
        </w:rPr>
        <w:t>ng manufacturing companies, the</w:t>
      </w:r>
      <w:r w:rsidRPr="00A050CC">
        <w:rPr>
          <w:rFonts w:eastAsia="Times New Roman" w:cs="Times New Roman"/>
          <w:color w:val="000000"/>
          <w:shd w:val="clear" w:color="auto" w:fill="FFFFFF"/>
        </w:rPr>
        <w:t xml:space="preserve"> AOL and Time Warner </w:t>
      </w:r>
      <w:r w:rsidR="00AF5DCA">
        <w:rPr>
          <w:rFonts w:eastAsia="Times New Roman" w:cs="Times New Roman"/>
          <w:color w:val="000000"/>
          <w:shd w:val="clear" w:color="auto" w:fill="FFFFFF"/>
        </w:rPr>
        <w:t xml:space="preserve">merger </w:t>
      </w:r>
      <w:r w:rsidRPr="00A050CC">
        <w:rPr>
          <w:rFonts w:eastAsia="Times New Roman" w:cs="Times New Roman"/>
          <w:color w:val="000000"/>
          <w:shd w:val="clear" w:color="auto" w:fill="FFFFFF"/>
        </w:rPr>
        <w:t xml:space="preserve">effectively dominating the telecommunications market for a while, and the period </w:t>
      </w:r>
      <w:r w:rsidR="00AF5DCA">
        <w:rPr>
          <w:rFonts w:eastAsia="Times New Roman" w:cs="Times New Roman"/>
          <w:color w:val="000000"/>
          <w:shd w:val="clear" w:color="auto" w:fill="FFFFFF"/>
        </w:rPr>
        <w:t>in the 1990s</w:t>
      </w:r>
      <w:r w:rsidRPr="00A050CC">
        <w:rPr>
          <w:rFonts w:eastAsia="Times New Roman" w:cs="Times New Roman"/>
          <w:color w:val="000000"/>
          <w:shd w:val="clear" w:color="auto" w:fill="FFFFFF"/>
        </w:rPr>
        <w:t xml:space="preserve">, when healthcare costs increased </w:t>
      </w:r>
      <w:r w:rsidR="00AF5DCA">
        <w:rPr>
          <w:rFonts w:eastAsia="Times New Roman" w:cs="Times New Roman"/>
          <w:color w:val="000000"/>
          <w:shd w:val="clear" w:color="auto" w:fill="FFFFFF"/>
        </w:rPr>
        <w:t xml:space="preserve">at double the rate of inflation, </w:t>
      </w:r>
      <w:r w:rsidRPr="00A050CC">
        <w:rPr>
          <w:rFonts w:eastAsia="Times New Roman" w:cs="Times New Roman"/>
          <w:color w:val="000000"/>
          <w:shd w:val="clear" w:color="auto" w:fill="FFFFFF"/>
        </w:rPr>
        <w:t xml:space="preserve">impacting healthcare.  </w:t>
      </w:r>
      <w:r w:rsidRPr="00A050CC">
        <w:t xml:space="preserve">Based on a 2012 report, the most volatile industries are shown in </w:t>
      </w:r>
      <w:r w:rsidR="00AF5DCA">
        <w:t>Table 3</w:t>
      </w:r>
      <w:r w:rsidRPr="00A050CC">
        <w:t xml:space="preserve">. </w:t>
      </w:r>
      <w:bookmarkStart w:id="140" w:name="_Toc261382082"/>
      <w:bookmarkStart w:id="141" w:name="_Toc261381272"/>
      <w:bookmarkStart w:id="142" w:name="_Toc260565969"/>
    </w:p>
    <w:p w14:paraId="058D7B8E" w14:textId="64512BB5" w:rsidR="00E537DE" w:rsidRDefault="0086201D" w:rsidP="0086201D">
      <w:pPr>
        <w:ind w:firstLine="0"/>
      </w:pPr>
      <w:r>
        <w:t xml:space="preserve">Table </w:t>
      </w:r>
      <w:r w:rsidR="00AF5DCA" w:rsidRPr="00E537DE">
        <w:t>3</w:t>
      </w:r>
      <w:r w:rsidR="001C436E" w:rsidRPr="00E537DE">
        <w:t>.</w:t>
      </w:r>
      <w:bookmarkEnd w:id="140"/>
      <w:r w:rsidR="001C436E" w:rsidRPr="00E537DE">
        <w:t xml:space="preserve"> </w:t>
      </w:r>
    </w:p>
    <w:p w14:paraId="020D35CB" w14:textId="1FC99C80" w:rsidR="001C436E" w:rsidRDefault="001C436E" w:rsidP="00E537DE">
      <w:pPr>
        <w:pStyle w:val="Heading3"/>
      </w:pPr>
      <w:bookmarkStart w:id="143" w:name="_Toc261382083"/>
      <w:r w:rsidRPr="00E537DE">
        <w:t>Standard deviation percentage by</w:t>
      </w:r>
      <w:r w:rsidR="00DE387F" w:rsidRPr="00E537DE">
        <w:t xml:space="preserve"> industry</w:t>
      </w:r>
      <w:bookmarkEnd w:id="141"/>
      <w:bookmarkEnd w:id="143"/>
      <w:r w:rsidRPr="00E537DE">
        <w:t xml:space="preserve"> </w:t>
      </w:r>
      <w:bookmarkEnd w:id="142"/>
    </w:p>
    <w:tbl>
      <w:tblPr>
        <w:tblStyle w:val="TableGrid"/>
        <w:tblW w:w="6405" w:type="dxa"/>
        <w:tblBorders>
          <w:top w:val="single" w:sz="4" w:space="0" w:color="17365D" w:themeColor="text2" w:themeShade="BF"/>
          <w:left w:val="none" w:sz="0" w:space="0" w:color="auto"/>
          <w:bottom w:val="single" w:sz="4" w:space="0" w:color="17365D" w:themeColor="text2" w:themeShade="BF"/>
          <w:right w:val="none" w:sz="0" w:space="0" w:color="auto"/>
          <w:insideH w:val="none" w:sz="0" w:space="0" w:color="auto"/>
          <w:insideV w:val="none" w:sz="0" w:space="0" w:color="auto"/>
        </w:tblBorders>
        <w:tblLayout w:type="fixed"/>
        <w:tblLook w:val="04A0" w:firstRow="1" w:lastRow="0" w:firstColumn="1" w:lastColumn="0" w:noHBand="0" w:noVBand="1"/>
      </w:tblPr>
      <w:tblGrid>
        <w:gridCol w:w="4875"/>
        <w:gridCol w:w="1530"/>
      </w:tblGrid>
      <w:tr w:rsidR="00E537DE" w:rsidRPr="002656E5" w14:paraId="6D22160C" w14:textId="77777777" w:rsidTr="00CD0E1D">
        <w:trPr>
          <w:trHeight w:val="300"/>
        </w:trPr>
        <w:tc>
          <w:tcPr>
            <w:tcW w:w="4875" w:type="dxa"/>
            <w:noWrap/>
            <w:hideMark/>
          </w:tcPr>
          <w:p w14:paraId="0773F205" w14:textId="77777777" w:rsidR="00E537DE" w:rsidRPr="00DE387F" w:rsidRDefault="00E537DE" w:rsidP="00CD0E1D">
            <w:pPr>
              <w:spacing w:line="240" w:lineRule="auto"/>
              <w:ind w:firstLine="0"/>
              <w:rPr>
                <w:rFonts w:ascii="Calibri" w:eastAsia="Times New Roman" w:hAnsi="Calibri" w:cs="Times New Roman"/>
                <w:b/>
                <w:bCs/>
                <w:color w:val="000000"/>
                <w:sz w:val="20"/>
                <w:szCs w:val="20"/>
              </w:rPr>
            </w:pPr>
            <w:r w:rsidRPr="00DE387F">
              <w:rPr>
                <w:rFonts w:ascii="Calibri" w:eastAsia="Times New Roman" w:hAnsi="Calibri" w:cs="Times New Roman"/>
                <w:b/>
                <w:bCs/>
                <w:color w:val="000000"/>
                <w:sz w:val="20"/>
                <w:szCs w:val="20"/>
              </w:rPr>
              <w:t>Industry:</w:t>
            </w:r>
          </w:p>
        </w:tc>
        <w:tc>
          <w:tcPr>
            <w:tcW w:w="1530" w:type="dxa"/>
            <w:noWrap/>
            <w:hideMark/>
          </w:tcPr>
          <w:p w14:paraId="06184BD6" w14:textId="77777777" w:rsidR="00E537DE" w:rsidRPr="00DE387F" w:rsidRDefault="00E537DE" w:rsidP="00CD0E1D">
            <w:pPr>
              <w:spacing w:line="240" w:lineRule="auto"/>
              <w:ind w:firstLine="0"/>
              <w:jc w:val="center"/>
              <w:rPr>
                <w:rFonts w:ascii="Calibri" w:eastAsia="Times New Roman" w:hAnsi="Calibri" w:cs="Times New Roman"/>
                <w:b/>
                <w:bCs/>
                <w:color w:val="000000"/>
                <w:sz w:val="20"/>
                <w:szCs w:val="20"/>
              </w:rPr>
            </w:pPr>
            <w:r w:rsidRPr="00DE387F">
              <w:rPr>
                <w:rFonts w:ascii="Calibri" w:eastAsia="Times New Roman" w:hAnsi="Calibri" w:cs="Times New Roman"/>
                <w:b/>
                <w:bCs/>
                <w:color w:val="000000"/>
                <w:sz w:val="20"/>
                <w:szCs w:val="20"/>
              </w:rPr>
              <w:t>Volatility:</w:t>
            </w:r>
          </w:p>
        </w:tc>
      </w:tr>
      <w:tr w:rsidR="00E537DE" w:rsidRPr="002656E5" w14:paraId="363DA0F4" w14:textId="77777777" w:rsidTr="00CD0E1D">
        <w:trPr>
          <w:trHeight w:val="300"/>
        </w:trPr>
        <w:tc>
          <w:tcPr>
            <w:tcW w:w="4875" w:type="dxa"/>
            <w:noWrap/>
            <w:hideMark/>
          </w:tcPr>
          <w:p w14:paraId="4FB4CB3C"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Basic Materials</w:t>
            </w:r>
          </w:p>
        </w:tc>
        <w:tc>
          <w:tcPr>
            <w:tcW w:w="1530" w:type="dxa"/>
            <w:noWrap/>
            <w:hideMark/>
          </w:tcPr>
          <w:p w14:paraId="65E5A6D2"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19.00%</w:t>
            </w:r>
          </w:p>
        </w:tc>
      </w:tr>
      <w:tr w:rsidR="00E537DE" w:rsidRPr="002656E5" w14:paraId="35F5967A" w14:textId="77777777" w:rsidTr="00CD0E1D">
        <w:trPr>
          <w:trHeight w:val="300"/>
        </w:trPr>
        <w:tc>
          <w:tcPr>
            <w:tcW w:w="4875" w:type="dxa"/>
            <w:noWrap/>
            <w:hideMark/>
          </w:tcPr>
          <w:p w14:paraId="7554823C"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Technology</w:t>
            </w:r>
          </w:p>
        </w:tc>
        <w:tc>
          <w:tcPr>
            <w:tcW w:w="1530" w:type="dxa"/>
            <w:noWrap/>
            <w:hideMark/>
          </w:tcPr>
          <w:p w14:paraId="46153095"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17.00%</w:t>
            </w:r>
          </w:p>
        </w:tc>
      </w:tr>
      <w:tr w:rsidR="00E537DE" w:rsidRPr="002656E5" w14:paraId="50FBBD2B" w14:textId="77777777" w:rsidTr="00CD0E1D">
        <w:trPr>
          <w:trHeight w:val="300"/>
        </w:trPr>
        <w:tc>
          <w:tcPr>
            <w:tcW w:w="4875" w:type="dxa"/>
            <w:noWrap/>
            <w:hideMark/>
          </w:tcPr>
          <w:p w14:paraId="299A91B3"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Financial</w:t>
            </w:r>
          </w:p>
        </w:tc>
        <w:tc>
          <w:tcPr>
            <w:tcW w:w="1530" w:type="dxa"/>
            <w:noWrap/>
            <w:hideMark/>
          </w:tcPr>
          <w:p w14:paraId="29D44F87"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16.00%</w:t>
            </w:r>
          </w:p>
        </w:tc>
      </w:tr>
      <w:tr w:rsidR="00E537DE" w:rsidRPr="002656E5" w14:paraId="1EE5E605" w14:textId="77777777" w:rsidTr="00CD0E1D">
        <w:trPr>
          <w:trHeight w:val="300"/>
        </w:trPr>
        <w:tc>
          <w:tcPr>
            <w:tcW w:w="4875" w:type="dxa"/>
            <w:noWrap/>
            <w:hideMark/>
          </w:tcPr>
          <w:p w14:paraId="6494ED44"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Energy</w:t>
            </w:r>
          </w:p>
        </w:tc>
        <w:tc>
          <w:tcPr>
            <w:tcW w:w="1530" w:type="dxa"/>
            <w:noWrap/>
            <w:hideMark/>
          </w:tcPr>
          <w:p w14:paraId="405F30F4"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14.00%</w:t>
            </w:r>
          </w:p>
        </w:tc>
      </w:tr>
      <w:tr w:rsidR="00E537DE" w:rsidRPr="002656E5" w14:paraId="56A3D74D" w14:textId="77777777" w:rsidTr="00CD0E1D">
        <w:trPr>
          <w:trHeight w:val="300"/>
        </w:trPr>
        <w:tc>
          <w:tcPr>
            <w:tcW w:w="4875" w:type="dxa"/>
            <w:noWrap/>
            <w:hideMark/>
          </w:tcPr>
          <w:p w14:paraId="74B61E70"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Consumer Services</w:t>
            </w:r>
          </w:p>
        </w:tc>
        <w:tc>
          <w:tcPr>
            <w:tcW w:w="1530" w:type="dxa"/>
            <w:noWrap/>
            <w:hideMark/>
          </w:tcPr>
          <w:p w14:paraId="09BA999D"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12.00%</w:t>
            </w:r>
          </w:p>
        </w:tc>
      </w:tr>
      <w:tr w:rsidR="00E537DE" w:rsidRPr="002656E5" w14:paraId="05783640" w14:textId="77777777" w:rsidTr="00CD0E1D">
        <w:trPr>
          <w:trHeight w:val="300"/>
        </w:trPr>
        <w:tc>
          <w:tcPr>
            <w:tcW w:w="4875" w:type="dxa"/>
            <w:noWrap/>
            <w:hideMark/>
          </w:tcPr>
          <w:p w14:paraId="668798CF"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 xml:space="preserve">Industrials </w:t>
            </w:r>
          </w:p>
        </w:tc>
        <w:tc>
          <w:tcPr>
            <w:tcW w:w="1530" w:type="dxa"/>
            <w:noWrap/>
            <w:hideMark/>
          </w:tcPr>
          <w:p w14:paraId="7AFE365B"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11.00%</w:t>
            </w:r>
          </w:p>
        </w:tc>
      </w:tr>
      <w:tr w:rsidR="00E537DE" w:rsidRPr="002656E5" w14:paraId="6DE9CC40" w14:textId="77777777" w:rsidTr="00CD0E1D">
        <w:trPr>
          <w:trHeight w:val="300"/>
        </w:trPr>
        <w:tc>
          <w:tcPr>
            <w:tcW w:w="4875" w:type="dxa"/>
            <w:noWrap/>
            <w:hideMark/>
          </w:tcPr>
          <w:p w14:paraId="6FC5EC05"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Healthcare</w:t>
            </w:r>
          </w:p>
        </w:tc>
        <w:tc>
          <w:tcPr>
            <w:tcW w:w="1530" w:type="dxa"/>
            <w:noWrap/>
            <w:hideMark/>
          </w:tcPr>
          <w:p w14:paraId="16FC738E"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10.00%</w:t>
            </w:r>
          </w:p>
        </w:tc>
      </w:tr>
      <w:tr w:rsidR="00E537DE" w:rsidRPr="002656E5" w14:paraId="0F1AE13C" w14:textId="77777777" w:rsidTr="00CD0E1D">
        <w:trPr>
          <w:trHeight w:val="300"/>
        </w:trPr>
        <w:tc>
          <w:tcPr>
            <w:tcW w:w="4875" w:type="dxa"/>
            <w:noWrap/>
            <w:hideMark/>
          </w:tcPr>
          <w:p w14:paraId="3D4D9FE6"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Utilities</w:t>
            </w:r>
          </w:p>
        </w:tc>
        <w:tc>
          <w:tcPr>
            <w:tcW w:w="1530" w:type="dxa"/>
            <w:noWrap/>
            <w:hideMark/>
          </w:tcPr>
          <w:p w14:paraId="65FBFCB7"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9.00%</w:t>
            </w:r>
          </w:p>
        </w:tc>
      </w:tr>
      <w:tr w:rsidR="00E537DE" w:rsidRPr="002656E5" w14:paraId="57EBBF8D" w14:textId="77777777" w:rsidTr="00CD0E1D">
        <w:trPr>
          <w:trHeight w:val="300"/>
        </w:trPr>
        <w:tc>
          <w:tcPr>
            <w:tcW w:w="4875" w:type="dxa"/>
            <w:noWrap/>
            <w:hideMark/>
          </w:tcPr>
          <w:p w14:paraId="153F6BBA" w14:textId="77777777" w:rsidR="00E537DE" w:rsidRPr="00DE387F" w:rsidRDefault="00E537DE" w:rsidP="00CD0E1D">
            <w:pPr>
              <w:spacing w:line="240" w:lineRule="auto"/>
              <w:ind w:firstLine="0"/>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Consumer Goods</w:t>
            </w:r>
          </w:p>
        </w:tc>
        <w:tc>
          <w:tcPr>
            <w:tcW w:w="1530" w:type="dxa"/>
            <w:noWrap/>
            <w:hideMark/>
          </w:tcPr>
          <w:p w14:paraId="3D148980" w14:textId="77777777" w:rsidR="00E537DE" w:rsidRPr="00DE387F" w:rsidRDefault="00E537DE" w:rsidP="00CD0E1D">
            <w:pPr>
              <w:spacing w:line="240" w:lineRule="auto"/>
              <w:ind w:firstLine="0"/>
              <w:jc w:val="right"/>
              <w:rPr>
                <w:rFonts w:ascii="Calibri" w:eastAsia="Times New Roman" w:hAnsi="Calibri" w:cs="Times New Roman"/>
                <w:bCs/>
                <w:color w:val="000000"/>
                <w:sz w:val="20"/>
                <w:szCs w:val="20"/>
              </w:rPr>
            </w:pPr>
            <w:r w:rsidRPr="00DE387F">
              <w:rPr>
                <w:rFonts w:ascii="Calibri" w:eastAsia="Times New Roman" w:hAnsi="Calibri" w:cs="Times New Roman"/>
                <w:bCs/>
                <w:color w:val="000000"/>
                <w:sz w:val="20"/>
                <w:szCs w:val="20"/>
              </w:rPr>
              <w:t>8.00%</w:t>
            </w:r>
          </w:p>
        </w:tc>
      </w:tr>
    </w:tbl>
    <w:p w14:paraId="0CC54851" w14:textId="3A0F90FE" w:rsidR="00E537DE" w:rsidRPr="00E537DE" w:rsidRDefault="00E537DE" w:rsidP="00E537DE">
      <w:pPr>
        <w:pStyle w:val="Default"/>
        <w:rPr>
          <w:rFonts w:eastAsiaTheme="majorEastAsia"/>
          <w:b/>
          <w:bCs/>
          <w:i/>
          <w:iCs/>
          <w:color w:val="000000" w:themeColor="text1"/>
        </w:rPr>
      </w:pPr>
      <w:r w:rsidRPr="00043015">
        <w:rPr>
          <w:sz w:val="20"/>
          <w:szCs w:val="20"/>
        </w:rPr>
        <w:t>Source: Adapted from NASDAQ, 2014</w:t>
      </w:r>
    </w:p>
    <w:p w14:paraId="4FD54F36" w14:textId="77777777" w:rsidR="001C436E" w:rsidRPr="00737FD2" w:rsidRDefault="001C436E" w:rsidP="00DE387F">
      <w:pPr>
        <w:pStyle w:val="Heading2"/>
      </w:pPr>
      <w:bookmarkStart w:id="144" w:name="_Toc237268755"/>
      <w:bookmarkStart w:id="145" w:name="_Toc248310326"/>
      <w:bookmarkStart w:id="146" w:name="_Toc260565970"/>
      <w:bookmarkStart w:id="147" w:name="_Toc261381273"/>
      <w:bookmarkStart w:id="148" w:name="_Toc261382084"/>
      <w:r w:rsidRPr="00737FD2">
        <w:t>Theories of Management and Market Volatility</w:t>
      </w:r>
      <w:bookmarkEnd w:id="144"/>
      <w:bookmarkEnd w:id="145"/>
      <w:bookmarkEnd w:id="146"/>
      <w:bookmarkEnd w:id="147"/>
      <w:bookmarkEnd w:id="148"/>
    </w:p>
    <w:p w14:paraId="454CB9BD" w14:textId="77777777" w:rsidR="001C436E" w:rsidRPr="0059725C" w:rsidRDefault="001C436E" w:rsidP="001C436E">
      <w:pPr>
        <w:rPr>
          <w:rFonts w:eastAsia="Times New Roman" w:cs="Times New Roman"/>
          <w:shd w:val="clear" w:color="auto" w:fill="FFFFFF"/>
        </w:rPr>
      </w:pPr>
      <w:r w:rsidRPr="00A3004D">
        <w:rPr>
          <w:rFonts w:eastAsia="Times New Roman" w:cs="Times New Roman"/>
          <w:shd w:val="clear" w:color="auto" w:fill="FFFFFF"/>
        </w:rPr>
        <w:t>According to Barrett (2013), “the departure of the CEO, whether planned or unplanned, is always a significant event fo</w:t>
      </w:r>
      <w:r w:rsidRPr="005E4D0B">
        <w:rPr>
          <w:rFonts w:eastAsia="Times New Roman" w:cs="Times New Roman"/>
          <w:shd w:val="clear" w:color="auto" w:fill="FFFFFF"/>
        </w:rPr>
        <w:t xml:space="preserve">r the corporation. Many chief executive transitions go smoothly, leaving the company's performance unaffected. At other firms, however, CEO departures can cause a significant amount of distraction for the management team, stealing attention from strategic issues that increase firm value.” While empirical studies have shown that the amount of distraction can have a significant </w:t>
      </w:r>
      <w:r w:rsidRPr="005E4D0B">
        <w:rPr>
          <w:rFonts w:eastAsia="Times New Roman" w:cs="Times New Roman"/>
          <w:shd w:val="clear" w:color="auto" w:fill="FFFFFF"/>
        </w:rPr>
        <w:lastRenderedPageBreak/>
        <w:t>impact on producti</w:t>
      </w:r>
      <w:r w:rsidRPr="0059725C">
        <w:rPr>
          <w:rFonts w:eastAsia="Times New Roman" w:cs="Times New Roman"/>
          <w:shd w:val="clear" w:color="auto" w:fill="FFFFFF"/>
        </w:rPr>
        <w:t>on and operations, other studies evaluate the collective perception of a CEO’s departure</w:t>
      </w:r>
      <w:r>
        <w:rPr>
          <w:rFonts w:eastAsia="Times New Roman" w:cs="Times New Roman"/>
          <w:shd w:val="clear" w:color="auto" w:fill="FFFFFF"/>
        </w:rPr>
        <w:t xml:space="preserve"> on an organization. Boyne</w:t>
      </w:r>
      <w:r w:rsidRPr="0059725C">
        <w:rPr>
          <w:rFonts w:eastAsia="Times New Roman" w:cs="Times New Roman"/>
          <w:shd w:val="clear" w:color="auto" w:fill="FFFFFF"/>
        </w:rPr>
        <w:t xml:space="preserve"> (2011) found that while senior management does indeed matter, the results are inconclusive </w:t>
      </w:r>
      <w:proofErr w:type="gramStart"/>
      <w:r w:rsidRPr="0059725C">
        <w:rPr>
          <w:rFonts w:eastAsia="Times New Roman" w:cs="Times New Roman"/>
          <w:shd w:val="clear" w:color="auto" w:fill="FFFFFF"/>
        </w:rPr>
        <w:t>with regard to</w:t>
      </w:r>
      <w:proofErr w:type="gramEnd"/>
      <w:r w:rsidRPr="0059725C">
        <w:rPr>
          <w:rFonts w:eastAsia="Times New Roman" w:cs="Times New Roman"/>
          <w:shd w:val="clear" w:color="auto" w:fill="FFFFFF"/>
        </w:rPr>
        <w:t xml:space="preserve"> leadership changes and the outcomes.</w:t>
      </w:r>
    </w:p>
    <w:p w14:paraId="2B7E6074" w14:textId="77777777" w:rsidR="001C436E" w:rsidRPr="0059725C" w:rsidRDefault="001C436E" w:rsidP="001C436E">
      <w:pPr>
        <w:tabs>
          <w:tab w:val="left" w:pos="8010"/>
        </w:tabs>
        <w:rPr>
          <w:rFonts w:eastAsia="Times New Roman" w:cs="Times New Roman"/>
          <w:shd w:val="clear" w:color="auto" w:fill="FFFFFF"/>
        </w:rPr>
      </w:pPr>
      <w:r w:rsidRPr="0059725C">
        <w:rPr>
          <w:rFonts w:eastAsia="Times New Roman" w:cs="Times New Roman"/>
          <w:shd w:val="clear" w:color="auto" w:fill="FFFFFF"/>
        </w:rPr>
        <w:t>Looking at a cross-sectional sample of Fortune 500 companies, Davidson, Worrell, and Cheng (1990) ﬁnd that turnover at the top is associated with positive market reactions. However, other evidence sugg</w:t>
      </w:r>
      <w:r>
        <w:rPr>
          <w:rFonts w:eastAsia="Times New Roman" w:cs="Times New Roman"/>
          <w:shd w:val="clear" w:color="auto" w:fill="FFFFFF"/>
        </w:rPr>
        <w:t>ests the opposite. Kacmar (2006) fou</w:t>
      </w:r>
      <w:r w:rsidRPr="0059725C">
        <w:rPr>
          <w:rFonts w:eastAsia="Times New Roman" w:cs="Times New Roman"/>
          <w:shd w:val="clear" w:color="auto" w:fill="FFFFFF"/>
        </w:rPr>
        <w:t xml:space="preserve">nd that increases in managerial turnover in a </w:t>
      </w:r>
      <w:proofErr w:type="gramStart"/>
      <w:r w:rsidRPr="0059725C">
        <w:rPr>
          <w:rFonts w:eastAsia="Times New Roman" w:cs="Times New Roman"/>
          <w:shd w:val="clear" w:color="auto" w:fill="FFFFFF"/>
        </w:rPr>
        <w:t>fast food</w:t>
      </w:r>
      <w:proofErr w:type="gramEnd"/>
      <w:r w:rsidRPr="0059725C">
        <w:rPr>
          <w:rFonts w:eastAsia="Times New Roman" w:cs="Times New Roman"/>
          <w:shd w:val="clear" w:color="auto" w:fill="FFFFFF"/>
        </w:rPr>
        <w:t xml:space="preserve"> chain are related to reductions in performance (both directly and through concomitant increases in st</w:t>
      </w:r>
      <w:r>
        <w:rPr>
          <w:rFonts w:eastAsia="Times New Roman" w:cs="Times New Roman"/>
          <w:shd w:val="clear" w:color="auto" w:fill="FFFFFF"/>
        </w:rPr>
        <w:t>aff</w:t>
      </w:r>
      <w:r w:rsidRPr="00A3004D">
        <w:rPr>
          <w:rFonts w:eastAsia="Times New Roman" w:cs="Times New Roman"/>
          <w:shd w:val="clear" w:color="auto" w:fill="FFFFFF"/>
        </w:rPr>
        <w:t xml:space="preserve"> turnover) because of the learning costs of the new managers, though it should be noted that this refers to ope</w:t>
      </w:r>
      <w:r w:rsidRPr="005E4D0B">
        <w:rPr>
          <w:rFonts w:eastAsia="Times New Roman" w:cs="Times New Roman"/>
          <w:shd w:val="clear" w:color="auto" w:fill="FFFFFF"/>
        </w:rPr>
        <w:t>rational rather</w:t>
      </w:r>
      <w:r>
        <w:rPr>
          <w:rFonts w:eastAsia="Times New Roman" w:cs="Times New Roman"/>
          <w:shd w:val="clear" w:color="auto" w:fill="FFFFFF"/>
        </w:rPr>
        <w:t xml:space="preserve"> than top managers. </w:t>
      </w:r>
    </w:p>
    <w:p w14:paraId="2A46FEFC" w14:textId="77777777" w:rsidR="001C436E" w:rsidRPr="00350363" w:rsidRDefault="001C436E" w:rsidP="001C436E">
      <w:pPr>
        <w:rPr>
          <w:rFonts w:cs="Times New Roman"/>
          <w:lang w:val="en"/>
        </w:rPr>
      </w:pPr>
      <w:r>
        <w:rPr>
          <w:rFonts w:cs="Times New Roman"/>
          <w:lang w:val="en"/>
        </w:rPr>
        <w:t xml:space="preserve">Graffin, Bovie, and </w:t>
      </w:r>
      <w:r w:rsidRPr="0059725C">
        <w:rPr>
          <w:rFonts w:cs="Times New Roman"/>
          <w:lang w:val="en"/>
        </w:rPr>
        <w:t xml:space="preserve">Carpenter (2012) </w:t>
      </w:r>
      <w:r>
        <w:rPr>
          <w:rFonts w:cs="Times New Roman"/>
          <w:lang w:val="en"/>
        </w:rPr>
        <w:t xml:space="preserve">may </w:t>
      </w:r>
      <w:r w:rsidRPr="0059725C">
        <w:rPr>
          <w:rFonts w:cs="Times New Roman"/>
          <w:lang w:val="en"/>
        </w:rPr>
        <w:t xml:space="preserve">support the assertion that a CEO is not as omnipotent as popularly believed. “Further contributing to the uncertainty associated with assessments of how well a CEO is performing is that their ability to influence firm outcomes can vary based on </w:t>
      </w:r>
      <w:proofErr w:type="gramStart"/>
      <w:r w:rsidRPr="0059725C">
        <w:rPr>
          <w:rFonts w:cs="Times New Roman"/>
          <w:lang w:val="en"/>
        </w:rPr>
        <w:t>a number of</w:t>
      </w:r>
      <w:proofErr w:type="gramEnd"/>
      <w:r w:rsidRPr="0059725C">
        <w:rPr>
          <w:rFonts w:cs="Times New Roman"/>
          <w:lang w:val="en"/>
        </w:rPr>
        <w:t xml:space="preserve"> factors that are not totally u</w:t>
      </w:r>
      <w:r w:rsidRPr="00621088">
        <w:rPr>
          <w:rFonts w:cs="Times New Roman"/>
          <w:lang w:val="en"/>
        </w:rPr>
        <w:t xml:space="preserve">nder their control. Bok (1993) </w:t>
      </w:r>
      <w:r w:rsidRPr="00386D17">
        <w:rPr>
          <w:rFonts w:cs="Times New Roman"/>
          <w:lang w:val="en"/>
        </w:rPr>
        <w:t xml:space="preserve">states that firm performance </w:t>
      </w:r>
      <w:r w:rsidRPr="007C6DB3">
        <w:rPr>
          <w:rFonts w:cs="Times New Roman"/>
          <w:lang w:val="en"/>
        </w:rPr>
        <w:t>may be loosely coupl</w:t>
      </w:r>
      <w:r w:rsidRPr="009B75AF">
        <w:rPr>
          <w:rFonts w:cs="Times New Roman"/>
          <w:lang w:val="en"/>
        </w:rPr>
        <w:t>ed with executive characteristics and decisions (e.g.). Indeed, strong performance may partially be driven by favorable industry or macro-enviro</w:t>
      </w:r>
      <w:r w:rsidRPr="00350363">
        <w:rPr>
          <w:rFonts w:cs="Times New Roman"/>
          <w:lang w:val="en"/>
        </w:rPr>
        <w:t>nmental factors, while poor performance may be caused by a significant economic downturn” (Graffin, Bovie &amp; Carpenter, 2012)</w:t>
      </w:r>
      <w:r>
        <w:rPr>
          <w:rFonts w:cs="Times New Roman"/>
          <w:lang w:val="en"/>
        </w:rPr>
        <w:t>.</w:t>
      </w:r>
    </w:p>
    <w:p w14:paraId="00B0CFE9" w14:textId="77777777" w:rsidR="001C436E" w:rsidRPr="00D8664B" w:rsidRDefault="001C436E" w:rsidP="001C436E">
      <w:pPr>
        <w:rPr>
          <w:rFonts w:cs="Times New Roman"/>
          <w:lang w:val="en"/>
        </w:rPr>
      </w:pPr>
      <w:r w:rsidRPr="00A3004D">
        <w:rPr>
          <w:rFonts w:cs="Times New Roman"/>
          <w:lang w:val="en"/>
        </w:rPr>
        <w:t xml:space="preserve">The strategy of an organization can often </w:t>
      </w:r>
      <w:proofErr w:type="gramStart"/>
      <w:r w:rsidRPr="00A3004D">
        <w:rPr>
          <w:rFonts w:cs="Times New Roman"/>
          <w:lang w:val="en"/>
        </w:rPr>
        <w:t>shift</w:t>
      </w:r>
      <w:proofErr w:type="gramEnd"/>
      <w:r w:rsidRPr="00A3004D">
        <w:rPr>
          <w:rFonts w:cs="Times New Roman"/>
          <w:lang w:val="en"/>
        </w:rPr>
        <w:t xml:space="preserve"> depending upon the leadership.  The three main strategies, as described by Robbins </w:t>
      </w:r>
      <w:r>
        <w:rPr>
          <w:rFonts w:cs="Times New Roman"/>
          <w:lang w:val="en"/>
        </w:rPr>
        <w:t>and</w:t>
      </w:r>
      <w:r w:rsidRPr="00A3004D">
        <w:rPr>
          <w:rFonts w:cs="Times New Roman"/>
          <w:lang w:val="en"/>
        </w:rPr>
        <w:t xml:space="preserve"> Coulter (2010) </w:t>
      </w:r>
      <w:r>
        <w:rPr>
          <w:rFonts w:cs="Times New Roman"/>
          <w:lang w:val="en"/>
        </w:rPr>
        <w:t>tend to be</w:t>
      </w:r>
      <w:r w:rsidRPr="00A3004D">
        <w:rPr>
          <w:rFonts w:cs="Times New Roman"/>
          <w:lang w:val="en"/>
        </w:rPr>
        <w:t xml:space="preserve"> growth, stability, and renewal.  A growth strategy is </w:t>
      </w:r>
      <w:r>
        <w:rPr>
          <w:rFonts w:cs="Times New Roman"/>
          <w:lang w:val="en"/>
        </w:rPr>
        <w:t xml:space="preserve">typically </w:t>
      </w:r>
      <w:r w:rsidRPr="005E4D0B">
        <w:rPr>
          <w:rFonts w:cs="Times New Roman"/>
        </w:rPr>
        <w:t xml:space="preserve">used when an organization wants to expand the number of markets served or products offered, through either its current </w:t>
      </w:r>
      <w:r w:rsidRPr="005E4D0B">
        <w:rPr>
          <w:rFonts w:cs="Times New Roman"/>
        </w:rPr>
        <w:lastRenderedPageBreak/>
        <w:t>business</w:t>
      </w:r>
      <w:r>
        <w:rPr>
          <w:rFonts w:cs="Times New Roman"/>
        </w:rPr>
        <w:t xml:space="preserve"> </w:t>
      </w:r>
      <w:r w:rsidRPr="0059725C">
        <w:rPr>
          <w:rFonts w:cs="Times New Roman"/>
        </w:rPr>
        <w:t xml:space="preserve">or new </w:t>
      </w:r>
      <w:proofErr w:type="gramStart"/>
      <w:r w:rsidRPr="0059725C">
        <w:rPr>
          <w:rFonts w:cs="Times New Roman"/>
        </w:rPr>
        <w:t>business.</w:t>
      </w:r>
      <w:r w:rsidRPr="00621088">
        <w:rPr>
          <w:rFonts w:cs="Times New Roman"/>
          <w:lang w:val="en"/>
        </w:rPr>
        <w:t>A</w:t>
      </w:r>
      <w:proofErr w:type="gramEnd"/>
      <w:r w:rsidRPr="00621088">
        <w:rPr>
          <w:rFonts w:cs="Times New Roman"/>
          <w:lang w:val="en"/>
        </w:rPr>
        <w:t xml:space="preserve"> stability</w:t>
      </w:r>
      <w:r w:rsidRPr="00621088">
        <w:rPr>
          <w:rFonts w:cs="Times New Roman"/>
          <w:bCs/>
        </w:rPr>
        <w:t xml:space="preserve"> strategy </w:t>
      </w:r>
      <w:r w:rsidRPr="00621088">
        <w:rPr>
          <w:rFonts w:cs="Times New Roman"/>
        </w:rPr>
        <w:t>is a corporate strategy in which an organization continues to do what it is currently doing.</w:t>
      </w:r>
      <w:r w:rsidRPr="00386D17">
        <w:rPr>
          <w:rFonts w:cs="Times New Roman"/>
          <w:lang w:val="en"/>
        </w:rPr>
        <w:t xml:space="preserve"> Finally, a renewal </w:t>
      </w:r>
      <w:r w:rsidRPr="00386D17">
        <w:rPr>
          <w:rFonts w:cs="Times New Roman"/>
        </w:rPr>
        <w:t>strategy addresses declining performance.</w:t>
      </w:r>
      <w:r w:rsidRPr="007C6DB3">
        <w:rPr>
          <w:rFonts w:cs="Times New Roman"/>
          <w:lang w:val="en"/>
        </w:rPr>
        <w:t xml:space="preserve"> (Robbins &amp; Coulter, 2010</w:t>
      </w:r>
      <w:proofErr w:type="gramStart"/>
      <w:r w:rsidRPr="007C6DB3">
        <w:rPr>
          <w:rFonts w:cs="Times New Roman"/>
          <w:lang w:val="en"/>
        </w:rPr>
        <w:t>)  A</w:t>
      </w:r>
      <w:proofErr w:type="gramEnd"/>
      <w:r w:rsidRPr="007C6DB3">
        <w:rPr>
          <w:rFonts w:cs="Times New Roman"/>
          <w:lang w:val="en"/>
        </w:rPr>
        <w:t xml:space="preserve"> leader’s change in human resource policy can also impact the organization’s performance.  Husleid (1995)</w:t>
      </w:r>
      <w:r>
        <w:rPr>
          <w:rFonts w:cs="Times New Roman"/>
          <w:lang w:val="en"/>
        </w:rPr>
        <w:t xml:space="preserve"> </w:t>
      </w:r>
      <w:r w:rsidRPr="009B75AF">
        <w:rPr>
          <w:rFonts w:cs="Times New Roman"/>
          <w:lang w:val="en"/>
        </w:rPr>
        <w:t xml:space="preserve">indicates human resource policies, can, if properly configured, provide a direct and economically significant contribution to firm performance.  </w:t>
      </w:r>
      <w:r w:rsidRPr="00350363">
        <w:rPr>
          <w:rFonts w:cs="Times New Roman"/>
          <w:lang w:val="en"/>
        </w:rPr>
        <w:t xml:space="preserve">Rhim, Peluchette, &amp; Song (2006) postulate that </w:t>
      </w:r>
      <w:r w:rsidRPr="00350363">
        <w:rPr>
          <w:rFonts w:eastAsia="Times New Roman" w:cs="Times New Roman"/>
        </w:rPr>
        <w:t xml:space="preserve">because the </w:t>
      </w:r>
      <w:r w:rsidRPr="00350363">
        <w:rPr>
          <w:rStyle w:val="caps"/>
          <w:rFonts w:eastAsia="Times New Roman" w:cs="Times New Roman"/>
        </w:rPr>
        <w:t>CEO</w:t>
      </w:r>
      <w:r w:rsidRPr="00E822F8">
        <w:rPr>
          <w:rFonts w:eastAsia="Times New Roman" w:cs="Times New Roman"/>
        </w:rPr>
        <w:t xml:space="preserve"> plays such a key role in determining a strategy, design</w:t>
      </w:r>
      <w:r w:rsidRPr="00D8664B">
        <w:rPr>
          <w:rFonts w:eastAsia="Times New Roman" w:cs="Times New Roman"/>
        </w:rPr>
        <w:t>, performance, and corporate culture, both internal and external constituents are likely to view succession as an indication of the future.</w:t>
      </w:r>
    </w:p>
    <w:p w14:paraId="1A24C044" w14:textId="77777777" w:rsidR="001C436E" w:rsidRPr="00043015" w:rsidRDefault="001C436E" w:rsidP="001C436E">
      <w:pPr>
        <w:rPr>
          <w:rFonts w:cs="Times New Roman"/>
          <w:lang w:val="en"/>
        </w:rPr>
      </w:pPr>
      <w:r w:rsidRPr="00B725A5">
        <w:rPr>
          <w:rFonts w:cs="Times New Roman"/>
          <w:lang w:val="en"/>
        </w:rPr>
        <w:t>Leadership changes do not occur in identical situations in nature; hence it is hard to infer the degree to which organizational outcomes reflect a leadership effect as opposed to forces outside a leader’s control</w:t>
      </w:r>
      <w:r>
        <w:rPr>
          <w:rFonts w:cs="Times New Roman"/>
          <w:lang w:val="en"/>
        </w:rPr>
        <w:t xml:space="preserve"> </w:t>
      </w:r>
      <w:r w:rsidRPr="00B725A5">
        <w:rPr>
          <w:rFonts w:cs="Times New Roman"/>
          <w:lang w:val="en"/>
        </w:rPr>
        <w:t>(Lieberson &amp; O’Connor, 1972)</w:t>
      </w:r>
      <w:r>
        <w:rPr>
          <w:rFonts w:cs="Times New Roman"/>
          <w:lang w:val="en"/>
        </w:rPr>
        <w:t xml:space="preserve">. </w:t>
      </w:r>
      <w:r w:rsidRPr="00B725A5">
        <w:rPr>
          <w:rFonts w:cs="Times New Roman"/>
          <w:lang w:val="en"/>
        </w:rPr>
        <w:t xml:space="preserve">For this reason, again, financial </w:t>
      </w:r>
      <w:r w:rsidRPr="00A3004D">
        <w:rPr>
          <w:rFonts w:cs="Times New Roman"/>
          <w:lang w:val="en"/>
        </w:rPr>
        <w:t xml:space="preserve">experts beg the question: is volatility </w:t>
      </w:r>
      <w:r w:rsidRPr="005E4D0B">
        <w:rPr>
          <w:rFonts w:cs="Times New Roman"/>
          <w:lang w:val="en"/>
        </w:rPr>
        <w:t>influenced by the mere speculation of a leader’s ability to change a company? The next section will analy</w:t>
      </w:r>
      <w:r w:rsidRPr="0059725C">
        <w:rPr>
          <w:rFonts w:cs="Times New Roman"/>
          <w:lang w:val="en"/>
        </w:rPr>
        <w:t>ze the intricate relationship between a change in an organization’s upper management and changes in stock prices.</w:t>
      </w:r>
    </w:p>
    <w:p w14:paraId="0EF0A109" w14:textId="77777777" w:rsidR="001C436E" w:rsidRPr="00391BF3" w:rsidRDefault="001C436E" w:rsidP="001C436E">
      <w:pPr>
        <w:pStyle w:val="Heading2"/>
      </w:pPr>
      <w:bookmarkStart w:id="149" w:name="_Toc260565971"/>
      <w:bookmarkStart w:id="150" w:name="_Toc261381274"/>
      <w:bookmarkStart w:id="151" w:name="_Toc261382085"/>
      <w:r>
        <w:rPr>
          <w:lang w:val="en"/>
        </w:rPr>
        <w:t>The Role of P</w:t>
      </w:r>
      <w:r w:rsidRPr="00391BF3">
        <w:rPr>
          <w:lang w:val="en"/>
        </w:rPr>
        <w:t>erformance</w:t>
      </w:r>
      <w:bookmarkEnd w:id="149"/>
      <w:bookmarkEnd w:id="150"/>
      <w:bookmarkEnd w:id="151"/>
    </w:p>
    <w:p w14:paraId="405E9B51" w14:textId="77777777" w:rsidR="001C436E" w:rsidRPr="005E4D0B" w:rsidRDefault="001C436E" w:rsidP="001C436E">
      <w:pPr>
        <w:widowControl w:val="0"/>
        <w:autoSpaceDE w:val="0"/>
        <w:autoSpaceDN w:val="0"/>
        <w:adjustRightInd w:val="0"/>
        <w:rPr>
          <w:rFonts w:cs="Times New Roman"/>
        </w:rPr>
      </w:pPr>
      <w:r w:rsidRPr="005E4D0B">
        <w:rPr>
          <w:rFonts w:cs="Times New Roman"/>
        </w:rPr>
        <w:t>Dalton and Kesner (1985) conducted an empirical assessment of 96 publicly traded companies on the NYSE investigating organizational performance as an antecedent of chief executive succession. They wished to explore the validity of two commonly accepted theorems of management:</w:t>
      </w:r>
    </w:p>
    <w:p w14:paraId="087947BC" w14:textId="77777777" w:rsidR="001C436E" w:rsidRPr="0059725C" w:rsidRDefault="001C436E" w:rsidP="001C436E">
      <w:pPr>
        <w:widowControl w:val="0"/>
        <w:autoSpaceDE w:val="0"/>
        <w:autoSpaceDN w:val="0"/>
        <w:adjustRightInd w:val="0"/>
        <w:rPr>
          <w:rFonts w:cs="Times New Roman"/>
          <w:i/>
        </w:rPr>
      </w:pPr>
      <w:r w:rsidRPr="00B70E9C">
        <w:rPr>
          <w:rFonts w:cs="Times New Roman"/>
        </w:rPr>
        <w:t>Theorem 1</w:t>
      </w:r>
      <w:r>
        <w:rPr>
          <w:rFonts w:cs="Times New Roman"/>
        </w:rPr>
        <w:t>:</w:t>
      </w:r>
      <w:r w:rsidRPr="0059725C">
        <w:rPr>
          <w:rFonts w:cs="Times New Roman"/>
        </w:rPr>
        <w:t xml:space="preserve"> </w:t>
      </w:r>
      <w:r w:rsidRPr="0059725C">
        <w:rPr>
          <w:rFonts w:cs="Times New Roman"/>
          <w:i/>
        </w:rPr>
        <w:t xml:space="preserve">If organizational performance were lagging, then the leadership </w:t>
      </w:r>
      <w:r w:rsidRPr="0059725C">
        <w:rPr>
          <w:rFonts w:cs="Times New Roman"/>
          <w:i/>
        </w:rPr>
        <w:lastRenderedPageBreak/>
        <w:t>change would more likely be external (i.e. the new leader would be an outsider)</w:t>
      </w:r>
    </w:p>
    <w:p w14:paraId="2FC1B63D" w14:textId="77777777" w:rsidR="001C436E" w:rsidRPr="00621088" w:rsidRDefault="001C436E" w:rsidP="001C436E">
      <w:pPr>
        <w:widowControl w:val="0"/>
        <w:autoSpaceDE w:val="0"/>
        <w:autoSpaceDN w:val="0"/>
        <w:adjustRightInd w:val="0"/>
        <w:rPr>
          <w:rFonts w:cs="Times New Roman"/>
        </w:rPr>
      </w:pPr>
      <w:r>
        <w:rPr>
          <w:rFonts w:cs="Times New Roman"/>
        </w:rPr>
        <w:t>Theorem 2:</w:t>
      </w:r>
      <w:r w:rsidRPr="00B70E9C">
        <w:rPr>
          <w:rFonts w:cs="Times New Roman"/>
          <w:i/>
        </w:rPr>
        <w:t xml:space="preserve"> </w:t>
      </w:r>
      <w:r w:rsidRPr="00621088">
        <w:rPr>
          <w:rFonts w:cs="Times New Roman"/>
          <w:i/>
        </w:rPr>
        <w:t>If organizational performance were strong, then the leadership change would more likely be internal (i.e. the new leader would be an insider)</w:t>
      </w:r>
    </w:p>
    <w:p w14:paraId="35790BD1" w14:textId="77777777" w:rsidR="001C436E" w:rsidRPr="007C6DB3" w:rsidRDefault="001C436E" w:rsidP="001C436E">
      <w:pPr>
        <w:widowControl w:val="0"/>
        <w:autoSpaceDE w:val="0"/>
        <w:autoSpaceDN w:val="0"/>
        <w:adjustRightInd w:val="0"/>
        <w:rPr>
          <w:rFonts w:cs="Times New Roman"/>
        </w:rPr>
      </w:pPr>
      <w:r w:rsidRPr="00621088">
        <w:rPr>
          <w:rFonts w:cs="Times New Roman"/>
        </w:rPr>
        <w:t xml:space="preserve">Their study </w:t>
      </w:r>
      <w:proofErr w:type="gramStart"/>
      <w:r w:rsidRPr="00621088">
        <w:rPr>
          <w:rFonts w:cs="Times New Roman"/>
        </w:rPr>
        <w:t>actually revealed</w:t>
      </w:r>
      <w:proofErr w:type="gramEnd"/>
      <w:r w:rsidRPr="00621088">
        <w:rPr>
          <w:rFonts w:cs="Times New Roman"/>
        </w:rPr>
        <w:t xml:space="preserve"> the misconceptions and simplicity of these basic theorems. Although the auth</w:t>
      </w:r>
      <w:r w:rsidRPr="00386D17">
        <w:rPr>
          <w:rFonts w:cs="Times New Roman"/>
        </w:rPr>
        <w:t>ors believe that the decision to hire an insider or outsider is critical in determining a firm’s subsequent stock performance, the decision to hire from outside or within the company was dependent upon a myriad of complex factors including constraints on finances, a limited candidate pool, and further potential disruptions of an already volatile organization. According to Dalton and Kesner (1985), some theorists believe that the decision to hire an outsider wou</w:t>
      </w:r>
      <w:r w:rsidRPr="007C6DB3">
        <w:rPr>
          <w:rFonts w:cs="Times New Roman"/>
        </w:rPr>
        <w:t>ld show weakness on the part of an organization. Others felt that it would be difficult to recruit someone to lead an organization that had a history or poor performance. It would be difficult to recruit someone to captain a sinking ship, so to speak. Their theorems were generally proved to be true, however, not with the universal applicability some theorists believed. DeAngelo (1988) asserted that an improvement in financial performance after a CEO change may not be a true measure of the CEO’s ability since they in the case of an underperforming firm, they were starting at an operating loss.</w:t>
      </w:r>
    </w:p>
    <w:p w14:paraId="7FC7199A" w14:textId="77777777" w:rsidR="001C436E" w:rsidRPr="00386D17" w:rsidRDefault="001C436E" w:rsidP="001C436E">
      <w:pPr>
        <w:widowControl w:val="0"/>
        <w:autoSpaceDE w:val="0"/>
        <w:autoSpaceDN w:val="0"/>
        <w:adjustRightInd w:val="0"/>
        <w:rPr>
          <w:rFonts w:cs="Times New Roman"/>
        </w:rPr>
      </w:pPr>
      <w:r w:rsidRPr="009B75AF">
        <w:rPr>
          <w:rFonts w:cs="Times New Roman"/>
        </w:rPr>
        <w:t xml:space="preserve">Antecedents and consequents are not independent of each other. In the previous example, organizational performance served as the antecedent. Once a new leader has been named, that becomes the antecedent and future organizational performance becomes the consequent. </w:t>
      </w:r>
      <w:r w:rsidRPr="00A3004D">
        <w:rPr>
          <w:rFonts w:cs="Times New Roman"/>
        </w:rPr>
        <w:t>In many cases, just the opposite eff</w:t>
      </w:r>
      <w:r>
        <w:rPr>
          <w:rFonts w:cs="Times New Roman"/>
        </w:rPr>
        <w:t xml:space="preserve">ect has occurred. </w:t>
      </w:r>
      <w:r w:rsidRPr="005E4D0B">
        <w:rPr>
          <w:rFonts w:cs="Times New Roman"/>
          <w:bCs/>
        </w:rPr>
        <w:t xml:space="preserve">This logic, while very applicable to predicting stock performance, does not </w:t>
      </w:r>
      <w:r>
        <w:rPr>
          <w:rFonts w:cs="Times New Roman"/>
          <w:bCs/>
        </w:rPr>
        <w:t xml:space="preserve">necessarily </w:t>
      </w:r>
      <w:r w:rsidRPr="005E4D0B">
        <w:rPr>
          <w:rFonts w:cs="Times New Roman"/>
          <w:bCs/>
        </w:rPr>
        <w:t>specifically address wh</w:t>
      </w:r>
      <w:r w:rsidRPr="0059725C">
        <w:rPr>
          <w:rFonts w:cs="Times New Roman"/>
          <w:bCs/>
        </w:rPr>
        <w:t xml:space="preserve">at techniques are best used to analyze and classify variables as potential antecedents </w:t>
      </w:r>
      <w:r w:rsidRPr="0059725C">
        <w:rPr>
          <w:rFonts w:cs="Times New Roman"/>
          <w:bCs/>
        </w:rPr>
        <w:lastRenderedPageBreak/>
        <w:t>and in turn identify consequents. For this reason, Multiple Discriminant Analysis</w:t>
      </w:r>
      <w:r w:rsidRPr="0059725C">
        <w:rPr>
          <w:rFonts w:cs="Times New Roman"/>
        </w:rPr>
        <w:t xml:space="preserve"> (MDA) is often used</w:t>
      </w:r>
      <w:r w:rsidRPr="00621088">
        <w:rPr>
          <w:rFonts w:cs="Times New Roman"/>
        </w:rPr>
        <w:t>. MDA is a statistical technique used to classify an observation into one of several a priori groupings dependent upon the observation’s individual characteristics. It is used primarily to classify and/or make predictions in problems where the dependent variable appears in qualitative form, e.g., male or female, bankrupt or non-bankrupt. (</w:t>
      </w:r>
      <w:r w:rsidRPr="00386D17">
        <w:rPr>
          <w:rFonts w:eastAsia="Times New Roman" w:cs="Times New Roman"/>
        </w:rPr>
        <w:t>Shafer and Vovk, 2005)</w:t>
      </w:r>
    </w:p>
    <w:p w14:paraId="142E307E" w14:textId="77777777" w:rsidR="001C436E" w:rsidRPr="005E4D0B" w:rsidRDefault="001C436E" w:rsidP="001C436E">
      <w:pPr>
        <w:rPr>
          <w:rFonts w:cs="Times New Roman"/>
        </w:rPr>
      </w:pPr>
      <w:r w:rsidRPr="007C6DB3">
        <w:rPr>
          <w:rFonts w:cs="Times New Roman"/>
        </w:rPr>
        <w:t xml:space="preserve">MDA attempts to classify a large amount of data into smaller, more manageable chunks. </w:t>
      </w:r>
      <w:r w:rsidRPr="009B75AF">
        <w:rPr>
          <w:rFonts w:cs="Times New Roman"/>
        </w:rPr>
        <w:t xml:space="preserve">MDA assists in organizing the antecedents and consequents in a manageable manner. In practical application </w:t>
      </w:r>
      <w:proofErr w:type="gramStart"/>
      <w:r w:rsidRPr="009B75AF">
        <w:rPr>
          <w:rFonts w:cs="Times New Roman"/>
        </w:rPr>
        <w:t>with regard to</w:t>
      </w:r>
      <w:proofErr w:type="gramEnd"/>
      <w:r w:rsidRPr="009B75AF">
        <w:rPr>
          <w:rFonts w:cs="Times New Roman"/>
        </w:rPr>
        <w:t xml:space="preserve"> this topic, MDA could identify a leadership change as a specific antecedent. However, it would also be useful in identifying other events and variables that might act simultaneously as an antecedent. For example, if a leadership change was announced at noon and a terrorist attack or other catastrophic event occurred a few hours later, the stock price would not just reflect the leadership change, but probably a larger antecedent. When analyzing the</w:t>
      </w:r>
      <w:r w:rsidRPr="00350363">
        <w:rPr>
          <w:rFonts w:cs="Times New Roman"/>
        </w:rPr>
        <w:t xml:space="preserve"> data, this type of coincidence may</w:t>
      </w:r>
      <w:r w:rsidRPr="00E822F8">
        <w:rPr>
          <w:rFonts w:cs="Times New Roman"/>
        </w:rPr>
        <w:t xml:space="preserve"> cause an outlier. Using MDA, these outliers will be accounted for and controlled in the research. Schwager’s method of historical chart analysis supports using some of the principles of MDA as he asserts that “one </w:t>
      </w:r>
      <w:r w:rsidRPr="00D8664B">
        <w:rPr>
          <w:rFonts w:cs="Times New Roman"/>
        </w:rPr>
        <w:t xml:space="preserve">of the earmarks of a successful trader is an ability to synthesize the various components of the overall picture.” </w:t>
      </w:r>
      <w:r>
        <w:rPr>
          <w:rFonts w:cs="Times New Roman"/>
        </w:rPr>
        <w:t xml:space="preserve">(Schwager, 1999, 123). </w:t>
      </w:r>
      <w:r w:rsidRPr="00A3004D">
        <w:rPr>
          <w:rFonts w:cs="Times New Roman"/>
        </w:rPr>
        <w:t>Bonnier and Bruner (1985) used hierarchal multiple regression analysis to examine the direct a</w:t>
      </w:r>
      <w:r w:rsidRPr="005E4D0B">
        <w:rPr>
          <w:rFonts w:cs="Times New Roman"/>
        </w:rPr>
        <w:t xml:space="preserve">nd interactive effects of size, title, and origin on excess returns when studying CEO changes in distressed firms. </w:t>
      </w:r>
    </w:p>
    <w:p w14:paraId="4B071BE1" w14:textId="77777777" w:rsidR="001C436E" w:rsidRPr="00737FD2" w:rsidRDefault="001C436E" w:rsidP="00DE387F">
      <w:pPr>
        <w:pStyle w:val="Heading2"/>
      </w:pPr>
      <w:bookmarkStart w:id="152" w:name="_Toc237268757"/>
      <w:bookmarkStart w:id="153" w:name="_Toc248310327"/>
      <w:bookmarkStart w:id="154" w:name="_Toc260565972"/>
      <w:bookmarkStart w:id="155" w:name="_Toc261381275"/>
      <w:bookmarkStart w:id="156" w:name="_Toc261382086"/>
      <w:r w:rsidRPr="00737FD2">
        <w:lastRenderedPageBreak/>
        <w:t xml:space="preserve">Historical Review of </w:t>
      </w:r>
      <w:proofErr w:type="gramStart"/>
      <w:r w:rsidRPr="00737FD2">
        <w:t>Short Term</w:t>
      </w:r>
      <w:proofErr w:type="gramEnd"/>
      <w:r w:rsidRPr="00737FD2">
        <w:t xml:space="preserve"> Market Volatility in Response to Leadership </w:t>
      </w:r>
      <w:r w:rsidRPr="00DE387F">
        <w:t>Change</w:t>
      </w:r>
      <w:bookmarkEnd w:id="152"/>
      <w:bookmarkEnd w:id="153"/>
      <w:bookmarkEnd w:id="154"/>
      <w:bookmarkEnd w:id="155"/>
      <w:bookmarkEnd w:id="156"/>
    </w:p>
    <w:p w14:paraId="6AC552DD" w14:textId="77777777" w:rsidR="001C436E" w:rsidRPr="00621088" w:rsidRDefault="001C436E" w:rsidP="001C436E">
      <w:pPr>
        <w:widowControl w:val="0"/>
        <w:autoSpaceDE w:val="0"/>
        <w:autoSpaceDN w:val="0"/>
        <w:adjustRightInd w:val="0"/>
        <w:rPr>
          <w:rFonts w:cs="Times New Roman"/>
        </w:rPr>
      </w:pPr>
      <w:r w:rsidRPr="00A3004D">
        <w:rPr>
          <w:rFonts w:eastAsia="Times New Roman" w:cs="Times New Roman"/>
        </w:rPr>
        <w:t>Kalotychou &amp; Staiko</w:t>
      </w:r>
      <w:r w:rsidRPr="005E4D0B">
        <w:rPr>
          <w:rFonts w:eastAsia="Times New Roman" w:cs="Times New Roman"/>
        </w:rPr>
        <w:t>uras (</w:t>
      </w:r>
      <w:r w:rsidRPr="005E4D0B">
        <w:rPr>
          <w:rFonts w:cs="Times New Roman"/>
        </w:rPr>
        <w:t xml:space="preserve">2009) assert that in an efficient market, volatility should fade away rather quickly after </w:t>
      </w:r>
      <w:proofErr w:type="gramStart"/>
      <w:r w:rsidRPr="005E4D0B">
        <w:rPr>
          <w:rFonts w:cs="Times New Roman"/>
        </w:rPr>
        <w:t>all of</w:t>
      </w:r>
      <w:proofErr w:type="gramEnd"/>
      <w:r w:rsidRPr="005E4D0B">
        <w:rPr>
          <w:rFonts w:cs="Times New Roman"/>
        </w:rPr>
        <w:t xml:space="preserve"> the speculation is over. Schwager (1999), along with most financial experts, believes that when rumors, speculation and emotion drive trading, it results in overtrading, premature liquidation, and jumping the gun with regards to buying or selling a stock. Buffet also advises that </w:t>
      </w:r>
      <w:proofErr w:type="gramStart"/>
      <w:r w:rsidRPr="005E4D0B">
        <w:rPr>
          <w:rFonts w:cs="Times New Roman"/>
        </w:rPr>
        <w:t>with regard to</w:t>
      </w:r>
      <w:proofErr w:type="gramEnd"/>
      <w:r w:rsidRPr="005E4D0B">
        <w:rPr>
          <w:rFonts w:cs="Times New Roman"/>
        </w:rPr>
        <w:t xml:space="preserve"> stock trading, “What is needed is a sound intellectual framework for making decisions and the ability to keep em</w:t>
      </w:r>
      <w:r w:rsidRPr="0059725C">
        <w:rPr>
          <w:rFonts w:cs="Times New Roman"/>
        </w:rPr>
        <w:t xml:space="preserve">otions from corroding that framework.” (Buffet, 2003, </w:t>
      </w:r>
      <w:r>
        <w:rPr>
          <w:rFonts w:cs="Times New Roman"/>
        </w:rPr>
        <w:t>p.</w:t>
      </w:r>
      <w:r w:rsidRPr="0059725C">
        <w:rPr>
          <w:rFonts w:cs="Times New Roman"/>
        </w:rPr>
        <w:t xml:space="preserve">4) Stock price reaction at announcement of a management change can indicate whether the capital market considers the event significant. According to Pan (2013), when there is uncertainty about a CEO’s quality, news about the firm </w:t>
      </w:r>
      <w:r>
        <w:rPr>
          <w:rFonts w:cs="Times New Roman"/>
        </w:rPr>
        <w:t xml:space="preserve">may </w:t>
      </w:r>
      <w:r w:rsidRPr="0059725C">
        <w:rPr>
          <w:rFonts w:cs="Times New Roman"/>
        </w:rPr>
        <w:t>cause rational investors to update their expectation of the firm’s profitability for two reasons: (a</w:t>
      </w:r>
      <w:proofErr w:type="gramStart"/>
      <w:r w:rsidRPr="0059725C">
        <w:rPr>
          <w:rFonts w:cs="Times New Roman"/>
        </w:rPr>
        <w:t>).</w:t>
      </w:r>
      <w:r>
        <w:rPr>
          <w:rFonts w:cs="Times New Roman"/>
        </w:rPr>
        <w:t>u</w:t>
      </w:r>
      <w:r w:rsidRPr="0059725C">
        <w:rPr>
          <w:rFonts w:cs="Times New Roman"/>
        </w:rPr>
        <w:t>pdates</w:t>
      </w:r>
      <w:proofErr w:type="gramEnd"/>
      <w:r w:rsidRPr="0059725C">
        <w:rPr>
          <w:rFonts w:cs="Times New Roman"/>
        </w:rPr>
        <w:t xml:space="preserve"> occur because of the direct effect of the news, and </w:t>
      </w:r>
      <w:r w:rsidRPr="00621088">
        <w:rPr>
          <w:rFonts w:cs="Times New Roman"/>
        </w:rPr>
        <w:t>(b). because the news can cause an updated assessment of the CEO’s quality, affecting expectations of his ability to generate future cash flows.</w:t>
      </w:r>
    </w:p>
    <w:p w14:paraId="2F08D71B" w14:textId="77777777" w:rsidR="001C436E" w:rsidRPr="007C6DB3" w:rsidRDefault="001C436E" w:rsidP="001C436E">
      <w:pPr>
        <w:widowControl w:val="0"/>
        <w:autoSpaceDE w:val="0"/>
        <w:autoSpaceDN w:val="0"/>
        <w:adjustRightInd w:val="0"/>
        <w:rPr>
          <w:rFonts w:eastAsia="Times New Roman" w:cs="Times New Roman"/>
        </w:rPr>
      </w:pPr>
      <w:r w:rsidRPr="00621088">
        <w:rPr>
          <w:rFonts w:cs="Times New Roman"/>
        </w:rPr>
        <w:t>However</w:t>
      </w:r>
      <w:r>
        <w:rPr>
          <w:rFonts w:cs="Times New Roman"/>
        </w:rPr>
        <w:t xml:space="preserve">, </w:t>
      </w:r>
      <w:r w:rsidRPr="00386D17">
        <w:rPr>
          <w:rFonts w:cs="Times New Roman"/>
        </w:rPr>
        <w:t xml:space="preserve">speculation by analysts, the media, and the public in general often causes investors to question what effect a leadership change will have on an organization’s stock performance. After all, if they have invested in the organization, or are thinking of investing, it is their </w:t>
      </w:r>
      <w:proofErr w:type="gramStart"/>
      <w:r w:rsidRPr="00386D17">
        <w:rPr>
          <w:rFonts w:cs="Times New Roman"/>
        </w:rPr>
        <w:t>money</w:t>
      </w:r>
      <w:proofErr w:type="gramEnd"/>
      <w:r w:rsidRPr="00386D17">
        <w:rPr>
          <w:rFonts w:cs="Times New Roman"/>
        </w:rPr>
        <w:t xml:space="preserve"> and emotio</w:t>
      </w:r>
      <w:r w:rsidRPr="007C6DB3">
        <w:rPr>
          <w:rFonts w:cs="Times New Roman"/>
        </w:rPr>
        <w:t xml:space="preserve">n may very well take over. </w:t>
      </w:r>
      <w:r w:rsidRPr="007C6DB3">
        <w:rPr>
          <w:rFonts w:eastAsia="Times New Roman" w:cs="Times New Roman"/>
        </w:rPr>
        <w:t>Lee (2002) postulate that sentiment is a systematic risk that is priced. Their study found that excess returns are contemporaneously positively correlated with shifts in sentiment. While their study identified that there were changes associated with shifts in sentiment, the percentage of change was not consistent across all cases studied.</w:t>
      </w:r>
    </w:p>
    <w:p w14:paraId="0130F32A" w14:textId="77777777" w:rsidR="001C436E" w:rsidRPr="00350363" w:rsidRDefault="001C436E" w:rsidP="001C436E">
      <w:pPr>
        <w:widowControl w:val="0"/>
        <w:autoSpaceDE w:val="0"/>
        <w:autoSpaceDN w:val="0"/>
        <w:adjustRightInd w:val="0"/>
        <w:rPr>
          <w:rFonts w:eastAsia="Times New Roman" w:cs="Times New Roman"/>
        </w:rPr>
      </w:pPr>
      <w:r w:rsidRPr="007C6DB3">
        <w:rPr>
          <w:rFonts w:cs="Times New Roman"/>
        </w:rPr>
        <w:lastRenderedPageBreak/>
        <w:t xml:space="preserve">Two high profile cases of management changes in recent years include that of Apple CEO Steve Jobs resignation, followed by </w:t>
      </w:r>
      <w:r w:rsidRPr="009B75AF">
        <w:rPr>
          <w:rFonts w:cs="Times New Roman"/>
        </w:rPr>
        <w:t xml:space="preserve">the subsequent announcement of Tim Cook as Apple CEO, and Yahoo’s announcement of Marissa Mayer as new CEO in 2012. In the case of Apple, as previously addressed in this paper, Apple’s stocks fell by 3%. In the case of Yahoo, however, stocks increased from $15.60 per share to $15.70 per share (a 1% increase) following the announcement of Mayer as new CEO. (NASDAQ, 2013) The preexisting conditions for these announcements may have played as significant role, as many financial experts have hypothesized. While Steve Jobs had been very much a public figure at Apple over the last several years, Yahoo’s organization </w:t>
      </w:r>
      <w:r>
        <w:rPr>
          <w:rFonts w:cs="Times New Roman"/>
        </w:rPr>
        <w:t>was perceived by many to have</w:t>
      </w:r>
      <w:r w:rsidRPr="009B75AF">
        <w:rPr>
          <w:rFonts w:cs="Times New Roman"/>
        </w:rPr>
        <w:t xml:space="preserve"> less stability </w:t>
      </w:r>
      <w:proofErr w:type="gramStart"/>
      <w:r w:rsidRPr="009B75AF">
        <w:rPr>
          <w:rFonts w:cs="Times New Roman"/>
        </w:rPr>
        <w:t>with regard to</w:t>
      </w:r>
      <w:proofErr w:type="gramEnd"/>
      <w:r w:rsidRPr="009B75AF">
        <w:rPr>
          <w:rFonts w:cs="Times New Roman"/>
        </w:rPr>
        <w:t xml:space="preserve"> executive leade</w:t>
      </w:r>
      <w:r w:rsidRPr="00350363">
        <w:rPr>
          <w:rFonts w:cs="Times New Roman"/>
        </w:rPr>
        <w:t xml:space="preserve">rship longevity. As Efrati and Letzig (2012) point out, </w:t>
      </w:r>
      <w:r w:rsidRPr="00350363">
        <w:rPr>
          <w:rFonts w:eastAsia="Times New Roman" w:cs="Times New Roman"/>
        </w:rPr>
        <w:t xml:space="preserve">Ms. Mayer became Yahoo's sixth CEO in five years, including two interim CEOs. Mayer had been a very public figure at Google since the Internet company’s start up almost two decades prior. </w:t>
      </w:r>
    </w:p>
    <w:p w14:paraId="4DED4941" w14:textId="77777777" w:rsidR="001C436E" w:rsidRPr="007A60D7" w:rsidRDefault="001C436E" w:rsidP="001C436E">
      <w:pPr>
        <w:rPr>
          <w:rFonts w:cs="Times New Roman"/>
        </w:rPr>
      </w:pPr>
      <w:r w:rsidRPr="00350363">
        <w:rPr>
          <w:rFonts w:cs="Times New Roman"/>
        </w:rPr>
        <w:t>Corporate p</w:t>
      </w:r>
      <w:r w:rsidRPr="00E822F8">
        <w:rPr>
          <w:rFonts w:cs="Times New Roman"/>
        </w:rPr>
        <w:t>rofitability, product quality, business strategy, interest rates, etc., should have a role to play in shaping the intensity of price fluctuations. At the same time, information about changes in fundamentals should spark market activity, changing the landsc</w:t>
      </w:r>
      <w:r w:rsidRPr="00D8664B">
        <w:rPr>
          <w:rFonts w:cs="Times New Roman"/>
        </w:rPr>
        <w:t>ape of future prices. (</w:t>
      </w:r>
      <w:r w:rsidRPr="00D8664B">
        <w:rPr>
          <w:rFonts w:eastAsia="Times New Roman" w:cs="Times New Roman"/>
        </w:rPr>
        <w:t xml:space="preserve">Kalotychou &amp; Staikouras, 2009, </w:t>
      </w:r>
      <w:r>
        <w:rPr>
          <w:rFonts w:eastAsia="Times New Roman" w:cs="Times New Roman"/>
        </w:rPr>
        <w:t xml:space="preserve">p. </w:t>
      </w:r>
      <w:r w:rsidRPr="00D8664B">
        <w:rPr>
          <w:rFonts w:eastAsia="Times New Roman" w:cs="Times New Roman"/>
        </w:rPr>
        <w:t xml:space="preserve">33) </w:t>
      </w:r>
      <w:r w:rsidRPr="007A60D7">
        <w:rPr>
          <w:rFonts w:cs="Times New Roman"/>
        </w:rPr>
        <w:t xml:space="preserve">Some analysts argue that there is a direct correlation between speculation and volatility and that it is the speculation that acts as an antecedent, not the actual event of a leadership change. </w:t>
      </w:r>
    </w:p>
    <w:p w14:paraId="232028E5" w14:textId="77777777" w:rsidR="001C436E" w:rsidRPr="00B725A5" w:rsidRDefault="001C436E" w:rsidP="001C436E">
      <w:pPr>
        <w:rPr>
          <w:rFonts w:cs="Times New Roman"/>
        </w:rPr>
      </w:pPr>
      <w:r w:rsidRPr="007A60D7">
        <w:rPr>
          <w:rFonts w:cs="Times New Roman"/>
        </w:rPr>
        <w:t xml:space="preserve">Many studies have shown that CEO turnover </w:t>
      </w:r>
      <w:proofErr w:type="gramStart"/>
      <w:r w:rsidRPr="007A60D7">
        <w:rPr>
          <w:rFonts w:cs="Times New Roman"/>
        </w:rPr>
        <w:t>has an effect on</w:t>
      </w:r>
      <w:proofErr w:type="gramEnd"/>
      <w:r w:rsidRPr="007A60D7">
        <w:rPr>
          <w:rFonts w:cs="Times New Roman"/>
        </w:rPr>
        <w:t xml:space="preserve"> stock prices, although the results are largely inconclusive. Presumptive evidence has shown that CEOs have significant effects on investors’ perceptions that in turn affect the price and future fluctuations of their companies’ common stock. (Dalton &amp; Kasner, 1985, </w:t>
      </w:r>
      <w:r>
        <w:rPr>
          <w:rFonts w:cs="Times New Roman"/>
        </w:rPr>
        <w:t xml:space="preserve">p. </w:t>
      </w:r>
      <w:r w:rsidRPr="007A60D7">
        <w:rPr>
          <w:rFonts w:cs="Times New Roman"/>
        </w:rPr>
        <w:t xml:space="preserve">749) Since </w:t>
      </w:r>
      <w:r w:rsidRPr="007A60D7">
        <w:rPr>
          <w:rFonts w:cs="Times New Roman"/>
        </w:rPr>
        <w:lastRenderedPageBreak/>
        <w:t xml:space="preserve">stock prices influence the ability of corporate management to raise capital from equity markets and thus represent a significant goal of corporations (Weiner &amp; Mahogany, 1981, </w:t>
      </w:r>
      <w:r>
        <w:rPr>
          <w:rFonts w:cs="Times New Roman"/>
        </w:rPr>
        <w:t xml:space="preserve">p. </w:t>
      </w:r>
      <w:r w:rsidRPr="007A60D7">
        <w:rPr>
          <w:rFonts w:cs="Times New Roman"/>
        </w:rPr>
        <w:t>456)</w:t>
      </w:r>
      <w:r w:rsidRPr="00774871">
        <w:rPr>
          <w:rFonts w:cs="Times New Roman"/>
        </w:rPr>
        <w:t>, the perception of the CEO is a mitigating factor in the decisions of investors. Bonnier and Bruner (1989) assert that the combination of real effects, that is tangible financial performance measures, and information effects, or the perception of amount o</w:t>
      </w:r>
      <w:r w:rsidRPr="00B725A5">
        <w:rPr>
          <w:rFonts w:cs="Times New Roman"/>
        </w:rPr>
        <w:t>f change, produce a wide range of results, varying in magnitude and individual effects.</w:t>
      </w:r>
    </w:p>
    <w:p w14:paraId="23CD95CF" w14:textId="77777777" w:rsidR="001C436E" w:rsidRPr="007E23DC" w:rsidRDefault="001C436E" w:rsidP="001C436E">
      <w:pPr>
        <w:rPr>
          <w:rFonts w:cs="Times New Roman"/>
        </w:rPr>
      </w:pPr>
      <w:r w:rsidRPr="00B725A5">
        <w:rPr>
          <w:rFonts w:cs="Times New Roman"/>
        </w:rPr>
        <w:t xml:space="preserve">Several studies have been conducted in hopes of measuring market volatility after a leadership change.  Pan (2012) discovered a robust relation between CEO tenure and the firm’s stock return volatility: Volatility increases around the time of CEO </w:t>
      </w:r>
      <w:proofErr w:type="gramStart"/>
      <w:r w:rsidRPr="00B725A5">
        <w:rPr>
          <w:rFonts w:cs="Times New Roman"/>
        </w:rPr>
        <w:t>turnover, and</w:t>
      </w:r>
      <w:proofErr w:type="gramEnd"/>
      <w:r w:rsidRPr="00B725A5">
        <w:rPr>
          <w:rFonts w:cs="Times New Roman"/>
        </w:rPr>
        <w:t xml:space="preserve"> then decreases subsequently. The magnitudes of the effects are substantial; idiosyncratic return volatility declines by 14% and total return volatility decli</w:t>
      </w:r>
      <w:r w:rsidRPr="007E23DC">
        <w:rPr>
          <w:rFonts w:cs="Times New Roman"/>
        </w:rPr>
        <w:t xml:space="preserve">nes by 10% over the 36 months after the CEO took office. </w:t>
      </w:r>
    </w:p>
    <w:p w14:paraId="20F8FE04" w14:textId="77777777" w:rsidR="001C436E" w:rsidRPr="00197014" w:rsidRDefault="001C436E" w:rsidP="001C436E">
      <w:pPr>
        <w:rPr>
          <w:rFonts w:eastAsia="Times New Roman" w:cs="Times New Roman"/>
        </w:rPr>
      </w:pPr>
      <w:r w:rsidRPr="007D40EF">
        <w:rPr>
          <w:rFonts w:cs="Times New Roman"/>
        </w:rPr>
        <w:t xml:space="preserve">Several studies found that the reason for a CEO’s resignation had an impact on the stock’s subsequent performance. </w:t>
      </w:r>
      <w:proofErr w:type="gramStart"/>
      <w:r w:rsidRPr="007D40EF">
        <w:rPr>
          <w:rFonts w:eastAsia="Times New Roman" w:cs="Times New Roman"/>
        </w:rPr>
        <w:t>Denis and Denis (1995),</w:t>
      </w:r>
      <w:proofErr w:type="gramEnd"/>
      <w:r w:rsidRPr="007D40EF">
        <w:rPr>
          <w:rFonts w:eastAsia="Times New Roman" w:cs="Times New Roman"/>
        </w:rPr>
        <w:t xml:space="preserve"> discovered that normal retirements of CEOs do not cause per</w:t>
      </w:r>
      <w:r w:rsidRPr="00D862AE">
        <w:rPr>
          <w:rFonts w:eastAsia="Times New Roman" w:cs="Times New Roman"/>
        </w:rPr>
        <w:t>formance declines prior to a management change, but do show small performance improvements with such changes. For the firms with poor financial performance, dismissal announcements or signs of forced resignations of CEOs might send a positive signal to the</w:t>
      </w:r>
      <w:r w:rsidRPr="00366AB1">
        <w:rPr>
          <w:rFonts w:eastAsia="Times New Roman" w:cs="Times New Roman"/>
        </w:rPr>
        <w:t xml:space="preserve"> stock market. </w:t>
      </w:r>
      <w:r w:rsidRPr="006A1CF5">
        <w:rPr>
          <w:rFonts w:cs="Times New Roman"/>
          <w:lang w:val="en"/>
        </w:rPr>
        <w:t xml:space="preserve">(Rhim, Peluchette, &amp; Song, 2006) However, whether the new CEO was internal or external also was a mitigating factor in performance. The results of internal/external successor studies have largely been inconclusive. On one hand, many feel that an external CEO may cause disruption to a firm that is performing well. On the other hand, an external CEO may develop the strategies necessary to turn around a failing organization. Internal succession is far more </w:t>
      </w:r>
      <w:r w:rsidRPr="006A1CF5">
        <w:rPr>
          <w:rFonts w:cs="Times New Roman"/>
          <w:lang w:val="en"/>
        </w:rPr>
        <w:lastRenderedPageBreak/>
        <w:t xml:space="preserve">common, especially in the cases of unanticipated CEO resignations. </w:t>
      </w:r>
      <w:r w:rsidRPr="006A1CF5">
        <w:rPr>
          <w:rFonts w:eastAsia="Times New Roman" w:cs="Times New Roman"/>
        </w:rPr>
        <w:t>Friedman</w:t>
      </w:r>
      <w:r w:rsidRPr="006A1CF5">
        <w:rPr>
          <w:rFonts w:eastAsia="Times New Roman" w:cs="Times New Roman"/>
        </w:rPr>
        <w:br/>
        <w:t xml:space="preserve">and Singh (1989) found that when </w:t>
      </w:r>
      <w:r w:rsidRPr="006A1CF5">
        <w:rPr>
          <w:rStyle w:val="caps"/>
          <w:rFonts w:eastAsia="Times New Roman" w:cs="Times New Roman"/>
        </w:rPr>
        <w:t>CEO</w:t>
      </w:r>
      <w:r w:rsidRPr="008F285E">
        <w:rPr>
          <w:rFonts w:eastAsia="Times New Roman" w:cs="Times New Roman"/>
        </w:rPr>
        <w:t xml:space="preserve"> change was initiated by normal retirements or disabilities in health, successions were overwhelmingly from inside the firms. Rhim, Peluchette, and Song</w:t>
      </w:r>
      <w:r>
        <w:rPr>
          <w:rFonts w:eastAsia="Times New Roman" w:cs="Times New Roman"/>
        </w:rPr>
        <w:t>’s</w:t>
      </w:r>
      <w:r w:rsidRPr="008F285E">
        <w:rPr>
          <w:rFonts w:eastAsia="Times New Roman" w:cs="Times New Roman"/>
        </w:rPr>
        <w:t xml:space="preserve"> (2006) </w:t>
      </w:r>
      <w:r>
        <w:rPr>
          <w:rFonts w:eastAsia="Times New Roman" w:cs="Times New Roman"/>
        </w:rPr>
        <w:t xml:space="preserve">hypothesis </w:t>
      </w:r>
      <w:r w:rsidRPr="008F285E">
        <w:rPr>
          <w:rFonts w:eastAsia="Times New Roman" w:cs="Times New Roman"/>
        </w:rPr>
        <w:t>that the market would indeed react differently based</w:t>
      </w:r>
      <w:r>
        <w:rPr>
          <w:rFonts w:eastAsia="Times New Roman" w:cs="Times New Roman"/>
        </w:rPr>
        <w:t xml:space="preserve"> on reason given for succession was supported by their data that showed a pre-announcement average daily abnormal return of .0044, an announcement day abnormal return of .2249, and a post-announcement average daily abnormal return of .0047, just slightly higher than the pre-announcement rate.</w:t>
      </w:r>
    </w:p>
    <w:p w14:paraId="0B35B4CD" w14:textId="77777777" w:rsidR="001C436E" w:rsidRPr="00043015" w:rsidRDefault="001C436E" w:rsidP="001C436E">
      <w:pPr>
        <w:widowControl w:val="0"/>
        <w:autoSpaceDE w:val="0"/>
        <w:autoSpaceDN w:val="0"/>
        <w:adjustRightInd w:val="0"/>
        <w:rPr>
          <w:rFonts w:eastAsia="Times New Roman" w:cs="Times New Roman"/>
        </w:rPr>
      </w:pPr>
      <w:r w:rsidRPr="00A3004D">
        <w:rPr>
          <w:rFonts w:eastAsia="Times New Roman" w:cs="Times New Roman"/>
        </w:rPr>
        <w:t>Several studies have indicated that the market tends to respond more</w:t>
      </w:r>
      <w:r w:rsidRPr="005E4D0B">
        <w:rPr>
          <w:rFonts w:eastAsia="Times New Roman" w:cs="Times New Roman"/>
        </w:rPr>
        <w:t xml:space="preserve"> favorably to a CEO change announcement if the industry was performing below average than that </w:t>
      </w:r>
      <w:r>
        <w:rPr>
          <w:rFonts w:eastAsia="Times New Roman" w:cs="Times New Roman"/>
        </w:rPr>
        <w:t xml:space="preserve">of other firms in its industry. </w:t>
      </w:r>
      <w:r w:rsidRPr="005E4D0B">
        <w:rPr>
          <w:rFonts w:eastAsia="Times New Roman" w:cs="Times New Roman"/>
        </w:rPr>
        <w:t>Bonnier and Bruner’s empirical evidence of management changes in distressed firms also supports this concept as their research found that shareholders of distressed firms appear to gain from a change in senior management. Bonnier and Bruner also found that in distressed firms, the announcement of an outsider succession had a positive effect as outsiders</w:t>
      </w:r>
      <w:r w:rsidRPr="0059725C">
        <w:rPr>
          <w:rFonts w:eastAsia="Times New Roman" w:cs="Times New Roman"/>
        </w:rPr>
        <w:t xml:space="preserve"> may be seen as agents of change, altering the mission, objectives, investment/production strategy, and internal organization. (Bonnier &amp; Bruner, 1989) Overall, Bonnier and Bruner’s research found that in distressed firms, changes in CEOs were associated with a significantly higher return by 2.4%.</w:t>
      </w:r>
    </w:p>
    <w:p w14:paraId="2665CBAE" w14:textId="77777777" w:rsidR="001C436E" w:rsidRPr="0059725C" w:rsidRDefault="001C436E" w:rsidP="001C436E">
      <w:pPr>
        <w:widowControl w:val="0"/>
        <w:autoSpaceDE w:val="0"/>
        <w:autoSpaceDN w:val="0"/>
        <w:adjustRightInd w:val="0"/>
        <w:rPr>
          <w:rFonts w:cs="Times New Roman"/>
          <w:color w:val="0D0D0D" w:themeColor="text1" w:themeTint="F2"/>
        </w:rPr>
      </w:pPr>
      <w:r w:rsidRPr="00A3004D">
        <w:rPr>
          <w:rFonts w:cs="Times New Roman"/>
        </w:rPr>
        <w:t>Another factor that tends to have an impact on the firm’s performance is the size of the organization. Reinganum (1985) asserts that since smaller firms ha</w:t>
      </w:r>
      <w:r w:rsidRPr="005E4D0B">
        <w:rPr>
          <w:rFonts w:cs="Times New Roman"/>
        </w:rPr>
        <w:t xml:space="preserve">ve a less complex control structure, the effect of a change in an upper management position may be more meaningful than in a smaller firm. Smaller firms may also be less constricted by bureaucracy, regulation, and limitations placed on upper management by the Board of </w:t>
      </w:r>
      <w:r w:rsidRPr="005E4D0B">
        <w:rPr>
          <w:rFonts w:cs="Times New Roman"/>
        </w:rPr>
        <w:lastRenderedPageBreak/>
        <w:t>Directors. Lubatkin (1986) found that CEO change has more favorable returns in larger, rather than smaller firms. In the case of Real Estate Investment Trusts (REITs), McIntosh (1994) discovered an inverse relationship between a m</w:t>
      </w:r>
      <w:r w:rsidRPr="0059725C">
        <w:rPr>
          <w:rFonts w:cs="Times New Roman"/>
        </w:rPr>
        <w:t xml:space="preserve">anagement change and subsequent stock performance. The study’s authors hypothesize that this is due to the unique nature of REITs in that mangers in REITs tend to have a </w:t>
      </w:r>
      <w:r w:rsidRPr="0059725C">
        <w:rPr>
          <w:rFonts w:cs="Times New Roman"/>
          <w:color w:val="0D0D0D" w:themeColor="text1" w:themeTint="F2"/>
        </w:rPr>
        <w:t xml:space="preserve">lot more control over operations and dealings with external parties, such as real estate agents and brokers. </w:t>
      </w:r>
    </w:p>
    <w:p w14:paraId="2A439653" w14:textId="77777777" w:rsidR="001C436E" w:rsidRPr="007C6DB3" w:rsidRDefault="001C436E" w:rsidP="001C436E">
      <w:pPr>
        <w:widowControl w:val="0"/>
        <w:autoSpaceDE w:val="0"/>
        <w:autoSpaceDN w:val="0"/>
        <w:adjustRightInd w:val="0"/>
        <w:rPr>
          <w:rFonts w:cs="Times New Roman"/>
          <w:color w:val="0D0D0D" w:themeColor="text1" w:themeTint="F2"/>
        </w:rPr>
      </w:pPr>
      <w:r w:rsidRPr="0059725C">
        <w:rPr>
          <w:rFonts w:cs="Times New Roman"/>
          <w:color w:val="0D0D0D" w:themeColor="text1" w:themeTint="F2"/>
        </w:rPr>
        <w:t xml:space="preserve">Davidson, Worrel, and Cheng (1990) found that other, more personal characteristics of the CEO </w:t>
      </w:r>
      <w:r>
        <w:rPr>
          <w:rFonts w:cs="Times New Roman"/>
          <w:color w:val="0D0D0D" w:themeColor="text1" w:themeTint="F2"/>
        </w:rPr>
        <w:t xml:space="preserve">tended to </w:t>
      </w:r>
      <w:proofErr w:type="gramStart"/>
      <w:r>
        <w:rPr>
          <w:rFonts w:cs="Times New Roman"/>
          <w:color w:val="0D0D0D" w:themeColor="text1" w:themeTint="F2"/>
        </w:rPr>
        <w:t>have</w:t>
      </w:r>
      <w:r w:rsidRPr="0059725C">
        <w:rPr>
          <w:rFonts w:cs="Times New Roman"/>
          <w:color w:val="0D0D0D" w:themeColor="text1" w:themeTint="F2"/>
        </w:rPr>
        <w:t xml:space="preserve"> an effect on</w:t>
      </w:r>
      <w:proofErr w:type="gramEnd"/>
      <w:r w:rsidRPr="0059725C">
        <w:rPr>
          <w:rFonts w:cs="Times New Roman"/>
          <w:color w:val="0D0D0D" w:themeColor="text1" w:themeTint="F2"/>
        </w:rPr>
        <w:t xml:space="preserve"> stock performance. </w:t>
      </w:r>
      <w:r w:rsidRPr="0059725C">
        <w:rPr>
          <w:rFonts w:eastAsia="Times New Roman" w:cs="Times New Roman"/>
          <w:color w:val="0D0D0D" w:themeColor="text1" w:themeTint="F2"/>
        </w:rPr>
        <w:t>Their study found differences for successor's origin, position, and age at the time of appointment. Wa</w:t>
      </w:r>
      <w:r w:rsidRPr="00621088">
        <w:rPr>
          <w:rFonts w:eastAsia="Times New Roman" w:cs="Times New Roman"/>
          <w:color w:val="0D0D0D" w:themeColor="text1" w:themeTint="F2"/>
        </w:rPr>
        <w:t xml:space="preserve">rner, Watts, and Wruck (1988) found that when a CEO obtained power through family connections, such as inheritance, or stock ownership, the result was also more favorable than general turnover results. Other studies found that </w:t>
      </w:r>
      <w:r w:rsidRPr="00621088">
        <w:rPr>
          <w:rFonts w:cs="Times New Roman"/>
          <w:color w:val="0D0D0D" w:themeColor="text1" w:themeTint="F2"/>
        </w:rPr>
        <w:t xml:space="preserve">CEO changes, among other factors, affect investor decisions, expectations and performance guidelines. One such study found that on average nearly a third of investment decisions are based on perception of the CEO. As a result, investors indicated that nearly a third (32%) of their investment decision, on average, is based on perception of the CEO. </w:t>
      </w:r>
      <w:r>
        <w:rPr>
          <w:rFonts w:cs="Times New Roman"/>
          <w:color w:val="0D0D0D" w:themeColor="text1" w:themeTint="F2"/>
        </w:rPr>
        <w:t xml:space="preserve"> According to Roady and McCoun (2011), s</w:t>
      </w:r>
      <w:r w:rsidRPr="00386D17">
        <w:rPr>
          <w:rFonts w:cs="Times New Roman"/>
          <w:color w:val="0D0D0D" w:themeColor="text1" w:themeTint="F2"/>
        </w:rPr>
        <w:t>ome factors investors use to “rate” a new CEO are</w:t>
      </w:r>
      <w:r>
        <w:rPr>
          <w:rFonts w:cs="Times New Roman"/>
          <w:color w:val="0D0D0D" w:themeColor="text1" w:themeTint="F2"/>
        </w:rPr>
        <w:t xml:space="preserve"> track record of execution, industry experience, personal reputation, experience at the company, and experience at other companies.</w:t>
      </w:r>
      <w:r w:rsidRPr="007C6DB3">
        <w:rPr>
          <w:rFonts w:cs="Times New Roman"/>
          <w:color w:val="0D0D0D" w:themeColor="text1" w:themeTint="F2"/>
        </w:rPr>
        <w:t xml:space="preserve"> As </w:t>
      </w:r>
      <w:r>
        <w:rPr>
          <w:rFonts w:cs="Times New Roman"/>
          <w:color w:val="0D0D0D" w:themeColor="text1" w:themeTint="F2"/>
        </w:rPr>
        <w:t>discovered</w:t>
      </w:r>
      <w:r w:rsidRPr="007C6DB3">
        <w:rPr>
          <w:rFonts w:cs="Times New Roman"/>
          <w:color w:val="0D0D0D" w:themeColor="text1" w:themeTint="F2"/>
        </w:rPr>
        <w:t xml:space="preserve"> </w:t>
      </w:r>
      <w:r>
        <w:rPr>
          <w:rFonts w:cs="Times New Roman"/>
          <w:color w:val="0D0D0D" w:themeColor="text1" w:themeTint="F2"/>
        </w:rPr>
        <w:t>Roady and McCoun’s study,</w:t>
      </w:r>
      <w:r w:rsidRPr="007C6DB3">
        <w:rPr>
          <w:rFonts w:cs="Times New Roman"/>
          <w:color w:val="0D0D0D" w:themeColor="text1" w:themeTint="F2"/>
        </w:rPr>
        <w:t xml:space="preserve"> the </w:t>
      </w:r>
      <w:proofErr w:type="gramStart"/>
      <w:r w:rsidRPr="007C6DB3">
        <w:rPr>
          <w:rFonts w:cs="Times New Roman"/>
          <w:color w:val="0D0D0D" w:themeColor="text1" w:themeTint="F2"/>
        </w:rPr>
        <w:t>CEO’s</w:t>
      </w:r>
      <w:proofErr w:type="gramEnd"/>
      <w:r w:rsidRPr="007C6DB3">
        <w:rPr>
          <w:rFonts w:cs="Times New Roman"/>
          <w:color w:val="0D0D0D" w:themeColor="text1" w:themeTint="F2"/>
        </w:rPr>
        <w:t xml:space="preserve"> past performance, either in the organization, or in another organization, carries the most weight</w:t>
      </w:r>
      <w:r>
        <w:rPr>
          <w:rFonts w:cs="Times New Roman"/>
          <w:color w:val="0D0D0D" w:themeColor="text1" w:themeTint="F2"/>
        </w:rPr>
        <w:t xml:space="preserve"> at 63%</w:t>
      </w:r>
      <w:r w:rsidRPr="007C6DB3">
        <w:rPr>
          <w:rFonts w:cs="Times New Roman"/>
          <w:color w:val="0D0D0D" w:themeColor="text1" w:themeTint="F2"/>
        </w:rPr>
        <w:t xml:space="preserve">. </w:t>
      </w:r>
      <w:r>
        <w:rPr>
          <w:rFonts w:cs="Times New Roman"/>
          <w:color w:val="0D0D0D" w:themeColor="text1" w:themeTint="F2"/>
        </w:rPr>
        <w:t xml:space="preserve">Personal reputation follows at 18%. </w:t>
      </w:r>
      <w:r w:rsidRPr="007C6DB3">
        <w:rPr>
          <w:rFonts w:cs="Times New Roman"/>
          <w:color w:val="0D0D0D" w:themeColor="text1" w:themeTint="F2"/>
        </w:rPr>
        <w:t xml:space="preserve">King and Cunningham (2013) assert that the qualities of humility, trust, and integrity are important to a CEO’s successor. </w:t>
      </w:r>
      <w:r w:rsidRPr="007C6DB3">
        <w:rPr>
          <w:rFonts w:eastAsia="Arial Unicode MS" w:cs="Times New Roman"/>
          <w:color w:val="0D0D0D" w:themeColor="text1" w:themeTint="F2"/>
        </w:rPr>
        <w:t xml:space="preserve">An online survey of 157 employees from a Fortune 500 company shows that CEO credibility </w:t>
      </w:r>
      <w:r w:rsidRPr="007C6DB3">
        <w:rPr>
          <w:rFonts w:eastAsia="Arial Unicode MS" w:cs="Times New Roman"/>
          <w:color w:val="0D0D0D" w:themeColor="text1" w:themeTint="F2"/>
        </w:rPr>
        <w:lastRenderedPageBreak/>
        <w:t>is positively associated with perceived organizational rep</w:t>
      </w:r>
      <w:r>
        <w:rPr>
          <w:rFonts w:eastAsia="Arial Unicode MS" w:cs="Times New Roman"/>
          <w:color w:val="0D0D0D" w:themeColor="text1" w:themeTint="F2"/>
        </w:rPr>
        <w:t>utation and employee engagement</w:t>
      </w:r>
      <w:r w:rsidRPr="007C6DB3">
        <w:rPr>
          <w:rFonts w:eastAsia="Arial Unicode MS" w:cs="Times New Roman"/>
          <w:color w:val="0D0D0D" w:themeColor="text1" w:themeTint="F2"/>
        </w:rPr>
        <w:t xml:space="preserve"> (Men, 2012)</w:t>
      </w:r>
      <w:r>
        <w:rPr>
          <w:rFonts w:eastAsia="Arial Unicode MS" w:cs="Times New Roman"/>
          <w:color w:val="0D0D0D" w:themeColor="text1" w:themeTint="F2"/>
        </w:rPr>
        <w:t>.</w:t>
      </w:r>
    </w:p>
    <w:p w14:paraId="7DEAA5E5" w14:textId="77777777" w:rsidR="001C436E" w:rsidRPr="00197014" w:rsidRDefault="001C436E" w:rsidP="001C436E">
      <w:pPr>
        <w:widowControl w:val="0"/>
        <w:autoSpaceDE w:val="0"/>
        <w:autoSpaceDN w:val="0"/>
        <w:adjustRightInd w:val="0"/>
        <w:rPr>
          <w:rFonts w:cs="Times New Roman"/>
          <w:sz w:val="18"/>
          <w:szCs w:val="18"/>
        </w:rPr>
      </w:pPr>
      <w:r>
        <w:rPr>
          <w:rFonts w:cs="Times New Roman"/>
          <w:sz w:val="18"/>
          <w:szCs w:val="18"/>
        </w:rPr>
        <w:tab/>
      </w:r>
      <w:r w:rsidRPr="00A3004D">
        <w:rPr>
          <w:rFonts w:cs="Times New Roman"/>
        </w:rPr>
        <w:t>Tetlock (2007) elaborates on his previous discussion of the media’s role in forming investor</w:t>
      </w:r>
      <w:r>
        <w:rPr>
          <w:rFonts w:cs="Times New Roman"/>
        </w:rPr>
        <w:t>’</w:t>
      </w:r>
      <w:r w:rsidRPr="00A3004D">
        <w:rPr>
          <w:rFonts w:cs="Times New Roman"/>
        </w:rPr>
        <w:t xml:space="preserve">s perceptions by ascertaining that high levels of media pessimism robustly predict downward pressure on market prices, followed by a reversion </w:t>
      </w:r>
      <w:r w:rsidRPr="005E4D0B">
        <w:rPr>
          <w:rFonts w:cs="Times New Roman"/>
        </w:rPr>
        <w:t>to fundamentals. Second, unusually high or low values of media pessimism forecast high market trading volume. Third, low market returns lead to high media pessimism. These findings suggest that measures of media content serve as a proxy for investor sentim</w:t>
      </w:r>
      <w:r w:rsidRPr="0059725C">
        <w:rPr>
          <w:rFonts w:cs="Times New Roman"/>
        </w:rPr>
        <w:t>ent or non-informational trading. Baker and Bloom (2011) found that when there were an increased number of news stories regarding a nation, region, or company (as measured by Google News Index), the event was considered important and therefore led to increased speculation and resulting stock volatility.</w:t>
      </w:r>
    </w:p>
    <w:p w14:paraId="2DEB47CA" w14:textId="77777777" w:rsidR="001C436E" w:rsidRPr="00737FD2" w:rsidRDefault="001C436E" w:rsidP="00DE387F">
      <w:pPr>
        <w:pStyle w:val="Heading2"/>
      </w:pPr>
      <w:bookmarkStart w:id="157" w:name="_Toc237268758"/>
      <w:bookmarkStart w:id="158" w:name="_Toc248310328"/>
      <w:bookmarkStart w:id="159" w:name="_Toc260565973"/>
      <w:bookmarkStart w:id="160" w:name="_Toc261381276"/>
      <w:bookmarkStart w:id="161" w:name="_Toc261382087"/>
      <w:r w:rsidRPr="00737FD2">
        <w:t>Current Issues of Stock Market Volatility and Leadership Changes</w:t>
      </w:r>
      <w:bookmarkEnd w:id="157"/>
      <w:bookmarkEnd w:id="158"/>
      <w:bookmarkEnd w:id="159"/>
      <w:bookmarkEnd w:id="160"/>
      <w:bookmarkEnd w:id="161"/>
    </w:p>
    <w:p w14:paraId="362DE521" w14:textId="77777777" w:rsidR="001C436E" w:rsidRPr="00964ECE" w:rsidRDefault="001C436E" w:rsidP="001C436E">
      <w:pPr>
        <w:rPr>
          <w:rFonts w:eastAsia="Times New Roman" w:cs="Times New Roman"/>
        </w:rPr>
      </w:pPr>
      <w:r>
        <w:rPr>
          <w:rFonts w:eastAsia="Times New Roman" w:cs="Times New Roman"/>
        </w:rPr>
        <w:t>Kesner and Sebora (1994</w:t>
      </w:r>
      <w:r w:rsidRPr="00964ECE">
        <w:rPr>
          <w:rFonts w:eastAsia="Times New Roman" w:cs="Times New Roman"/>
        </w:rPr>
        <w:t xml:space="preserve">) state that little can be known conclusively because of mixed results, and the many dynamics that </w:t>
      </w:r>
      <w:proofErr w:type="gramStart"/>
      <w:r w:rsidRPr="00964ECE">
        <w:rPr>
          <w:rFonts w:eastAsia="Times New Roman" w:cs="Times New Roman"/>
        </w:rPr>
        <w:t>enter into</w:t>
      </w:r>
      <w:proofErr w:type="gramEnd"/>
      <w:r w:rsidRPr="00964ECE">
        <w:rPr>
          <w:rFonts w:eastAsia="Times New Roman" w:cs="Times New Roman"/>
        </w:rPr>
        <w:t xml:space="preserve"> an equation </w:t>
      </w:r>
      <w:proofErr w:type="gramStart"/>
      <w:r w:rsidRPr="00964ECE">
        <w:rPr>
          <w:rFonts w:eastAsia="Times New Roman" w:cs="Times New Roman"/>
        </w:rPr>
        <w:t>with regard to</w:t>
      </w:r>
      <w:proofErr w:type="gramEnd"/>
      <w:r w:rsidRPr="00964ECE">
        <w:rPr>
          <w:rFonts w:eastAsia="Times New Roman" w:cs="Times New Roman"/>
        </w:rPr>
        <w:t xml:space="preserve"> the antecedents and consequents do not indicate a universal answer. </w:t>
      </w:r>
      <w:r w:rsidRPr="00964ECE">
        <w:rPr>
          <w:rFonts w:eastAsia="Times New Roman" w:cs="Times New Roman"/>
          <w:color w:val="0D0D0D" w:themeColor="text1" w:themeTint="F2"/>
        </w:rPr>
        <w:t>In firm foundation theory, a firm’s</w:t>
      </w:r>
      <w:r>
        <w:rPr>
          <w:rFonts w:eastAsia="Times New Roman" w:cs="Times New Roman"/>
          <w:color w:val="0D0D0D" w:themeColor="text1" w:themeTint="F2"/>
        </w:rPr>
        <w:t xml:space="preserve"> fundamental value is based on </w:t>
      </w:r>
      <w:r w:rsidRPr="00964ECE">
        <w:rPr>
          <w:rFonts w:eastAsia="Times New Roman" w:cs="Times New Roman"/>
          <w:color w:val="0D0D0D" w:themeColor="text1" w:themeTint="F2"/>
        </w:rPr>
        <w:t>expected growth rate, expected dividend payout, the market intere</w:t>
      </w:r>
      <w:r>
        <w:rPr>
          <w:rFonts w:eastAsia="Times New Roman" w:cs="Times New Roman"/>
          <w:color w:val="0D0D0D" w:themeColor="text1" w:themeTint="F2"/>
        </w:rPr>
        <w:t>st rate, and the degree of risk</w:t>
      </w:r>
      <w:r w:rsidRPr="00964ECE">
        <w:rPr>
          <w:rFonts w:eastAsia="Times New Roman" w:cs="Times New Roman"/>
          <w:color w:val="0D0D0D" w:themeColor="text1" w:themeTint="F2"/>
        </w:rPr>
        <w:t xml:space="preserve"> (Sornette, 2008). However, one </w:t>
      </w:r>
      <w:r w:rsidRPr="00964ECE">
        <w:rPr>
          <w:rFonts w:eastAsia="Times New Roman" w:cs="Times New Roman"/>
        </w:rPr>
        <w:t xml:space="preserve">of the most important issues today is that of speculation. A basic Internet search will turn up countless pages of speculation and assumption </w:t>
      </w:r>
      <w:proofErr w:type="gramStart"/>
      <w:r w:rsidRPr="00964ECE">
        <w:rPr>
          <w:rFonts w:eastAsia="Times New Roman" w:cs="Times New Roman"/>
        </w:rPr>
        <w:t>with regard to</w:t>
      </w:r>
      <w:proofErr w:type="gramEnd"/>
      <w:r w:rsidRPr="00964ECE">
        <w:rPr>
          <w:rFonts w:eastAsia="Times New Roman" w:cs="Times New Roman"/>
        </w:rPr>
        <w:t xml:space="preserve"> the stock market. Like all things on the Internet, some will be more reliable than others, yet human perception of what is reliable and what is not may tend to differ between individuals, and even </w:t>
      </w:r>
      <w:r w:rsidRPr="00964ECE">
        <w:rPr>
          <w:rFonts w:eastAsia="Times New Roman" w:cs="Times New Roman"/>
        </w:rPr>
        <w:lastRenderedPageBreak/>
        <w:t xml:space="preserve">organizations. Sornette </w:t>
      </w:r>
      <w:r>
        <w:rPr>
          <w:rFonts w:eastAsia="Times New Roman" w:cs="Times New Roman"/>
        </w:rPr>
        <w:t xml:space="preserve">(2008) </w:t>
      </w:r>
      <w:r w:rsidRPr="00964ECE">
        <w:rPr>
          <w:rFonts w:eastAsia="Times New Roman" w:cs="Times New Roman"/>
        </w:rPr>
        <w:t>describes an alternative to the firm foundation theory- one that is based in human psychology and behavior and attempts to predict crowd-theory and group speculation as antecedents for market performance. Simsek (2013)</w:t>
      </w:r>
      <w:r w:rsidRPr="00964ECE">
        <w:rPr>
          <w:rFonts w:eastAsia="Times New Roman" w:cs="Times New Roman"/>
          <w:color w:val="000000"/>
          <w:shd w:val="clear" w:color="auto" w:fill="FFFFFF"/>
        </w:rPr>
        <w:t xml:space="preserve"> studied traders’ average portfolio risks and divided them into two components: “the uninsurable variance, defined as portfolio risks that would obtain without belief disagreements, and the speculative variance, defined as portfolio risks that result from speculation.” His research showed that speculative variance tended to “increase average portfolio risks, decrease average portfolio comovements, and generate greater speculative trading volume relative to risk-sharing volume” (Simsek, 2013).</w:t>
      </w:r>
      <w:r w:rsidRPr="00964ECE">
        <w:rPr>
          <w:rFonts w:eastAsia="Times New Roman" w:cs="Times New Roman"/>
        </w:rPr>
        <w:t xml:space="preserve"> Due to the vast amount of information available in books as well as on television and the Internet makes it easy for anyone to speculate on what may or may not happen as the result of a particular change. However, there are still some key stakeholder’s who have more influence than the </w:t>
      </w:r>
      <w:proofErr w:type="gramStart"/>
      <w:r w:rsidRPr="00964ECE">
        <w:rPr>
          <w:rFonts w:eastAsia="Times New Roman" w:cs="Times New Roman"/>
        </w:rPr>
        <w:t>general public</w:t>
      </w:r>
      <w:proofErr w:type="gramEnd"/>
      <w:r w:rsidRPr="00964ECE">
        <w:rPr>
          <w:rFonts w:eastAsia="Times New Roman" w:cs="Times New Roman"/>
        </w:rPr>
        <w:t>.</w:t>
      </w:r>
    </w:p>
    <w:p w14:paraId="19BBE72D" w14:textId="77777777" w:rsidR="001C436E" w:rsidRPr="0059725C" w:rsidRDefault="001C436E" w:rsidP="001C436E">
      <w:pPr>
        <w:widowControl w:val="0"/>
        <w:autoSpaceDE w:val="0"/>
        <w:autoSpaceDN w:val="0"/>
        <w:adjustRightInd w:val="0"/>
        <w:rPr>
          <w:rFonts w:eastAsia="Times New Roman" w:cs="Times New Roman"/>
        </w:rPr>
      </w:pPr>
      <w:r w:rsidRPr="005E4D0B">
        <w:rPr>
          <w:rFonts w:eastAsia="Times New Roman" w:cs="Times New Roman"/>
        </w:rPr>
        <w:t>Pi</w:t>
      </w:r>
      <w:r w:rsidRPr="0059725C">
        <w:rPr>
          <w:rFonts w:eastAsia="Times New Roman" w:cs="Times New Roman"/>
        </w:rPr>
        <w:t>etroski and Roulstone (2004) discovered that three parties (financial analysts, institutional investors, and insiders influence the firm's information environment, but the type of price</w:t>
      </w:r>
      <w:r w:rsidRPr="00964ECE">
        <w:rPr>
          <w:rFonts w:ascii="American Typewriter" w:eastAsia="Times New Roman" w:hAnsi="American Typewriter" w:cs="American Typewriter"/>
        </w:rPr>
        <w:t>‐</w:t>
      </w:r>
      <w:r w:rsidRPr="00A3004D">
        <w:rPr>
          <w:rFonts w:eastAsia="Times New Roman" w:cs="Times New Roman"/>
        </w:rPr>
        <w:t xml:space="preserve">relevant information conveyed by their activities depends on each party's relative information advantage. </w:t>
      </w:r>
      <w:proofErr w:type="gramStart"/>
      <w:r w:rsidRPr="00A3004D">
        <w:rPr>
          <w:rFonts w:eastAsia="Times New Roman" w:cs="Times New Roman"/>
        </w:rPr>
        <w:t>This being said, it</w:t>
      </w:r>
      <w:proofErr w:type="gramEnd"/>
      <w:r w:rsidRPr="00A3004D">
        <w:rPr>
          <w:rFonts w:eastAsia="Times New Roman" w:cs="Times New Roman"/>
        </w:rPr>
        <w:t xml:space="preserve"> is difficult for the average investor to clearly differentiate between which expert has the most accurate information. There are </w:t>
      </w:r>
      <w:r w:rsidRPr="005E4D0B">
        <w:rPr>
          <w:rFonts w:eastAsia="Times New Roman" w:cs="Times New Roman"/>
        </w:rPr>
        <w:t xml:space="preserve">many people who get their information from less-than-reliable sources such as Internet blogs proclaiming to have </w:t>
      </w:r>
      <w:r w:rsidRPr="0059725C">
        <w:rPr>
          <w:rFonts w:eastAsia="Times New Roman" w:cs="Times New Roman"/>
        </w:rPr>
        <w:t xml:space="preserve">inside information. Zweig (2003) agrees that speculation will always be a part of stock trading and </w:t>
      </w:r>
      <w:proofErr w:type="gramStart"/>
      <w:r w:rsidRPr="0059725C">
        <w:rPr>
          <w:rFonts w:eastAsia="Times New Roman" w:cs="Times New Roman"/>
        </w:rPr>
        <w:t>investing, but</w:t>
      </w:r>
      <w:proofErr w:type="gramEnd"/>
      <w:r w:rsidRPr="0059725C">
        <w:rPr>
          <w:rFonts w:eastAsia="Times New Roman" w:cs="Times New Roman"/>
        </w:rPr>
        <w:t xml:space="preserve"> cautions against acting irrationally or taking actions based on hearsay and emotion. He believes, like many experts, that stock analysis ought to be based in logic, reasoning, and careful analysis.</w:t>
      </w:r>
    </w:p>
    <w:p w14:paraId="58A06810" w14:textId="77777777" w:rsidR="001C436E" w:rsidRPr="00043015" w:rsidRDefault="001C436E" w:rsidP="001C436E">
      <w:pPr>
        <w:widowControl w:val="0"/>
        <w:autoSpaceDE w:val="0"/>
        <w:autoSpaceDN w:val="0"/>
        <w:adjustRightInd w:val="0"/>
        <w:rPr>
          <w:rFonts w:eastAsia="Times New Roman" w:cs="Times New Roman"/>
        </w:rPr>
      </w:pPr>
      <w:r w:rsidRPr="00621088">
        <w:rPr>
          <w:rFonts w:eastAsia="Times New Roman" w:cs="Times New Roman"/>
        </w:rPr>
        <w:t xml:space="preserve">One field in which reactions to executive management changes are of particular </w:t>
      </w:r>
      <w:r w:rsidRPr="00621088">
        <w:rPr>
          <w:rFonts w:eastAsia="Times New Roman" w:cs="Times New Roman"/>
        </w:rPr>
        <w:lastRenderedPageBreak/>
        <w:t>interest is prospect theory applications. Prospect theory applications, which tries to mathematically calculate risks and behaviors associated with trading wishes to use these mathematical formulas to try to address the disposition e</w:t>
      </w:r>
      <w:r w:rsidRPr="00964ECE">
        <w:rPr>
          <w:rFonts w:ascii="Apple Chancery" w:eastAsia="Times New Roman" w:hAnsi="Apple Chancery" w:cs="Apple Chancery"/>
        </w:rPr>
        <w:t>ﬀ</w:t>
      </w:r>
      <w:r w:rsidRPr="00A3004D">
        <w:rPr>
          <w:rFonts w:eastAsia="Times New Roman" w:cs="Times New Roman"/>
        </w:rPr>
        <w:t>ect and other trading pheno</w:t>
      </w:r>
      <w:r w:rsidRPr="005E4D0B">
        <w:rPr>
          <w:rFonts w:eastAsia="Times New Roman" w:cs="Times New Roman"/>
        </w:rPr>
        <w:t>mena (Barberis, 2011).  As better technology and data becomes available, scholars, financial analysts, and investors are all looking to discover ways to use historical data to predict current trends and future behavior</w:t>
      </w:r>
      <w:r w:rsidRPr="00964ECE">
        <w:rPr>
          <w:rFonts w:eastAsia="Times New Roman" w:cs="Times New Roman"/>
        </w:rPr>
        <w:t>.</w:t>
      </w:r>
      <w:bookmarkStart w:id="162" w:name="_Toc237268759"/>
    </w:p>
    <w:p w14:paraId="1CC508EE" w14:textId="77777777" w:rsidR="001C436E" w:rsidRPr="00043015" w:rsidRDefault="001C436E" w:rsidP="001C436E">
      <w:pPr>
        <w:pStyle w:val="Heading2"/>
      </w:pPr>
      <w:bookmarkStart w:id="163" w:name="_Toc248310329"/>
      <w:bookmarkStart w:id="164" w:name="_Toc260565974"/>
      <w:bookmarkStart w:id="165" w:name="_Toc261381277"/>
      <w:bookmarkStart w:id="166" w:name="_Toc261382088"/>
      <w:r w:rsidRPr="00043015">
        <w:t>Gap in Research</w:t>
      </w:r>
      <w:bookmarkEnd w:id="162"/>
      <w:bookmarkEnd w:id="163"/>
      <w:bookmarkEnd w:id="164"/>
      <w:bookmarkEnd w:id="165"/>
      <w:bookmarkEnd w:id="166"/>
    </w:p>
    <w:p w14:paraId="4DF44124" w14:textId="77777777" w:rsidR="001C436E" w:rsidRDefault="001C436E" w:rsidP="001C436E">
      <w:pPr>
        <w:rPr>
          <w:rFonts w:cs="Times New Roman"/>
        </w:rPr>
      </w:pPr>
      <w:r w:rsidRPr="00A3004D">
        <w:rPr>
          <w:rFonts w:cs="Times New Roman"/>
        </w:rPr>
        <w:t>While the studies we</w:t>
      </w:r>
      <w:r w:rsidRPr="005E4D0B">
        <w:rPr>
          <w:rFonts w:cs="Times New Roman"/>
        </w:rPr>
        <w:t xml:space="preserve">re thorough </w:t>
      </w:r>
      <w:proofErr w:type="gramStart"/>
      <w:r w:rsidRPr="005E4D0B">
        <w:rPr>
          <w:rFonts w:cs="Times New Roman"/>
        </w:rPr>
        <w:t>with regard to</w:t>
      </w:r>
      <w:proofErr w:type="gramEnd"/>
      <w:r w:rsidRPr="005E4D0B">
        <w:rPr>
          <w:rFonts w:cs="Times New Roman"/>
        </w:rPr>
        <w:t xml:space="preserve"> leadership changes and stock prices, none of the studies broke the statistics down by industry.  Also, many of the studies were performed many years before information technology and e-commerce were considered major industries. This study will be timelier and provide valuable information </w:t>
      </w:r>
      <w:proofErr w:type="gramStart"/>
      <w:r w:rsidRPr="005E4D0B">
        <w:rPr>
          <w:rFonts w:cs="Times New Roman"/>
        </w:rPr>
        <w:t>with regard to</w:t>
      </w:r>
      <w:proofErr w:type="gramEnd"/>
      <w:r w:rsidRPr="005E4D0B">
        <w:rPr>
          <w:rFonts w:cs="Times New Roman"/>
        </w:rPr>
        <w:t xml:space="preserve"> leadership changes in the last five years. There is little data available even showing how many executive leadership changes have taken place between 2008 and 2013. This study will </w:t>
      </w:r>
      <w:r w:rsidRPr="0059725C">
        <w:rPr>
          <w:rFonts w:cs="Times New Roman"/>
        </w:rPr>
        <w:t>quantify those changes and categorize them based on industry in hopes of answering the research question.</w:t>
      </w:r>
    </w:p>
    <w:p w14:paraId="2E73E223" w14:textId="77777777" w:rsidR="001C436E" w:rsidRPr="00306393" w:rsidRDefault="001C436E" w:rsidP="001C436E">
      <w:pPr>
        <w:pStyle w:val="Heading2"/>
      </w:pPr>
      <w:bookmarkStart w:id="167" w:name="_Toc260565975"/>
      <w:bookmarkStart w:id="168" w:name="_Toc261381278"/>
      <w:bookmarkStart w:id="169" w:name="_Toc261382089"/>
      <w:r w:rsidRPr="00306393">
        <w:t>Summary</w:t>
      </w:r>
      <w:bookmarkEnd w:id="167"/>
      <w:ins w:id="170" w:author="CEC User" w:date="2014-05-06T10:53:00Z">
        <w:r>
          <w:t xml:space="preserve"> of Chapter Two</w:t>
        </w:r>
      </w:ins>
      <w:bookmarkEnd w:id="168"/>
      <w:bookmarkEnd w:id="169"/>
    </w:p>
    <w:p w14:paraId="2EB72D4F" w14:textId="77777777" w:rsidR="008F7BC4" w:rsidRDefault="001C436E" w:rsidP="00DE387F">
      <w:pPr>
        <w:rPr>
          <w:rFonts w:cs="Times New Roman"/>
        </w:rPr>
      </w:pPr>
      <w:r>
        <w:rPr>
          <w:rFonts w:cs="Times New Roman"/>
        </w:rPr>
        <w:t xml:space="preserve">As discussed in this chapter, organizational change is a complex concept, affected by multiple variables and situational dynamics. This chapter discussed the stock market as an economic indicator of an organization’s health and the economy in general. It also analyzed the impact of executive management on organizations, and potential effects of executive level changes. It also discussed how management varies in different industries, and the presented information about the number of executive leadership changes in recent </w:t>
      </w:r>
      <w:r>
        <w:rPr>
          <w:rFonts w:cs="Times New Roman"/>
        </w:rPr>
        <w:lastRenderedPageBreak/>
        <w:t>years. Finally, it presented some theories of market volatility and discussed how speculation plays a role in affecting stock volatility. The next chapter will use the information gathered in the literature review to demonstrate what measurement and analysis tools will be used to answer the research questions as well as address reliability and validity measures as well as informed consent and privacy issues.</w:t>
      </w:r>
      <w:r w:rsidR="008F7BC4">
        <w:rPr>
          <w:rFonts w:cs="Times New Roman"/>
        </w:rPr>
        <w:br w:type="page"/>
      </w:r>
    </w:p>
    <w:p w14:paraId="44520C50" w14:textId="77777777" w:rsidR="008F7BC4" w:rsidRDefault="008F7BC4" w:rsidP="008F7BC4"/>
    <w:p w14:paraId="636D90BF" w14:textId="307BE717" w:rsidR="003A7EC1" w:rsidRPr="005D1ABD" w:rsidRDefault="003A7EC1" w:rsidP="003A7EC1">
      <w:pPr>
        <w:pStyle w:val="Heading1"/>
        <w:spacing w:before="0"/>
      </w:pPr>
      <w:bookmarkStart w:id="171" w:name="_Toc261381279"/>
      <w:bookmarkStart w:id="172" w:name="_Toc261382090"/>
      <w:ins w:id="173" w:author="CEC User" w:date="2014-05-06T10:53:00Z">
        <w:r w:rsidRPr="003A7EC1">
          <w:t>CHAPTER THREE</w:t>
        </w:r>
      </w:ins>
      <w:bookmarkEnd w:id="171"/>
      <w:bookmarkEnd w:id="172"/>
    </w:p>
    <w:p w14:paraId="7D56D848" w14:textId="77777777" w:rsidR="003A7EC1" w:rsidRDefault="003A7EC1" w:rsidP="003A7EC1">
      <w:pPr>
        <w:widowControl w:val="0"/>
        <w:autoSpaceDE w:val="0"/>
        <w:autoSpaceDN w:val="0"/>
        <w:adjustRightInd w:val="0"/>
        <w:rPr>
          <w:rFonts w:cs="Times New Roman"/>
        </w:rPr>
      </w:pPr>
      <w:r w:rsidRPr="003E3696">
        <w:rPr>
          <w:rFonts w:eastAsia="Times New Roman" w:cs="Times New Roman"/>
          <w:color w:val="000000"/>
          <w:bdr w:val="none" w:sz="0" w:space="0" w:color="auto" w:frame="1"/>
          <w:lang w:val="en"/>
        </w:rPr>
        <w:t xml:space="preserve">Methodology is defined as the strategy, plan of action, process or design lying behind the choice and use of </w:t>
      </w:r>
      <w:proofErr w:type="gramStart"/>
      <w:r w:rsidRPr="003E3696">
        <w:rPr>
          <w:rFonts w:eastAsia="Times New Roman" w:cs="Times New Roman"/>
          <w:color w:val="000000"/>
          <w:bdr w:val="none" w:sz="0" w:space="0" w:color="auto" w:frame="1"/>
          <w:lang w:val="en"/>
        </w:rPr>
        <w:t xml:space="preserve">particular </w:t>
      </w:r>
      <w:r w:rsidRPr="003E3696">
        <w:rPr>
          <w:rFonts w:eastAsia="Times New Roman" w:cs="Times New Roman"/>
          <w:color w:val="000000"/>
          <w:lang w:val="en"/>
        </w:rPr>
        <w:t>methods</w:t>
      </w:r>
      <w:proofErr w:type="gramEnd"/>
      <w:r w:rsidRPr="003E3696">
        <w:rPr>
          <w:rFonts w:eastAsia="Times New Roman" w:cs="Times New Roman"/>
          <w:color w:val="000000"/>
          <w:lang w:val="en"/>
        </w:rPr>
        <w:t xml:space="preserve"> </w:t>
      </w:r>
      <w:r w:rsidRPr="003E3696">
        <w:rPr>
          <w:rFonts w:eastAsia="Times New Roman" w:cs="Times New Roman"/>
          <w:color w:val="000000"/>
          <w:bdr w:val="none" w:sz="0" w:space="0" w:color="auto" w:frame="1"/>
          <w:lang w:val="en"/>
        </w:rPr>
        <w:t xml:space="preserve">and linking the choice and use of methods to the desired outcomes, whereas methods are the techniques or procedures used to gather and analyze data related to some research question or hypothesis </w:t>
      </w:r>
      <w:r w:rsidRPr="003E3696">
        <w:rPr>
          <w:rStyle w:val="a1"/>
          <w:color w:val="000000"/>
          <w:lang w:val="en"/>
        </w:rPr>
        <w:t>(Feast &amp; Melles, 2010). The three main types of methodology</w:t>
      </w:r>
      <w:r>
        <w:rPr>
          <w:rStyle w:val="a1"/>
          <w:color w:val="000000"/>
          <w:lang w:val="en"/>
        </w:rPr>
        <w:t>, according to Creswell (2010),</w:t>
      </w:r>
      <w:r w:rsidRPr="003E3696">
        <w:rPr>
          <w:rStyle w:val="a1"/>
          <w:color w:val="000000"/>
          <w:lang w:val="en"/>
        </w:rPr>
        <w:t xml:space="preserve"> are quantitative, qualitative, and mixed-methods methodologies. Quantitative studies tend to be data-driven and use numbers, facts, and figures. </w:t>
      </w:r>
      <w:r w:rsidRPr="003E3696">
        <w:rPr>
          <w:rFonts w:cs="Times New Roman"/>
        </w:rPr>
        <w:t xml:space="preserve">According to Stake (2010), quantitative thinking relies heavily on linear attributes, measurement, and statistical analysis.  For this reason, pure quantitative studies often involve making inferences and deductions strictly based on numerical data, such as sales figures or close-ended survey results. </w:t>
      </w:r>
    </w:p>
    <w:p w14:paraId="07B44DC0" w14:textId="77777777" w:rsidR="003A7EC1" w:rsidRPr="00043015" w:rsidRDefault="003A7EC1" w:rsidP="003A7EC1">
      <w:pPr>
        <w:pStyle w:val="Heading2"/>
      </w:pPr>
      <w:bookmarkStart w:id="174" w:name="_Toc248310331"/>
      <w:bookmarkStart w:id="175" w:name="_Toc260565977"/>
      <w:bookmarkStart w:id="176" w:name="_Toc261381280"/>
      <w:bookmarkStart w:id="177" w:name="_Toc261382091"/>
      <w:r w:rsidRPr="00043015">
        <w:t>Research Traditions</w:t>
      </w:r>
      <w:bookmarkEnd w:id="174"/>
      <w:bookmarkEnd w:id="175"/>
      <w:bookmarkEnd w:id="176"/>
      <w:bookmarkEnd w:id="177"/>
    </w:p>
    <w:p w14:paraId="2B178183" w14:textId="77777777" w:rsidR="003A7EC1" w:rsidRDefault="003A7EC1" w:rsidP="003A7EC1">
      <w:pPr>
        <w:widowControl w:val="0"/>
        <w:autoSpaceDE w:val="0"/>
        <w:autoSpaceDN w:val="0"/>
        <w:adjustRightInd w:val="0"/>
      </w:pPr>
      <w:r w:rsidRPr="003E3696">
        <w:rPr>
          <w:rFonts w:cs="Times New Roman"/>
        </w:rPr>
        <w:t xml:space="preserve"> </w:t>
      </w:r>
      <w:r>
        <w:rPr>
          <w:rFonts w:cs="Times New Roman"/>
        </w:rPr>
        <w:t xml:space="preserve">According to Meir et al (2010), quantitative studies tend to analyze data through statistical analysis including, but not limited to, regression analysis, Chi Square tests, t-tests, hypothesis testing, and probability testing. </w:t>
      </w:r>
      <w:r w:rsidRPr="003E3696">
        <w:rPr>
          <w:rFonts w:cs="Times New Roman"/>
        </w:rPr>
        <w:t xml:space="preserve">Qualitative research pursues complex answers to intricate research questions that cannot be addressed from a numerical, or quantitative, perspective.  </w:t>
      </w:r>
      <w:r>
        <w:rPr>
          <w:rFonts w:cs="Times New Roman"/>
        </w:rPr>
        <w:t>According to Ilisko (2013), q</w:t>
      </w:r>
      <w:r w:rsidRPr="003E3696">
        <w:rPr>
          <w:rFonts w:cs="Times New Roman"/>
        </w:rPr>
        <w:t xml:space="preserve">ualitative research is typically undertaken </w:t>
      </w:r>
      <w:proofErr w:type="gramStart"/>
      <w:r w:rsidRPr="003E3696">
        <w:rPr>
          <w:rFonts w:cs="Times New Roman"/>
        </w:rPr>
        <w:t>in an effort to</w:t>
      </w:r>
      <w:proofErr w:type="gramEnd"/>
      <w:r w:rsidRPr="003E3696">
        <w:rPr>
          <w:rFonts w:cs="Times New Roman"/>
        </w:rPr>
        <w:t xml:space="preserve"> better understand a human condition, phenomena, or cultural perspective.  </w:t>
      </w:r>
      <w:r>
        <w:t xml:space="preserve">Common techniques for quantitative research include observation, interviews (either in-person or via telephone or email), or in the case of historical </w:t>
      </w:r>
      <w:r>
        <w:lastRenderedPageBreak/>
        <w:t xml:space="preserve">analysis, </w:t>
      </w:r>
      <w:proofErr w:type="gramStart"/>
      <w:r>
        <w:t>through the use of</w:t>
      </w:r>
      <w:proofErr w:type="gramEnd"/>
      <w:r>
        <w:t xml:space="preserve"> historical data such as archived information or written testimony.  The opportunities and limitations </w:t>
      </w:r>
      <w:proofErr w:type="gramStart"/>
      <w:r>
        <w:t>with regard to</w:t>
      </w:r>
      <w:proofErr w:type="gramEnd"/>
      <w:r>
        <w:t xml:space="preserve"> methodology largely dictate the qualitative approach a researcher will take.  Once the technique is developed, a data instrument, such as a survey, is created.  The data is then analyzed, interpreted, and presented.  The means by which this latter portion occurs is contingent upon the approach being used. </w:t>
      </w:r>
    </w:p>
    <w:p w14:paraId="3FD0525C" w14:textId="77777777" w:rsidR="003A7EC1" w:rsidRPr="00BB024F" w:rsidRDefault="003A7EC1" w:rsidP="003A7EC1">
      <w:pPr>
        <w:rPr>
          <w:rFonts w:cs="Times New Roman"/>
        </w:rPr>
      </w:pPr>
      <w:r w:rsidRPr="003E3696">
        <w:rPr>
          <w:rFonts w:cs="Times New Roman"/>
        </w:rPr>
        <w:t xml:space="preserve">Mack (2005) stated that qualitative research is a systematic use of a set of procedures and questions that collects </w:t>
      </w:r>
      <w:proofErr w:type="gramStart"/>
      <w:r w:rsidRPr="003E3696">
        <w:rPr>
          <w:rFonts w:cs="Times New Roman"/>
        </w:rPr>
        <w:t>evidence, and</w:t>
      </w:r>
      <w:proofErr w:type="gramEnd"/>
      <w:r w:rsidRPr="003E3696">
        <w:rPr>
          <w:rFonts w:cs="Times New Roman"/>
        </w:rPr>
        <w:t xml:space="preserve"> produces findings. In some situations, qualitative and quantitative methods can be combined for a mixed methods research approach by which the findings from the qualitative phase </w:t>
      </w:r>
      <w:proofErr w:type="gramStart"/>
      <w:r w:rsidRPr="003E3696">
        <w:rPr>
          <w:rFonts w:cs="Times New Roman"/>
        </w:rPr>
        <w:t>lead</w:t>
      </w:r>
      <w:proofErr w:type="gramEnd"/>
      <w:r w:rsidRPr="003E3696">
        <w:rPr>
          <w:rFonts w:cs="Times New Roman"/>
        </w:rPr>
        <w:t xml:space="preserve"> to the development of a quantitative research tool, or vice versa. These are called sequential mixed methods studies. In an embedded mixed methods study, a qualitative study takes place within a quantitative study, or vice versa. Finally, when two studies are conducted simultaneously, it is referred to as a concurrent mixed methods study.</w:t>
      </w:r>
    </w:p>
    <w:p w14:paraId="35F4701C" w14:textId="77777777" w:rsidR="003A7EC1" w:rsidRPr="005E4D0B" w:rsidRDefault="003A7EC1" w:rsidP="003A7EC1">
      <w:pPr>
        <w:rPr>
          <w:rFonts w:cs="Times New Roman"/>
        </w:rPr>
      </w:pPr>
      <w:r w:rsidRPr="003E3696">
        <w:rPr>
          <w:rFonts w:cs="Times New Roman"/>
        </w:rPr>
        <w:t xml:space="preserve">The research approach </w:t>
      </w:r>
      <w:r>
        <w:rPr>
          <w:rFonts w:cs="Times New Roman"/>
        </w:rPr>
        <w:t>and methodology are</w:t>
      </w:r>
      <w:r w:rsidRPr="003E3696">
        <w:rPr>
          <w:rFonts w:cs="Times New Roman"/>
        </w:rPr>
        <w:t xml:space="preserve"> largely dictated by the subject matter and research question. </w:t>
      </w:r>
      <w:r w:rsidRPr="005E4D0B">
        <w:rPr>
          <w:rFonts w:cs="Times New Roman"/>
        </w:rPr>
        <w:t>The purp</w:t>
      </w:r>
      <w:r>
        <w:rPr>
          <w:rFonts w:cs="Times New Roman"/>
        </w:rPr>
        <w:t>ose of this quantitative study was</w:t>
      </w:r>
      <w:r w:rsidRPr="005E4D0B">
        <w:rPr>
          <w:rFonts w:cs="Times New Roman"/>
        </w:rPr>
        <w:t xml:space="preserve"> </w:t>
      </w:r>
      <w:r w:rsidRPr="00A3004D">
        <w:rPr>
          <w:rFonts w:cs="Times New Roman"/>
        </w:rPr>
        <w:t xml:space="preserve">to examine an organization’s short-term stock volatility as the effect of a leadership change and comparing it across the ten industries as classified in the Industry Classification Benchmarks (ICB).  The focus </w:t>
      </w:r>
      <w:r>
        <w:rPr>
          <w:rFonts w:cs="Times New Roman"/>
        </w:rPr>
        <w:t>was</w:t>
      </w:r>
      <w:r w:rsidRPr="00A3004D">
        <w:rPr>
          <w:rFonts w:cs="Times New Roman"/>
        </w:rPr>
        <w:t xml:space="preserve"> on an organization’</w:t>
      </w:r>
      <w:r w:rsidRPr="005E4D0B">
        <w:rPr>
          <w:rFonts w:cs="Times New Roman"/>
        </w:rPr>
        <w:t xml:space="preserve">s stock volatility over the </w:t>
      </w:r>
      <w:proofErr w:type="gramStart"/>
      <w:r w:rsidRPr="005E4D0B">
        <w:rPr>
          <w:rFonts w:cs="Times New Roman"/>
        </w:rPr>
        <w:t>six month</w:t>
      </w:r>
      <w:proofErr w:type="gramEnd"/>
      <w:r w:rsidRPr="005E4D0B">
        <w:rPr>
          <w:rFonts w:cs="Times New Roman"/>
        </w:rPr>
        <w:t xml:space="preserve"> following a leadership change. Chapter 3 includes descriptions of the data sources that </w:t>
      </w:r>
      <w:r>
        <w:rPr>
          <w:rFonts w:cs="Times New Roman"/>
        </w:rPr>
        <w:t>was</w:t>
      </w:r>
      <w:r w:rsidRPr="005E4D0B">
        <w:rPr>
          <w:rFonts w:cs="Times New Roman"/>
        </w:rPr>
        <w:t xml:space="preserve"> used, sampling and population, research design, instrumentation, data measurement procedures, and ethical considerations.</w:t>
      </w:r>
      <w:r>
        <w:rPr>
          <w:rFonts w:cs="Times New Roman"/>
        </w:rPr>
        <w:t xml:space="preserve"> Since this study relied only on numerical data and statistical analysis, a pure quantitative methodology was used.</w:t>
      </w:r>
    </w:p>
    <w:p w14:paraId="7D7DB018" w14:textId="77777777" w:rsidR="003A7EC1" w:rsidRDefault="003A7EC1" w:rsidP="003A7EC1">
      <w:pPr>
        <w:rPr>
          <w:rFonts w:cs="Times New Roman"/>
        </w:rPr>
      </w:pPr>
    </w:p>
    <w:p w14:paraId="59D98553" w14:textId="77777777" w:rsidR="003A7EC1" w:rsidRPr="00306393" w:rsidRDefault="003A7EC1" w:rsidP="003A7EC1">
      <w:pPr>
        <w:ind w:firstLine="0"/>
        <w:rPr>
          <w:rFonts w:cs="Times New Roman"/>
        </w:rPr>
      </w:pPr>
    </w:p>
    <w:p w14:paraId="08DC9DB1" w14:textId="77777777" w:rsidR="003A7EC1" w:rsidRPr="00043015" w:rsidRDefault="003A7EC1" w:rsidP="003A7EC1">
      <w:pPr>
        <w:pStyle w:val="Heading2"/>
      </w:pPr>
      <w:bookmarkStart w:id="178" w:name="_Toc248310332"/>
      <w:bookmarkStart w:id="179" w:name="_Toc260565978"/>
      <w:bookmarkStart w:id="180" w:name="_Toc261381281"/>
      <w:bookmarkStart w:id="181" w:name="_Toc261382092"/>
      <w:bookmarkStart w:id="182" w:name="_Toc237268764"/>
      <w:r w:rsidRPr="00043015">
        <w:t>Research Questions</w:t>
      </w:r>
      <w:bookmarkEnd w:id="178"/>
      <w:bookmarkEnd w:id="179"/>
      <w:bookmarkEnd w:id="180"/>
      <w:bookmarkEnd w:id="181"/>
    </w:p>
    <w:p w14:paraId="129A4F4B" w14:textId="77777777" w:rsidR="003A7EC1" w:rsidRPr="00FB46E7" w:rsidRDefault="003A7EC1" w:rsidP="003A7EC1">
      <w:bookmarkStart w:id="183" w:name="_Toc248310333"/>
      <w:r>
        <w:t>The primary research question wa</w:t>
      </w:r>
      <w:r w:rsidRPr="00FB46E7">
        <w:t xml:space="preserve">s:  Does short-term market volatility differ between industries following an executive leadership change? To answer this research question, data </w:t>
      </w:r>
      <w:r>
        <w:t>was</w:t>
      </w:r>
      <w:r w:rsidRPr="00FB46E7">
        <w:t xml:space="preserve"> gathered from approximately 700 companies on the NYSE firms and analyzed to compare market volatility using a spreadsheet tool that calcu</w:t>
      </w:r>
      <w:r>
        <w:t>lated</w:t>
      </w:r>
      <w:r w:rsidRPr="00FB46E7">
        <w:t xml:space="preserve"> volatility using the standard deviation formula and a two-tailed T-test. In addition to the primary research questions, the study explore</w:t>
      </w:r>
      <w:r>
        <w:t>d</w:t>
      </w:r>
      <w:r w:rsidRPr="00FB46E7">
        <w:t>: (a). the industry that experienced the most volatility during an executive leadership change and (b). the industry that experienced the least volatility during a leadership change.</w:t>
      </w:r>
      <w:bookmarkEnd w:id="183"/>
    </w:p>
    <w:p w14:paraId="44E0A85E" w14:textId="77777777" w:rsidR="003A7EC1" w:rsidRPr="00043015" w:rsidRDefault="003A7EC1" w:rsidP="003A7EC1">
      <w:pPr>
        <w:pStyle w:val="Heading2"/>
      </w:pPr>
      <w:bookmarkStart w:id="184" w:name="_Toc248310334"/>
      <w:bookmarkStart w:id="185" w:name="_Toc260565979"/>
      <w:bookmarkStart w:id="186" w:name="_Toc261381282"/>
      <w:bookmarkStart w:id="187" w:name="_Toc261382093"/>
      <w:r w:rsidRPr="00043015">
        <w:t>Hypotheses</w:t>
      </w:r>
      <w:bookmarkEnd w:id="184"/>
      <w:bookmarkEnd w:id="185"/>
      <w:bookmarkEnd w:id="186"/>
      <w:bookmarkEnd w:id="187"/>
    </w:p>
    <w:p w14:paraId="79A7F9DC" w14:textId="77777777" w:rsidR="003A7EC1" w:rsidRDefault="003A7EC1" w:rsidP="003A7EC1">
      <w:pPr>
        <w:rPr>
          <w:rFonts w:cs="Times New Roman"/>
        </w:rPr>
      </w:pPr>
      <w:r>
        <w:rPr>
          <w:rFonts w:cs="Times New Roman"/>
        </w:rPr>
        <w:t xml:space="preserve">In measuring the effect of an executive leadership change on an </w:t>
      </w:r>
      <w:proofErr w:type="gramStart"/>
      <w:r>
        <w:rPr>
          <w:rFonts w:cs="Times New Roman"/>
        </w:rPr>
        <w:t>industry’s  short</w:t>
      </w:r>
      <w:proofErr w:type="gramEnd"/>
      <w:r>
        <w:rPr>
          <w:rFonts w:cs="Times New Roman"/>
        </w:rPr>
        <w:t>-term stock volatility, the following hypothesis was tested. H</w:t>
      </w:r>
      <w:r w:rsidRPr="00CE22AF">
        <w:rPr>
          <w:rFonts w:cs="Times New Roman"/>
          <w:vertAlign w:val="subscript"/>
        </w:rPr>
        <w:t>0</w:t>
      </w:r>
      <w:r>
        <w:rPr>
          <w:rFonts w:cs="Times New Roman"/>
        </w:rPr>
        <w:t xml:space="preserve">: </w:t>
      </w:r>
      <w:r w:rsidRPr="007A60D7">
        <w:rPr>
          <w:rFonts w:cs="Times New Roman"/>
        </w:rPr>
        <w:t xml:space="preserve">There will be no significant difference between </w:t>
      </w:r>
      <w:r>
        <w:rPr>
          <w:rFonts w:cs="Times New Roman"/>
        </w:rPr>
        <w:t>the overall short-</w:t>
      </w:r>
      <w:r w:rsidRPr="007A60D7">
        <w:rPr>
          <w:rFonts w:cs="Times New Roman"/>
        </w:rPr>
        <w:t>te</w:t>
      </w:r>
      <w:r>
        <w:rPr>
          <w:rFonts w:cs="Times New Roman"/>
        </w:rPr>
        <w:t>r</w:t>
      </w:r>
      <w:r w:rsidRPr="007A60D7">
        <w:rPr>
          <w:rFonts w:cs="Times New Roman"/>
        </w:rPr>
        <w:t xml:space="preserve">m volatility rate </w:t>
      </w:r>
      <w:r>
        <w:rPr>
          <w:rFonts w:cs="Times New Roman"/>
        </w:rPr>
        <w:t xml:space="preserve">of industries </w:t>
      </w:r>
      <w:r w:rsidRPr="007A60D7">
        <w:rPr>
          <w:rFonts w:cs="Times New Roman"/>
        </w:rPr>
        <w:t>following executive leadership changes.</w:t>
      </w:r>
      <w:r>
        <w:rPr>
          <w:rFonts w:cs="Times New Roman"/>
        </w:rPr>
        <w:t xml:space="preserve"> H</w:t>
      </w:r>
      <w:r w:rsidRPr="00CE22AF">
        <w:rPr>
          <w:rFonts w:cs="Times New Roman"/>
          <w:vertAlign w:val="subscript"/>
        </w:rPr>
        <w:t>1</w:t>
      </w:r>
      <w:r>
        <w:rPr>
          <w:rFonts w:cs="Times New Roman"/>
        </w:rPr>
        <w:t xml:space="preserve">: </w:t>
      </w:r>
      <w:r w:rsidRPr="007A60D7">
        <w:rPr>
          <w:rFonts w:cs="Times New Roman"/>
        </w:rPr>
        <w:t xml:space="preserve">There will be </w:t>
      </w:r>
      <w:r>
        <w:rPr>
          <w:rFonts w:cs="Times New Roman"/>
        </w:rPr>
        <w:t>a</w:t>
      </w:r>
      <w:r w:rsidRPr="007A60D7">
        <w:rPr>
          <w:rFonts w:cs="Times New Roman"/>
        </w:rPr>
        <w:t xml:space="preserve"> significant difference between </w:t>
      </w:r>
      <w:r>
        <w:rPr>
          <w:rFonts w:cs="Times New Roman"/>
        </w:rPr>
        <w:t>the overall short-</w:t>
      </w:r>
      <w:r w:rsidRPr="007A60D7">
        <w:rPr>
          <w:rFonts w:cs="Times New Roman"/>
        </w:rPr>
        <w:t>te</w:t>
      </w:r>
      <w:r>
        <w:rPr>
          <w:rFonts w:cs="Times New Roman"/>
        </w:rPr>
        <w:t>r</w:t>
      </w:r>
      <w:r w:rsidRPr="007A60D7">
        <w:rPr>
          <w:rFonts w:cs="Times New Roman"/>
        </w:rPr>
        <w:t xml:space="preserve">m volatility rate </w:t>
      </w:r>
      <w:r>
        <w:rPr>
          <w:rFonts w:cs="Times New Roman"/>
        </w:rPr>
        <w:t xml:space="preserve">of industries </w:t>
      </w:r>
      <w:r w:rsidRPr="007A60D7">
        <w:rPr>
          <w:rFonts w:cs="Times New Roman"/>
        </w:rPr>
        <w:t>following executive leadership changes.</w:t>
      </w:r>
    </w:p>
    <w:p w14:paraId="3C295359" w14:textId="77777777" w:rsidR="003A7EC1" w:rsidRPr="00043015" w:rsidRDefault="003A7EC1" w:rsidP="003A7EC1">
      <w:pPr>
        <w:pStyle w:val="Heading2"/>
      </w:pPr>
      <w:bookmarkStart w:id="188" w:name="_Toc237268765"/>
      <w:bookmarkStart w:id="189" w:name="_Toc248310335"/>
      <w:bookmarkStart w:id="190" w:name="_Toc260565980"/>
      <w:bookmarkStart w:id="191" w:name="_Toc261381283"/>
      <w:bookmarkStart w:id="192" w:name="_Toc261382094"/>
      <w:r w:rsidRPr="00043015">
        <w:t>Research Design Appropriateness</w:t>
      </w:r>
      <w:bookmarkEnd w:id="188"/>
      <w:bookmarkEnd w:id="189"/>
      <w:bookmarkEnd w:id="190"/>
      <w:bookmarkEnd w:id="191"/>
      <w:bookmarkEnd w:id="192"/>
    </w:p>
    <w:p w14:paraId="186F62DD" w14:textId="77777777" w:rsidR="003A7EC1" w:rsidRPr="005E4D0B" w:rsidRDefault="003A7EC1" w:rsidP="003A7EC1">
      <w:pPr>
        <w:rPr>
          <w:rFonts w:cs="Times New Roman"/>
        </w:rPr>
      </w:pPr>
      <w:r w:rsidRPr="00A3004D">
        <w:rPr>
          <w:rFonts w:cs="Times New Roman"/>
        </w:rPr>
        <w:t xml:space="preserve">The research design </w:t>
      </w:r>
      <w:r>
        <w:rPr>
          <w:rFonts w:cs="Times New Roman"/>
        </w:rPr>
        <w:t>was</w:t>
      </w:r>
      <w:r w:rsidRPr="00A3004D">
        <w:rPr>
          <w:rFonts w:cs="Times New Roman"/>
        </w:rPr>
        <w:t xml:space="preserve"> quantitative in nature.  This quantitative approach guide</w:t>
      </w:r>
      <w:r>
        <w:rPr>
          <w:rFonts w:cs="Times New Roman"/>
        </w:rPr>
        <w:t>d</w:t>
      </w:r>
      <w:r w:rsidRPr="00A3004D">
        <w:rPr>
          <w:rFonts w:cs="Times New Roman"/>
        </w:rPr>
        <w:t xml:space="preserve"> </w:t>
      </w:r>
      <w:r>
        <w:rPr>
          <w:rFonts w:cs="Times New Roman"/>
        </w:rPr>
        <w:t>the</w:t>
      </w:r>
      <w:r w:rsidRPr="00A3004D">
        <w:rPr>
          <w:rFonts w:cs="Times New Roman"/>
        </w:rPr>
        <w:t xml:space="preserve"> </w:t>
      </w:r>
      <w:proofErr w:type="gramStart"/>
      <w:r w:rsidRPr="00A3004D">
        <w:rPr>
          <w:rFonts w:cs="Times New Roman"/>
        </w:rPr>
        <w:t xml:space="preserve">study, </w:t>
      </w:r>
      <w:r>
        <w:rPr>
          <w:rFonts w:cs="Times New Roman"/>
        </w:rPr>
        <w:t>and</w:t>
      </w:r>
      <w:proofErr w:type="gramEnd"/>
      <w:r>
        <w:rPr>
          <w:rFonts w:cs="Times New Roman"/>
        </w:rPr>
        <w:t xml:space="preserve"> enabled</w:t>
      </w:r>
      <w:r w:rsidRPr="00A3004D">
        <w:rPr>
          <w:rFonts w:cs="Times New Roman"/>
        </w:rPr>
        <w:t xml:space="preserve"> the researcher to obtain stock prices and calculate the standard deviation of volatility using historical stock prices. Organizations </w:t>
      </w:r>
      <w:r>
        <w:rPr>
          <w:rFonts w:cs="Times New Roman"/>
        </w:rPr>
        <w:t>were</w:t>
      </w:r>
      <w:r w:rsidRPr="005E4D0B">
        <w:rPr>
          <w:rFonts w:cs="Times New Roman"/>
        </w:rPr>
        <w:t xml:space="preserve"> also grouped into industries based on their existing classifica</w:t>
      </w:r>
      <w:r>
        <w:rPr>
          <w:rFonts w:cs="Times New Roman"/>
        </w:rPr>
        <w:t>tion in the ICB. This approach wa</w:t>
      </w:r>
      <w:r w:rsidRPr="005E4D0B">
        <w:rPr>
          <w:rFonts w:cs="Times New Roman"/>
        </w:rPr>
        <w:t xml:space="preserve">s appropriate </w:t>
      </w:r>
      <w:r w:rsidRPr="005E4D0B">
        <w:rPr>
          <w:rFonts w:cs="Times New Roman"/>
        </w:rPr>
        <w:lastRenderedPageBreak/>
        <w:t>because the facts and figures are objective and reliable based on sou</w:t>
      </w:r>
      <w:r>
        <w:rPr>
          <w:rFonts w:cs="Times New Roman"/>
        </w:rPr>
        <w:t>rce data (NASDAQ, NYSE</w:t>
      </w:r>
      <w:r w:rsidRPr="005E4D0B">
        <w:rPr>
          <w:rFonts w:cs="Times New Roman"/>
        </w:rPr>
        <w:t xml:space="preserve">). </w:t>
      </w:r>
    </w:p>
    <w:p w14:paraId="0430707C" w14:textId="77777777" w:rsidR="003A7EC1" w:rsidRPr="00043015" w:rsidRDefault="003A7EC1" w:rsidP="003A7EC1">
      <w:pPr>
        <w:pStyle w:val="Heading2"/>
      </w:pPr>
      <w:bookmarkStart w:id="193" w:name="_Toc248310336"/>
      <w:bookmarkStart w:id="194" w:name="_Toc260565981"/>
      <w:bookmarkStart w:id="195" w:name="_Toc261381284"/>
      <w:bookmarkStart w:id="196" w:name="_Toc261382095"/>
      <w:r w:rsidRPr="00043015">
        <w:t>Population and Sample</w:t>
      </w:r>
      <w:bookmarkEnd w:id="193"/>
      <w:bookmarkEnd w:id="194"/>
      <w:bookmarkEnd w:id="195"/>
      <w:bookmarkEnd w:id="196"/>
    </w:p>
    <w:p w14:paraId="5158015D" w14:textId="61E62205" w:rsidR="003A7EC1" w:rsidRPr="00BB024F" w:rsidRDefault="003A7EC1" w:rsidP="003A7EC1">
      <w:pPr>
        <w:pStyle w:val="NormalWeb"/>
        <w:shd w:val="clear" w:color="auto" w:fill="FFFFFF"/>
        <w:spacing w:before="0" w:beforeAutospacing="0" w:after="0" w:afterAutospacing="0" w:line="480" w:lineRule="auto"/>
        <w:ind w:firstLine="720"/>
        <w:rPr>
          <w:rFonts w:ascii="Times New Roman" w:eastAsiaTheme="minorEastAsia" w:hAnsi="Times New Roman"/>
          <w:sz w:val="24"/>
          <w:szCs w:val="24"/>
          <w:lang w:eastAsia="ja-JP"/>
        </w:rPr>
      </w:pPr>
      <w:r w:rsidRPr="007D4D8A">
        <w:rPr>
          <w:rFonts w:ascii="Times New Roman" w:eastAsiaTheme="minorEastAsia" w:hAnsi="Times New Roman"/>
          <w:sz w:val="24"/>
          <w:szCs w:val="24"/>
          <w:lang w:eastAsia="ja-JP"/>
        </w:rPr>
        <w:t xml:space="preserve">The population of this study </w:t>
      </w:r>
      <w:r>
        <w:rPr>
          <w:rFonts w:ascii="Times New Roman" w:eastAsiaTheme="minorEastAsia" w:hAnsi="Times New Roman"/>
          <w:sz w:val="24"/>
          <w:szCs w:val="24"/>
          <w:lang w:eastAsia="ja-JP"/>
        </w:rPr>
        <w:t>included</w:t>
      </w:r>
      <w:r w:rsidRPr="007D4D8A">
        <w:rPr>
          <w:rFonts w:ascii="Times New Roman" w:eastAsiaTheme="minorEastAsia" w:hAnsi="Times New Roman"/>
          <w:sz w:val="24"/>
          <w:szCs w:val="24"/>
          <w:lang w:eastAsia="ja-JP"/>
        </w:rPr>
        <w:t xml:space="preserve"> all publicly traded U.S.-based organizations that </w:t>
      </w:r>
      <w:r>
        <w:rPr>
          <w:rFonts w:ascii="Times New Roman" w:eastAsiaTheme="minorEastAsia" w:hAnsi="Times New Roman"/>
          <w:sz w:val="24"/>
          <w:szCs w:val="24"/>
          <w:lang w:eastAsia="ja-JP"/>
        </w:rPr>
        <w:t>were</w:t>
      </w:r>
      <w:r w:rsidRPr="007D4D8A">
        <w:rPr>
          <w:rFonts w:ascii="Times New Roman" w:eastAsiaTheme="minorEastAsia" w:hAnsi="Times New Roman"/>
          <w:sz w:val="24"/>
          <w:szCs w:val="24"/>
          <w:lang w:eastAsia="ja-JP"/>
        </w:rPr>
        <w:t xml:space="preserve"> traded on the NASDAQ or NYSE. It examine</w:t>
      </w:r>
      <w:r>
        <w:rPr>
          <w:rFonts w:ascii="Times New Roman" w:eastAsiaTheme="minorEastAsia" w:hAnsi="Times New Roman"/>
          <w:sz w:val="24"/>
          <w:szCs w:val="24"/>
          <w:lang w:eastAsia="ja-JP"/>
        </w:rPr>
        <w:t>d</w:t>
      </w:r>
      <w:r w:rsidRPr="007D4D8A">
        <w:rPr>
          <w:rFonts w:ascii="Times New Roman" w:eastAsiaTheme="minorEastAsia" w:hAnsi="Times New Roman"/>
          <w:sz w:val="24"/>
          <w:szCs w:val="24"/>
          <w:lang w:eastAsia="ja-JP"/>
        </w:rPr>
        <w:t xml:space="preserve"> short-term (</w:t>
      </w:r>
      <w:r w:rsidR="00A005AB">
        <w:rPr>
          <w:rFonts w:ascii="Times New Roman" w:eastAsiaTheme="minorEastAsia" w:hAnsi="Times New Roman"/>
          <w:sz w:val="24"/>
          <w:szCs w:val="24"/>
          <w:lang w:eastAsia="ja-JP"/>
        </w:rPr>
        <w:t>three</w:t>
      </w:r>
      <w:r w:rsidRPr="007D4D8A">
        <w:rPr>
          <w:rFonts w:ascii="Times New Roman" w:eastAsiaTheme="minorEastAsia" w:hAnsi="Times New Roman"/>
          <w:sz w:val="24"/>
          <w:szCs w:val="24"/>
          <w:lang w:eastAsia="ja-JP"/>
        </w:rPr>
        <w:t xml:space="preserve"> month) stock volatility </w:t>
      </w:r>
      <w:r w:rsidR="00A005AB">
        <w:rPr>
          <w:rFonts w:ascii="Times New Roman" w:eastAsiaTheme="minorEastAsia" w:hAnsi="Times New Roman"/>
          <w:sz w:val="24"/>
          <w:szCs w:val="24"/>
          <w:lang w:eastAsia="ja-JP"/>
        </w:rPr>
        <w:t xml:space="preserve">preceding and </w:t>
      </w:r>
      <w:r w:rsidRPr="007D4D8A">
        <w:rPr>
          <w:rFonts w:ascii="Times New Roman" w:eastAsiaTheme="minorEastAsia" w:hAnsi="Times New Roman"/>
          <w:sz w:val="24"/>
          <w:szCs w:val="24"/>
          <w:lang w:eastAsia="ja-JP"/>
        </w:rPr>
        <w:t>following an executive leadership change during 2012</w:t>
      </w:r>
      <w:r>
        <w:rPr>
          <w:rFonts w:ascii="Times New Roman" w:eastAsiaTheme="minorEastAsia" w:hAnsi="Times New Roman"/>
          <w:sz w:val="24"/>
          <w:szCs w:val="24"/>
          <w:lang w:eastAsia="ja-JP"/>
        </w:rPr>
        <w:t xml:space="preserve"> and 2013. Executive leadership wa</w:t>
      </w:r>
      <w:r w:rsidRPr="007D4D8A">
        <w:rPr>
          <w:rFonts w:ascii="Times New Roman" w:eastAsiaTheme="minorEastAsia" w:hAnsi="Times New Roman"/>
          <w:sz w:val="24"/>
          <w:szCs w:val="24"/>
          <w:lang w:eastAsia="ja-JP"/>
        </w:rPr>
        <w:t xml:space="preserve">s defined as a Chief Executive Officer (CEO) or president.  The selection of participants involved all executive leadership changes </w:t>
      </w:r>
      <w:r>
        <w:rPr>
          <w:rFonts w:ascii="Times New Roman" w:eastAsiaTheme="minorEastAsia" w:hAnsi="Times New Roman"/>
          <w:sz w:val="24"/>
          <w:szCs w:val="24"/>
          <w:lang w:eastAsia="ja-JP"/>
        </w:rPr>
        <w:t>during 2012 and 2013.</w:t>
      </w:r>
      <w:r w:rsidRPr="007D4D8A">
        <w:rPr>
          <w:rFonts w:ascii="Times New Roman" w:eastAsiaTheme="minorEastAsia" w:hAnsi="Times New Roman"/>
          <w:sz w:val="24"/>
          <w:szCs w:val="24"/>
          <w:lang w:eastAsia="ja-JP"/>
        </w:rPr>
        <w:t xml:space="preserve"> </w:t>
      </w:r>
    </w:p>
    <w:p w14:paraId="38392F18" w14:textId="77777777" w:rsidR="003A7EC1" w:rsidRPr="00043015" w:rsidRDefault="003A7EC1" w:rsidP="003A7EC1">
      <w:pPr>
        <w:pStyle w:val="Heading2"/>
      </w:pPr>
      <w:bookmarkStart w:id="197" w:name="_Toc248310337"/>
      <w:bookmarkStart w:id="198" w:name="_Toc260565982"/>
      <w:bookmarkStart w:id="199" w:name="_Toc261381285"/>
      <w:bookmarkStart w:id="200" w:name="_Toc261382096"/>
      <w:r w:rsidRPr="00043015">
        <w:t>Sampling Procedures</w:t>
      </w:r>
      <w:bookmarkEnd w:id="197"/>
      <w:bookmarkEnd w:id="198"/>
      <w:bookmarkEnd w:id="199"/>
      <w:bookmarkEnd w:id="200"/>
    </w:p>
    <w:p w14:paraId="04D06B30" w14:textId="77777777" w:rsidR="003A7EC1" w:rsidRPr="00BB024F" w:rsidRDefault="003A7EC1" w:rsidP="003A7EC1">
      <w:pPr>
        <w:pStyle w:val="NormalWeb"/>
        <w:shd w:val="clear" w:color="auto" w:fill="FFFFFF"/>
        <w:spacing w:before="0" w:beforeAutospacing="0" w:after="0" w:afterAutospacing="0" w:line="480" w:lineRule="auto"/>
        <w:ind w:firstLine="720"/>
        <w:rPr>
          <w:rFonts w:ascii="Times New Roman" w:eastAsiaTheme="minorEastAsia" w:hAnsi="Times New Roman"/>
          <w:sz w:val="24"/>
          <w:szCs w:val="24"/>
          <w:lang w:eastAsia="ja-JP"/>
        </w:rPr>
      </w:pPr>
      <w:r w:rsidRPr="00BB024F">
        <w:rPr>
          <w:rFonts w:ascii="Times New Roman" w:eastAsiaTheme="minorEastAsia" w:hAnsi="Times New Roman"/>
          <w:sz w:val="24"/>
          <w:szCs w:val="24"/>
          <w:lang w:eastAsia="ja-JP"/>
        </w:rPr>
        <w:t>The researcher first obtain</w:t>
      </w:r>
      <w:r>
        <w:rPr>
          <w:rFonts w:ascii="Times New Roman" w:eastAsiaTheme="minorEastAsia" w:hAnsi="Times New Roman"/>
          <w:sz w:val="24"/>
          <w:szCs w:val="24"/>
          <w:lang w:eastAsia="ja-JP"/>
        </w:rPr>
        <w:t>ed</w:t>
      </w:r>
      <w:r w:rsidRPr="00BB024F">
        <w:rPr>
          <w:rFonts w:ascii="Times New Roman" w:eastAsiaTheme="minorEastAsia" w:hAnsi="Times New Roman"/>
          <w:sz w:val="24"/>
          <w:szCs w:val="24"/>
          <w:lang w:eastAsia="ja-JP"/>
        </w:rPr>
        <w:t xml:space="preserve"> a list of every executive leadership change over the </w:t>
      </w:r>
      <w:r>
        <w:rPr>
          <w:rFonts w:ascii="Times New Roman" w:eastAsiaTheme="minorEastAsia" w:hAnsi="Times New Roman"/>
          <w:sz w:val="24"/>
          <w:szCs w:val="24"/>
          <w:lang w:eastAsia="ja-JP"/>
        </w:rPr>
        <w:t>years of 2012 and 2013</w:t>
      </w:r>
      <w:r w:rsidRPr="00BB024F">
        <w:rPr>
          <w:rFonts w:ascii="Times New Roman" w:eastAsiaTheme="minorEastAsia" w:hAnsi="Times New Roman"/>
          <w:sz w:val="24"/>
          <w:szCs w:val="24"/>
          <w:lang w:eastAsia="ja-JP"/>
        </w:rPr>
        <w:t xml:space="preserve"> within the scope of the study. The </w:t>
      </w:r>
      <w:r>
        <w:rPr>
          <w:rFonts w:ascii="Times New Roman" w:eastAsiaTheme="minorEastAsia" w:hAnsi="Times New Roman"/>
          <w:sz w:val="24"/>
          <w:szCs w:val="24"/>
          <w:lang w:eastAsia="ja-JP"/>
        </w:rPr>
        <w:t>researcher downloaded the information from either the</w:t>
      </w:r>
      <w:r w:rsidRPr="00BB024F">
        <w:rPr>
          <w:rFonts w:ascii="Times New Roman" w:eastAsiaTheme="minorEastAsia" w:hAnsi="Times New Roman"/>
          <w:sz w:val="24"/>
          <w:szCs w:val="24"/>
          <w:lang w:eastAsia="ja-JP"/>
        </w:rPr>
        <w:t xml:space="preserve"> NYSE or NASDAQ website</w:t>
      </w:r>
      <w:r>
        <w:rPr>
          <w:rFonts w:ascii="Times New Roman" w:eastAsiaTheme="minorEastAsia" w:hAnsi="Times New Roman"/>
          <w:sz w:val="24"/>
          <w:szCs w:val="24"/>
          <w:lang w:eastAsia="ja-JP"/>
        </w:rPr>
        <w:t xml:space="preserve">s. </w:t>
      </w:r>
      <w:r w:rsidRPr="00BB024F">
        <w:rPr>
          <w:rFonts w:ascii="Times New Roman" w:eastAsiaTheme="minorEastAsia" w:hAnsi="Times New Roman"/>
          <w:sz w:val="24"/>
          <w:szCs w:val="24"/>
          <w:lang w:eastAsia="ja-JP"/>
        </w:rPr>
        <w:t>Both websites allow</w:t>
      </w:r>
      <w:r>
        <w:rPr>
          <w:rFonts w:ascii="Times New Roman" w:eastAsiaTheme="minorEastAsia" w:hAnsi="Times New Roman"/>
          <w:sz w:val="24"/>
          <w:szCs w:val="24"/>
          <w:lang w:eastAsia="ja-JP"/>
        </w:rPr>
        <w:t>ed</w:t>
      </w:r>
      <w:r w:rsidRPr="00BB024F">
        <w:rPr>
          <w:rFonts w:ascii="Times New Roman" w:eastAsiaTheme="minorEastAsia" w:hAnsi="Times New Roman"/>
          <w:sz w:val="24"/>
          <w:szCs w:val="24"/>
          <w:lang w:eastAsia="ja-JP"/>
        </w:rPr>
        <w:t xml:space="preserve"> the data to be downloaded in Excel spreadsheet format. </w:t>
      </w:r>
      <w:r w:rsidRPr="007D4D8A">
        <w:rPr>
          <w:rFonts w:ascii="Times New Roman" w:eastAsiaTheme="minorEastAsia" w:hAnsi="Times New Roman"/>
          <w:sz w:val="24"/>
          <w:szCs w:val="24"/>
          <w:lang w:eastAsia="ja-JP"/>
        </w:rPr>
        <w:t>This study use</w:t>
      </w:r>
      <w:r>
        <w:rPr>
          <w:rFonts w:ascii="Times New Roman" w:eastAsiaTheme="minorEastAsia" w:hAnsi="Times New Roman"/>
          <w:sz w:val="24"/>
          <w:szCs w:val="24"/>
          <w:lang w:eastAsia="ja-JP"/>
        </w:rPr>
        <w:t xml:space="preserve">d a sampling technique </w:t>
      </w:r>
      <w:r w:rsidRPr="007D4D8A">
        <w:rPr>
          <w:rFonts w:ascii="Times New Roman" w:eastAsiaTheme="minorEastAsia" w:hAnsi="Times New Roman"/>
          <w:sz w:val="24"/>
          <w:szCs w:val="24"/>
          <w:lang w:eastAsia="ja-JP"/>
        </w:rPr>
        <w:t xml:space="preserve">by which the entire population </w:t>
      </w:r>
      <w:r>
        <w:rPr>
          <w:rFonts w:ascii="Times New Roman" w:eastAsiaTheme="minorEastAsia" w:hAnsi="Times New Roman"/>
          <w:sz w:val="24"/>
          <w:szCs w:val="24"/>
          <w:lang w:eastAsia="ja-JP"/>
        </w:rPr>
        <w:t>was</w:t>
      </w:r>
      <w:r w:rsidRPr="007D4D8A">
        <w:rPr>
          <w:rFonts w:ascii="Times New Roman" w:eastAsiaTheme="minorEastAsia" w:hAnsi="Times New Roman"/>
          <w:sz w:val="24"/>
          <w:szCs w:val="24"/>
          <w:lang w:eastAsia="ja-JP"/>
        </w:rPr>
        <w:t xml:space="preserve"> divided into clusters ba</w:t>
      </w:r>
      <w:r>
        <w:rPr>
          <w:rFonts w:ascii="Times New Roman" w:eastAsiaTheme="minorEastAsia" w:hAnsi="Times New Roman"/>
          <w:sz w:val="24"/>
          <w:szCs w:val="24"/>
          <w:lang w:eastAsia="ja-JP"/>
        </w:rPr>
        <w:t>sed on ICB classification, and all eligible members of the population were included in the study</w:t>
      </w:r>
      <w:r w:rsidRPr="00742686">
        <w:rPr>
          <w:rFonts w:ascii="Times New Roman" w:eastAsiaTheme="minorEastAsia" w:hAnsi="Times New Roman"/>
          <w:sz w:val="24"/>
          <w:szCs w:val="24"/>
          <w:lang w:eastAsia="ja-JP"/>
        </w:rPr>
        <w:t xml:space="preserve">. The researcher </w:t>
      </w:r>
      <w:r>
        <w:rPr>
          <w:rFonts w:ascii="Times New Roman" w:eastAsiaTheme="minorEastAsia" w:hAnsi="Times New Roman"/>
          <w:sz w:val="24"/>
          <w:szCs w:val="24"/>
          <w:lang w:eastAsia="ja-JP"/>
        </w:rPr>
        <w:t>first identified</w:t>
      </w:r>
      <w:r w:rsidRPr="00742686">
        <w:rPr>
          <w:rFonts w:ascii="Times New Roman" w:eastAsiaTheme="minorEastAsia" w:hAnsi="Times New Roman"/>
          <w:sz w:val="24"/>
          <w:szCs w:val="24"/>
          <w:lang w:eastAsia="ja-JP"/>
        </w:rPr>
        <w:t xml:space="preserve"> </w:t>
      </w:r>
      <w:r>
        <w:rPr>
          <w:rFonts w:ascii="Times New Roman" w:eastAsiaTheme="minorEastAsia" w:hAnsi="Times New Roman"/>
          <w:sz w:val="24"/>
          <w:szCs w:val="24"/>
          <w:lang w:eastAsia="ja-JP"/>
        </w:rPr>
        <w:t>all</w:t>
      </w:r>
      <w:r w:rsidRPr="00742686">
        <w:rPr>
          <w:rFonts w:ascii="Times New Roman" w:eastAsiaTheme="minorEastAsia" w:hAnsi="Times New Roman"/>
          <w:sz w:val="24"/>
          <w:szCs w:val="24"/>
          <w:lang w:eastAsia="ja-JP"/>
        </w:rPr>
        <w:t xml:space="preserve"> executive leadership changes </w:t>
      </w:r>
      <w:r>
        <w:rPr>
          <w:rFonts w:ascii="Times New Roman" w:eastAsiaTheme="minorEastAsia" w:hAnsi="Times New Roman"/>
          <w:sz w:val="24"/>
          <w:szCs w:val="24"/>
          <w:lang w:eastAsia="ja-JP"/>
        </w:rPr>
        <w:t>during the years 2012 and 2013 that occurred in</w:t>
      </w:r>
      <w:r w:rsidRPr="00742686">
        <w:rPr>
          <w:rFonts w:ascii="Times New Roman" w:eastAsiaTheme="minorEastAsia" w:hAnsi="Times New Roman"/>
          <w:sz w:val="24"/>
          <w:szCs w:val="24"/>
          <w:lang w:eastAsia="ja-JP"/>
        </w:rPr>
        <w:t xml:space="preserve"> publicly traded Fortune 1000 U.S. companies. She then calculate</w:t>
      </w:r>
      <w:r>
        <w:rPr>
          <w:rFonts w:ascii="Times New Roman" w:eastAsiaTheme="minorEastAsia" w:hAnsi="Times New Roman"/>
          <w:sz w:val="24"/>
          <w:szCs w:val="24"/>
          <w:lang w:eastAsia="ja-JP"/>
        </w:rPr>
        <w:t>d</w:t>
      </w:r>
      <w:r w:rsidRPr="00742686">
        <w:rPr>
          <w:rFonts w:ascii="Times New Roman" w:eastAsiaTheme="minorEastAsia" w:hAnsi="Times New Roman"/>
          <w:sz w:val="24"/>
          <w:szCs w:val="24"/>
          <w:lang w:eastAsia="ja-JP"/>
        </w:rPr>
        <w:t xml:space="preserve"> prior </w:t>
      </w:r>
      <w:proofErr w:type="gramStart"/>
      <w:r w:rsidRPr="00742686">
        <w:rPr>
          <w:rFonts w:ascii="Times New Roman" w:eastAsiaTheme="minorEastAsia" w:hAnsi="Times New Roman"/>
          <w:sz w:val="24"/>
          <w:szCs w:val="24"/>
          <w:lang w:eastAsia="ja-JP"/>
        </w:rPr>
        <w:t>three month</w:t>
      </w:r>
      <w:proofErr w:type="gramEnd"/>
      <w:r w:rsidRPr="00742686">
        <w:rPr>
          <w:rFonts w:ascii="Times New Roman" w:eastAsiaTheme="minorEastAsia" w:hAnsi="Times New Roman"/>
          <w:sz w:val="24"/>
          <w:szCs w:val="24"/>
          <w:lang w:eastAsia="ja-JP"/>
        </w:rPr>
        <w:t xml:space="preserve"> volatility rates, then the volatility rates of the next three months following an executive leadership change. Once this data </w:t>
      </w:r>
      <w:r>
        <w:rPr>
          <w:rFonts w:ascii="Times New Roman" w:eastAsiaTheme="minorEastAsia" w:hAnsi="Times New Roman"/>
          <w:sz w:val="24"/>
          <w:szCs w:val="24"/>
          <w:lang w:eastAsia="ja-JP"/>
        </w:rPr>
        <w:t>was</w:t>
      </w:r>
      <w:r w:rsidRPr="00742686">
        <w:rPr>
          <w:rFonts w:ascii="Times New Roman" w:eastAsiaTheme="minorEastAsia" w:hAnsi="Times New Roman"/>
          <w:sz w:val="24"/>
          <w:szCs w:val="24"/>
          <w:lang w:eastAsia="ja-JP"/>
        </w:rPr>
        <w:t xml:space="preserve"> analyzed, she answer</w:t>
      </w:r>
      <w:r>
        <w:rPr>
          <w:rFonts w:ascii="Times New Roman" w:eastAsiaTheme="minorEastAsia" w:hAnsi="Times New Roman"/>
          <w:sz w:val="24"/>
          <w:szCs w:val="24"/>
          <w:lang w:eastAsia="ja-JP"/>
        </w:rPr>
        <w:t>ed</w:t>
      </w:r>
      <w:r w:rsidRPr="00742686">
        <w:rPr>
          <w:rFonts w:ascii="Times New Roman" w:eastAsiaTheme="minorEastAsia" w:hAnsi="Times New Roman"/>
          <w:sz w:val="24"/>
          <w:szCs w:val="24"/>
          <w:lang w:eastAsia="ja-JP"/>
        </w:rPr>
        <w:t xml:space="preserve"> the questions, listed in this section, using information obtained in the results.</w:t>
      </w:r>
    </w:p>
    <w:p w14:paraId="4AACBE25" w14:textId="77777777" w:rsidR="003A7EC1" w:rsidRPr="00043015" w:rsidRDefault="003A7EC1" w:rsidP="003A7EC1">
      <w:pPr>
        <w:pStyle w:val="Heading2"/>
      </w:pPr>
      <w:bookmarkStart w:id="201" w:name="_Toc237268772"/>
      <w:bookmarkStart w:id="202" w:name="_Toc248310338"/>
      <w:bookmarkStart w:id="203" w:name="_Toc260565983"/>
      <w:bookmarkStart w:id="204" w:name="_Toc261381286"/>
      <w:bookmarkStart w:id="205" w:name="_Toc261382097"/>
      <w:r w:rsidRPr="00043015">
        <w:lastRenderedPageBreak/>
        <w:t>Instrumentation</w:t>
      </w:r>
      <w:bookmarkEnd w:id="201"/>
      <w:bookmarkEnd w:id="202"/>
      <w:bookmarkEnd w:id="203"/>
      <w:bookmarkEnd w:id="204"/>
      <w:bookmarkEnd w:id="205"/>
    </w:p>
    <w:p w14:paraId="600763A3" w14:textId="77777777" w:rsidR="003A7EC1" w:rsidRPr="00B70E9C" w:rsidRDefault="003A7EC1" w:rsidP="003A7EC1">
      <w:pPr>
        <w:rPr>
          <w:rFonts w:cs="Times New Roman"/>
        </w:rPr>
      </w:pPr>
      <w:r w:rsidRPr="00B70E9C">
        <w:rPr>
          <w:rFonts w:cs="Times New Roman"/>
        </w:rPr>
        <w:t>The study involve</w:t>
      </w:r>
      <w:r>
        <w:rPr>
          <w:rFonts w:cs="Times New Roman"/>
        </w:rPr>
        <w:t>d</w:t>
      </w:r>
      <w:r w:rsidRPr="00B70E9C">
        <w:rPr>
          <w:rFonts w:cs="Times New Roman"/>
        </w:rPr>
        <w:t xml:space="preserve"> a spreadsheet formula used to measure volatility. This formula is the standard universal formula used by the NASDAQ</w:t>
      </w:r>
      <w:r>
        <w:rPr>
          <w:rFonts w:cs="Times New Roman"/>
        </w:rPr>
        <w:t xml:space="preserve"> to calculate volatility. This wa</w:t>
      </w:r>
      <w:r w:rsidRPr="00B70E9C">
        <w:rPr>
          <w:rFonts w:cs="Times New Roman"/>
        </w:rPr>
        <w:t>s appropriate because the formula is accurate and is the universal formula used in stock</w:t>
      </w:r>
      <w:r>
        <w:rPr>
          <w:rFonts w:cs="Times New Roman"/>
        </w:rPr>
        <w:t xml:space="preserve"> analysis. The instrumentation wa</w:t>
      </w:r>
      <w:r w:rsidRPr="00B70E9C">
        <w:rPr>
          <w:rFonts w:cs="Times New Roman"/>
        </w:rPr>
        <w:t>s also reliable bec</w:t>
      </w:r>
      <w:r>
        <w:rPr>
          <w:rFonts w:cs="Times New Roman"/>
        </w:rPr>
        <w:t>ause it is objective and there wa</w:t>
      </w:r>
      <w:r w:rsidRPr="00B70E9C">
        <w:rPr>
          <w:rFonts w:cs="Times New Roman"/>
        </w:rPr>
        <w:t xml:space="preserve">s little or no room for researcher bias.  Stock volatility is always measured using the standard deviation formula. According to Roll (1984), “The symbol σ is used for volatility, and corresponds to standard deviation.” The standard deviation formula measures how far above or below the mean figures within a given </w:t>
      </w:r>
      <w:proofErr w:type="gramStart"/>
      <w:r w:rsidRPr="00B70E9C">
        <w:rPr>
          <w:rFonts w:cs="Times New Roman"/>
        </w:rPr>
        <w:t>time period</w:t>
      </w:r>
      <w:proofErr w:type="gramEnd"/>
      <w:r w:rsidRPr="00B70E9C">
        <w:rPr>
          <w:rFonts w:cs="Times New Roman"/>
        </w:rPr>
        <w:t xml:space="preserve"> fall.</w:t>
      </w:r>
    </w:p>
    <w:p w14:paraId="16864806" w14:textId="77777777" w:rsidR="003A7EC1" w:rsidRPr="00043015" w:rsidRDefault="003A7EC1" w:rsidP="003A7EC1">
      <w:pPr>
        <w:pStyle w:val="Heading2"/>
      </w:pPr>
      <w:bookmarkStart w:id="206" w:name="_Toc237268774"/>
      <w:bookmarkStart w:id="207" w:name="_Toc248310339"/>
      <w:bookmarkStart w:id="208" w:name="_Toc260565984"/>
      <w:bookmarkStart w:id="209" w:name="_Toc261381287"/>
      <w:bookmarkStart w:id="210" w:name="_Toc261382098"/>
      <w:r w:rsidRPr="00043015">
        <w:t>Instrument Reliability</w:t>
      </w:r>
      <w:bookmarkEnd w:id="206"/>
      <w:bookmarkEnd w:id="207"/>
      <w:bookmarkEnd w:id="208"/>
      <w:bookmarkEnd w:id="209"/>
      <w:bookmarkEnd w:id="210"/>
    </w:p>
    <w:p w14:paraId="3885BF8F" w14:textId="77777777" w:rsidR="003A7EC1" w:rsidRPr="0059725C" w:rsidRDefault="003A7EC1" w:rsidP="003A7EC1">
      <w:pPr>
        <w:rPr>
          <w:rFonts w:cs="Times New Roman"/>
        </w:rPr>
      </w:pPr>
      <w:r w:rsidRPr="00A3004D">
        <w:rPr>
          <w:rFonts w:cs="Times New Roman"/>
        </w:rPr>
        <w:t xml:space="preserve">Findings from research are dependable only if the data collection instrument </w:t>
      </w:r>
      <w:r w:rsidRPr="005E4D0B">
        <w:rPr>
          <w:rFonts w:cs="Times New Roman"/>
        </w:rPr>
        <w:t>is relia</w:t>
      </w:r>
      <w:r>
        <w:rPr>
          <w:rFonts w:cs="Times New Roman"/>
        </w:rPr>
        <w:t>ble and valid.  The instrument was reliable because the data wa</w:t>
      </w:r>
      <w:r w:rsidRPr="005E4D0B">
        <w:rPr>
          <w:rFonts w:cs="Times New Roman"/>
        </w:rPr>
        <w:t xml:space="preserve">s verified due to the nature by </w:t>
      </w:r>
      <w:r>
        <w:rPr>
          <w:rFonts w:cs="Times New Roman"/>
        </w:rPr>
        <w:t xml:space="preserve">which it was obtained (NASDAQ and </w:t>
      </w:r>
      <w:r w:rsidRPr="005E4D0B">
        <w:rPr>
          <w:rFonts w:cs="Times New Roman"/>
        </w:rPr>
        <w:t xml:space="preserve">NYSE websites). </w:t>
      </w:r>
      <w:r w:rsidRPr="008E6A8F">
        <w:rPr>
          <w:rFonts w:cs="Times New Roman"/>
        </w:rPr>
        <w:t>The measurement and analysi</w:t>
      </w:r>
      <w:r>
        <w:rPr>
          <w:rFonts w:cs="Times New Roman"/>
        </w:rPr>
        <w:t xml:space="preserve">s tool </w:t>
      </w:r>
      <w:proofErr w:type="gramStart"/>
      <w:r>
        <w:rPr>
          <w:rFonts w:cs="Times New Roman"/>
        </w:rPr>
        <w:t>wa</w:t>
      </w:r>
      <w:r w:rsidRPr="008E6A8F">
        <w:rPr>
          <w:rFonts w:cs="Times New Roman"/>
        </w:rPr>
        <w:t>s</w:t>
      </w:r>
      <w:proofErr w:type="gramEnd"/>
      <w:r w:rsidRPr="008E6A8F">
        <w:rPr>
          <w:rFonts w:cs="Times New Roman"/>
        </w:rPr>
        <w:t xml:space="preserve"> reliable because it is the universal standard by which volatility is calculated according to NASDAQ and NYSE. The researcher will also use reliability measures.</w:t>
      </w:r>
      <w:r>
        <w:rPr>
          <w:rFonts w:cs="Times New Roman"/>
        </w:rPr>
        <w:t xml:space="preserve"> The tool relies almost primarily on the standard deviation formula, which has been used in similar studies and according to Meier et al (2010), is the exclusive measurement for measuring volatility.</w:t>
      </w:r>
    </w:p>
    <w:p w14:paraId="7E129F52" w14:textId="77777777" w:rsidR="003A7EC1" w:rsidRPr="00043015" w:rsidRDefault="003A7EC1" w:rsidP="003A7EC1">
      <w:pPr>
        <w:pStyle w:val="Heading2"/>
      </w:pPr>
      <w:bookmarkStart w:id="211" w:name="_Toc237268775"/>
      <w:bookmarkStart w:id="212" w:name="_Toc248310340"/>
      <w:bookmarkStart w:id="213" w:name="_Toc260565985"/>
      <w:bookmarkStart w:id="214" w:name="_Toc261381288"/>
      <w:bookmarkStart w:id="215" w:name="_Toc261382099"/>
      <w:r w:rsidRPr="00043015">
        <w:t>Assessment of Internal and External Validity</w:t>
      </w:r>
      <w:bookmarkEnd w:id="211"/>
      <w:bookmarkEnd w:id="212"/>
      <w:bookmarkEnd w:id="213"/>
      <w:bookmarkEnd w:id="214"/>
      <w:bookmarkEnd w:id="215"/>
    </w:p>
    <w:p w14:paraId="2B770CD8" w14:textId="77777777" w:rsidR="003A7EC1" w:rsidRPr="003A1FDA" w:rsidRDefault="003A7EC1" w:rsidP="003A7EC1">
      <w:pPr>
        <w:rPr>
          <w:rFonts w:cs="Times New Roman"/>
        </w:rPr>
      </w:pPr>
      <w:r w:rsidRPr="003A1FDA">
        <w:rPr>
          <w:rFonts w:cs="Times New Roman"/>
        </w:rPr>
        <w:t xml:space="preserve">Validity is the extent to which a test measures what it is supposed to measure and that it measures the population that it is supposed to measure, in this case stock volatility and Fortune 1000 companies who have had an executive leadership change. According to </w:t>
      </w:r>
      <w:r w:rsidRPr="003A1FDA">
        <w:rPr>
          <w:rFonts w:cs="Times New Roman"/>
        </w:rPr>
        <w:lastRenderedPageBreak/>
        <w:t xml:space="preserve">Craig (2013), the types of validity are categorized as content validity, face validity, predictive validity, concurrent validity, and construct validity. Craig asserts that content validity and face validity ensure that </w:t>
      </w:r>
      <w:r>
        <w:rPr>
          <w:rFonts w:cs="Times New Roman"/>
        </w:rPr>
        <w:t>the study measured</w:t>
      </w:r>
      <w:r w:rsidRPr="003A1FDA">
        <w:rPr>
          <w:rFonts w:cs="Times New Roman"/>
        </w:rPr>
        <w:t xml:space="preserve"> what </w:t>
      </w:r>
      <w:r>
        <w:rPr>
          <w:rFonts w:cs="Times New Roman"/>
        </w:rPr>
        <w:t>it was</w:t>
      </w:r>
      <w:r w:rsidRPr="003A1FDA">
        <w:rPr>
          <w:rFonts w:cs="Times New Roman"/>
        </w:rPr>
        <w:t xml:space="preserve"> supposed to, in this case stock prices. Since </w:t>
      </w:r>
      <w:r>
        <w:rPr>
          <w:rFonts w:cs="Times New Roman"/>
        </w:rPr>
        <w:t>the study</w:t>
      </w:r>
      <w:r w:rsidRPr="003A1FDA">
        <w:rPr>
          <w:rFonts w:cs="Times New Roman"/>
        </w:rPr>
        <w:t xml:space="preserve"> </w:t>
      </w:r>
      <w:r>
        <w:rPr>
          <w:rFonts w:cs="Times New Roman"/>
        </w:rPr>
        <w:t>looked</w:t>
      </w:r>
      <w:r w:rsidRPr="003A1FDA">
        <w:rPr>
          <w:rFonts w:cs="Times New Roman"/>
        </w:rPr>
        <w:t xml:space="preserve"> at officially reported stock prices, and not another document like the balance sheet or financial statements, this measurement will measure the correct content.</w:t>
      </w:r>
    </w:p>
    <w:p w14:paraId="11347E48" w14:textId="77777777" w:rsidR="003A7EC1" w:rsidRPr="003A1FDA" w:rsidRDefault="003A7EC1" w:rsidP="003A7EC1">
      <w:pPr>
        <w:rPr>
          <w:rFonts w:cs="Times New Roman"/>
          <w:highlight w:val="yellow"/>
        </w:rPr>
      </w:pPr>
      <w:r w:rsidRPr="003A1FDA">
        <w:rPr>
          <w:rFonts w:cs="Times New Roman"/>
        </w:rPr>
        <w:t>Basically</w:t>
      </w:r>
      <w:r>
        <w:rPr>
          <w:rFonts w:cs="Times New Roman"/>
        </w:rPr>
        <w:t>,</w:t>
      </w:r>
      <w:r w:rsidRPr="003A1FDA">
        <w:rPr>
          <w:rFonts w:cs="Times New Roman"/>
        </w:rPr>
        <w:t xml:space="preserve"> face validity refers to the degree to which a test appears to measure what it purports to measure. The criterion-oriented or predictive validity provides an empirical check for the value of a particular test. Craig explains it as such, “When you are expecting a future performance based on the scores obtained currently by the measure, correlate the scores obtained with the performance.  The later performance is called the </w:t>
      </w:r>
      <w:proofErr w:type="gramStart"/>
      <w:r w:rsidRPr="003A1FDA">
        <w:rPr>
          <w:rFonts w:cs="Times New Roman"/>
        </w:rPr>
        <w:t>criterion</w:t>
      </w:r>
      <w:proofErr w:type="gramEnd"/>
      <w:r w:rsidRPr="003A1FDA">
        <w:rPr>
          <w:rFonts w:cs="Times New Roman"/>
        </w:rPr>
        <w:t xml:space="preserve"> and the current score is the prediction.” For this reason, it is important to identify the correlation coefficient, which is a “statistical summary of the relation between two variables” (Cronbach, 1990). The correlati</w:t>
      </w:r>
      <w:r>
        <w:rPr>
          <w:rFonts w:cs="Times New Roman"/>
        </w:rPr>
        <w:t xml:space="preserve">on coefficient in this project </w:t>
      </w:r>
      <w:r w:rsidRPr="003A1FDA">
        <w:rPr>
          <w:rFonts w:cs="Times New Roman"/>
        </w:rPr>
        <w:t>us</w:t>
      </w:r>
      <w:r>
        <w:rPr>
          <w:rFonts w:cs="Times New Roman"/>
        </w:rPr>
        <w:t>ed</w:t>
      </w:r>
      <w:r w:rsidRPr="003A1FDA">
        <w:rPr>
          <w:rFonts w:cs="Times New Roman"/>
        </w:rPr>
        <w:t xml:space="preserve"> the t-test and double checking for correct standard deviation formulas. </w:t>
      </w:r>
    </w:p>
    <w:p w14:paraId="25DD5265" w14:textId="77777777" w:rsidR="003A7EC1" w:rsidRPr="0065558A" w:rsidRDefault="003A7EC1" w:rsidP="003A7EC1">
      <w:pPr>
        <w:rPr>
          <w:rFonts w:cs="Times New Roman"/>
        </w:rPr>
      </w:pPr>
      <w:r w:rsidRPr="003458A3">
        <w:rPr>
          <w:rFonts w:cs="Times New Roman"/>
        </w:rPr>
        <w:t xml:space="preserve">Although concurrent validity </w:t>
      </w:r>
      <w:r>
        <w:rPr>
          <w:rFonts w:cs="Times New Roman"/>
        </w:rPr>
        <w:t>was</w:t>
      </w:r>
      <w:r w:rsidRPr="003458A3">
        <w:rPr>
          <w:rFonts w:cs="Times New Roman"/>
        </w:rPr>
        <w:t xml:space="preserve"> not used in this project as it is not an improvement on an older process, it </w:t>
      </w:r>
      <w:r>
        <w:rPr>
          <w:rFonts w:cs="Times New Roman"/>
        </w:rPr>
        <w:t>is only useful</w:t>
      </w:r>
      <w:r w:rsidRPr="003458A3">
        <w:rPr>
          <w:rFonts w:cs="Times New Roman"/>
        </w:rPr>
        <w:t xml:space="preserve"> to discuss it as one of the many constructs of overall validity. Concurrent validity addresses </w:t>
      </w:r>
      <w:proofErr w:type="gramStart"/>
      <w:r w:rsidRPr="003458A3">
        <w:rPr>
          <w:rFonts w:cs="Times New Roman"/>
        </w:rPr>
        <w:t>whether or not</w:t>
      </w:r>
      <w:proofErr w:type="gramEnd"/>
      <w:r w:rsidRPr="003458A3">
        <w:rPr>
          <w:rFonts w:cs="Times New Roman"/>
        </w:rPr>
        <w:t xml:space="preserve"> results can be duplicated from one test to another, often in the case of a more efficient procedure replacing an older, cumbersome one. On the other hand, </w:t>
      </w:r>
      <w:r w:rsidRPr="003458A3">
        <w:rPr>
          <w:rFonts w:cs="Times New Roman"/>
          <w:b/>
        </w:rPr>
        <w:t>“</w:t>
      </w:r>
      <w:r w:rsidRPr="003458A3">
        <w:rPr>
          <w:rFonts w:cs="Times New Roman"/>
        </w:rPr>
        <w:t xml:space="preserve">construct validity is the degree to which a test measures an intended hypothetical construct” (Craig, 2013). This validity measure identifies how well the test correlates to the more abstract themes behind the research project, in this case, stockholder perception of an executive leadership change. </w:t>
      </w:r>
    </w:p>
    <w:p w14:paraId="36AEB60C" w14:textId="77777777" w:rsidR="003A7EC1" w:rsidRPr="003A1FDA" w:rsidRDefault="003A7EC1" w:rsidP="003A7EC1">
      <w:pPr>
        <w:pStyle w:val="Heading2"/>
      </w:pPr>
      <w:bookmarkStart w:id="216" w:name="_Toc260565986"/>
      <w:bookmarkStart w:id="217" w:name="_Toc261381289"/>
      <w:bookmarkStart w:id="218" w:name="_Toc261382100"/>
      <w:r w:rsidRPr="003A1FDA">
        <w:lastRenderedPageBreak/>
        <w:t>Reliability Measures</w:t>
      </w:r>
      <w:bookmarkEnd w:id="216"/>
      <w:bookmarkEnd w:id="217"/>
      <w:bookmarkEnd w:id="218"/>
    </w:p>
    <w:p w14:paraId="678ABD87" w14:textId="77777777" w:rsidR="003A7EC1" w:rsidRPr="003A1FDA" w:rsidRDefault="003A7EC1" w:rsidP="003A7EC1">
      <w:pPr>
        <w:shd w:val="clear" w:color="auto" w:fill="FFFFFF"/>
        <w:textAlignment w:val="baseline"/>
        <w:rPr>
          <w:rFonts w:cs="Times New Roman"/>
        </w:rPr>
      </w:pPr>
      <w:r w:rsidRPr="003A1FDA">
        <w:rPr>
          <w:rFonts w:cs="Times New Roman"/>
        </w:rPr>
        <w:t>Although they complement each other, reliability and validity are two separate concepts that each support the accuracy of the findings. Carlson (2009) posits that i</w:t>
      </w:r>
      <w:r w:rsidRPr="00475016">
        <w:rPr>
          <w:rFonts w:cs="Times New Roman"/>
        </w:rPr>
        <w:t>n terms of</w:t>
      </w:r>
      <w:r w:rsidRPr="003A1FDA">
        <w:rPr>
          <w:rFonts w:cs="Times New Roman"/>
        </w:rPr>
        <w:t> accuracy and precision</w:t>
      </w:r>
      <w:r w:rsidRPr="00475016">
        <w:rPr>
          <w:rFonts w:cs="Times New Roman"/>
        </w:rPr>
        <w:t>, reliability is a more accurate way of describing precision, while validity is a more precise way of describing accuracy.</w:t>
      </w:r>
      <w:r w:rsidRPr="003A1FDA">
        <w:rPr>
          <w:rFonts w:cs="Times New Roman"/>
        </w:rPr>
        <w:t xml:space="preserve"> While validity ensures that the researcher is using the tools, procedures, and measurement tests to most accurately answer the research questions and hypotheses, reliability measures ensure that the data is being measured accurately. In quantitative studies, data is more reliably than in studies where human subjects are involved, as data is not affected by external factors such as </w:t>
      </w:r>
      <w:r>
        <w:rPr>
          <w:rFonts w:cs="Times New Roman"/>
        </w:rPr>
        <w:t xml:space="preserve">emotion or fatigue. </w:t>
      </w:r>
      <w:r w:rsidRPr="003A1FDA">
        <w:rPr>
          <w:rFonts w:cs="Times New Roman"/>
        </w:rPr>
        <w:t>However, the researcher calculate</w:t>
      </w:r>
      <w:r>
        <w:rPr>
          <w:rFonts w:cs="Times New Roman"/>
        </w:rPr>
        <w:t>d</w:t>
      </w:r>
      <w:r w:rsidRPr="003A1FDA">
        <w:rPr>
          <w:rFonts w:cs="Times New Roman"/>
        </w:rPr>
        <w:t xml:space="preserve"> the standard error of the mean, “which identifies the range of mean estimates” (Meier et al, 2010). This is highly dependent on the sample p</w:t>
      </w:r>
      <w:r>
        <w:rPr>
          <w:rFonts w:cs="Times New Roman"/>
        </w:rPr>
        <w:t>opulation size. The formula is:</w:t>
      </w:r>
    </w:p>
    <w:p w14:paraId="5095D5B5" w14:textId="77777777" w:rsidR="003A7EC1" w:rsidRDefault="003A7EC1" w:rsidP="003A7EC1">
      <w:pPr>
        <w:shd w:val="clear" w:color="auto" w:fill="FFFFFF"/>
        <w:ind w:left="2160"/>
        <w:textAlignment w:val="baseline"/>
        <w:rPr>
          <w:rFonts w:cs="Times New Roman"/>
        </w:rPr>
      </w:pPr>
      <w:r>
        <w:rPr>
          <w:rFonts w:cs="Times New Roman"/>
        </w:rPr>
        <w:t>s.e. = o/n</w:t>
      </w:r>
    </w:p>
    <w:p w14:paraId="1F346FA6" w14:textId="77777777" w:rsidR="003A7EC1" w:rsidRPr="00475016" w:rsidRDefault="003A7EC1" w:rsidP="003A7EC1">
      <w:pPr>
        <w:shd w:val="clear" w:color="auto" w:fill="FFFFFF"/>
        <w:textAlignment w:val="baseline"/>
        <w:rPr>
          <w:rFonts w:cs="Times New Roman"/>
        </w:rPr>
      </w:pPr>
      <w:r w:rsidRPr="003A1FDA">
        <w:rPr>
          <w:rFonts w:cs="Times New Roman"/>
        </w:rPr>
        <w:t xml:space="preserve">In this formula, o is the standard deviation and n is the population. This </w:t>
      </w:r>
      <w:r>
        <w:rPr>
          <w:rFonts w:cs="Times New Roman"/>
        </w:rPr>
        <w:t>was</w:t>
      </w:r>
      <w:r w:rsidRPr="003A1FDA">
        <w:rPr>
          <w:rFonts w:cs="Times New Roman"/>
        </w:rPr>
        <w:t xml:space="preserve"> calculated in Excel and SPSS as well.</w:t>
      </w:r>
    </w:p>
    <w:p w14:paraId="39AC068D" w14:textId="77777777" w:rsidR="003A7EC1" w:rsidRPr="0065558A" w:rsidRDefault="003A7EC1" w:rsidP="003A7EC1">
      <w:pPr>
        <w:rPr>
          <w:rFonts w:cs="Times New Roman"/>
          <w:highlight w:val="yellow"/>
        </w:rPr>
      </w:pPr>
      <w:r w:rsidRPr="003A1FDA">
        <w:rPr>
          <w:rFonts w:cs="Times New Roman"/>
        </w:rPr>
        <w:t xml:space="preserve">To further ensure reliability, the data </w:t>
      </w:r>
      <w:r>
        <w:rPr>
          <w:rFonts w:cs="Times New Roman"/>
        </w:rPr>
        <w:t>was</w:t>
      </w:r>
      <w:r w:rsidRPr="003A1FDA">
        <w:rPr>
          <w:rFonts w:cs="Times New Roman"/>
        </w:rPr>
        <w:t xml:space="preserve"> entered directly from the source in SPSS statistical analysis software. The results confirm</w:t>
      </w:r>
      <w:r>
        <w:rPr>
          <w:rFonts w:cs="Times New Roman"/>
        </w:rPr>
        <w:t>ed</w:t>
      </w:r>
      <w:r w:rsidRPr="003A1FDA">
        <w:rPr>
          <w:rFonts w:cs="Times New Roman"/>
        </w:rPr>
        <w:t xml:space="preserve"> the previous findings in Excel. Any discrepancies </w:t>
      </w:r>
      <w:r>
        <w:rPr>
          <w:rFonts w:cs="Times New Roman"/>
        </w:rPr>
        <w:t>were</w:t>
      </w:r>
      <w:r w:rsidRPr="003A1FDA">
        <w:rPr>
          <w:rFonts w:cs="Times New Roman"/>
        </w:rPr>
        <w:t xml:space="preserve"> checked by the researcher and re-run in both programs as well as manually.</w:t>
      </w:r>
      <w:r>
        <w:rPr>
          <w:rFonts w:cs="Times New Roman"/>
        </w:rPr>
        <w:t xml:space="preserve"> </w:t>
      </w:r>
      <w:r w:rsidRPr="003A1FDA">
        <w:rPr>
          <w:rFonts w:cs="Times New Roman"/>
        </w:rPr>
        <w:t xml:space="preserve">To validate the reliability of the findings, </w:t>
      </w:r>
      <w:r>
        <w:rPr>
          <w:rFonts w:cs="Times New Roman"/>
        </w:rPr>
        <w:t xml:space="preserve">the </w:t>
      </w:r>
      <w:r w:rsidRPr="003A1FDA">
        <w:rPr>
          <w:rFonts w:cs="Times New Roman"/>
        </w:rPr>
        <w:t xml:space="preserve">data </w:t>
      </w:r>
      <w:r>
        <w:rPr>
          <w:rFonts w:cs="Times New Roman"/>
        </w:rPr>
        <w:t>was</w:t>
      </w:r>
      <w:r w:rsidRPr="003A1FDA">
        <w:rPr>
          <w:rFonts w:cs="Times New Roman"/>
        </w:rPr>
        <w:t xml:space="preserve"> double-checked by the researcher. In the case of extreme outliers, the researcher check</w:t>
      </w:r>
      <w:r>
        <w:rPr>
          <w:rFonts w:cs="Times New Roman"/>
        </w:rPr>
        <w:t>ed</w:t>
      </w:r>
      <w:r w:rsidRPr="003A1FDA">
        <w:rPr>
          <w:rFonts w:cs="Times New Roman"/>
        </w:rPr>
        <w:t xml:space="preserve"> carefully for error in calculations. </w:t>
      </w:r>
      <w:bookmarkStart w:id="219" w:name="_Toc248310341"/>
    </w:p>
    <w:p w14:paraId="1784217F" w14:textId="77777777" w:rsidR="003A7EC1" w:rsidRPr="00043015" w:rsidRDefault="003A7EC1" w:rsidP="003A7EC1">
      <w:pPr>
        <w:pStyle w:val="Heading2"/>
      </w:pPr>
      <w:bookmarkStart w:id="220" w:name="_Toc260565987"/>
      <w:bookmarkStart w:id="221" w:name="_Toc261381290"/>
      <w:bookmarkStart w:id="222" w:name="_Toc261382101"/>
      <w:r w:rsidRPr="00043015">
        <w:lastRenderedPageBreak/>
        <w:t xml:space="preserve">Data </w:t>
      </w:r>
      <w:bookmarkEnd w:id="182"/>
      <w:r w:rsidRPr="00043015">
        <w:t>Collection</w:t>
      </w:r>
      <w:bookmarkEnd w:id="219"/>
      <w:bookmarkEnd w:id="220"/>
      <w:bookmarkEnd w:id="221"/>
      <w:bookmarkEnd w:id="222"/>
    </w:p>
    <w:p w14:paraId="4305C98C" w14:textId="77777777" w:rsidR="003A7EC1" w:rsidRPr="003E125B" w:rsidRDefault="003A7EC1" w:rsidP="003A7EC1">
      <w:pPr>
        <w:ind w:firstLine="810"/>
        <w:rPr>
          <w:rFonts w:cs="Times New Roman"/>
        </w:rPr>
      </w:pPr>
      <w:r w:rsidRPr="00A3004D">
        <w:rPr>
          <w:rFonts w:cs="Times New Roman"/>
        </w:rPr>
        <w:t xml:space="preserve">The data </w:t>
      </w:r>
      <w:r>
        <w:rPr>
          <w:rFonts w:cs="Times New Roman"/>
        </w:rPr>
        <w:t>was</w:t>
      </w:r>
      <w:r w:rsidRPr="00A3004D">
        <w:rPr>
          <w:rFonts w:cs="Times New Roman"/>
        </w:rPr>
        <w:t xml:space="preserve"> obtained from information that is publicly</w:t>
      </w:r>
      <w:r>
        <w:rPr>
          <w:rFonts w:cs="Times New Roman"/>
        </w:rPr>
        <w:t xml:space="preserve"> available on the NASDAQ and NYSE websites. </w:t>
      </w:r>
      <w:r w:rsidRPr="00A3004D">
        <w:rPr>
          <w:rFonts w:cs="Times New Roman"/>
        </w:rPr>
        <w:t xml:space="preserve">Supplemental information </w:t>
      </w:r>
      <w:r>
        <w:rPr>
          <w:rFonts w:cs="Times New Roman"/>
        </w:rPr>
        <w:t>was</w:t>
      </w:r>
      <w:r w:rsidRPr="00A3004D">
        <w:rPr>
          <w:rFonts w:cs="Times New Roman"/>
        </w:rPr>
        <w:t xml:space="preserve"> obtained from external websites, such as an organization’s official website.</w:t>
      </w:r>
      <w:r>
        <w:rPr>
          <w:rFonts w:cs="Times New Roman"/>
        </w:rPr>
        <w:t xml:space="preserve">  “The New York Stock Exchange (NYSE)</w:t>
      </w:r>
      <w:r w:rsidRPr="003E125B">
        <w:t> </w:t>
      </w:r>
      <w:r w:rsidRPr="003E125B">
        <w:rPr>
          <w:rFonts w:cs="Times New Roman"/>
        </w:rPr>
        <w:t>is the</w:t>
      </w:r>
      <w:r w:rsidRPr="003E125B">
        <w:t> </w:t>
      </w:r>
      <w:r w:rsidRPr="003E125B">
        <w:rPr>
          <w:rFonts w:cs="Times New Roman"/>
        </w:rPr>
        <w:t>world's largest stock exchange</w:t>
      </w:r>
      <w:r w:rsidRPr="003E125B">
        <w:t> </w:t>
      </w:r>
      <w:r w:rsidRPr="003E125B">
        <w:rPr>
          <w:rFonts w:cs="Times New Roman"/>
        </w:rPr>
        <w:t>by</w:t>
      </w:r>
      <w:r w:rsidRPr="003E125B">
        <w:t> </w:t>
      </w:r>
      <w:r w:rsidRPr="003E125B">
        <w:rPr>
          <w:rFonts w:cs="Times New Roman"/>
        </w:rPr>
        <w:t>market capitalization</w:t>
      </w:r>
      <w:r w:rsidRPr="003E125B">
        <w:t> </w:t>
      </w:r>
      <w:r w:rsidRPr="003E125B">
        <w:rPr>
          <w:rFonts w:cs="Times New Roman"/>
        </w:rPr>
        <w:t>of its listed companies at US$16.613 trillio</w:t>
      </w:r>
      <w:r>
        <w:rPr>
          <w:rFonts w:cs="Times New Roman"/>
        </w:rPr>
        <w:t xml:space="preserve">n as of May 2013” (NYSE, 2013). The </w:t>
      </w:r>
      <w:r w:rsidRPr="003E125B">
        <w:rPr>
          <w:rFonts w:cs="Times New Roman"/>
        </w:rPr>
        <w:t>National Association of Securities Dealers Automated Quotations (NASDAQ)</w:t>
      </w:r>
      <w:r w:rsidRPr="003E125B">
        <w:t xml:space="preserve"> </w:t>
      </w:r>
      <w:r w:rsidRPr="003E125B">
        <w:rPr>
          <w:rFonts w:cs="Times New Roman"/>
        </w:rPr>
        <w:t>is the second-largest stock exchange in the world by</w:t>
      </w:r>
      <w:r w:rsidRPr="003E125B">
        <w:t> </w:t>
      </w:r>
      <w:r w:rsidRPr="003E125B">
        <w:rPr>
          <w:rFonts w:cs="Times New Roman"/>
        </w:rPr>
        <w:t>market capitalization, after the</w:t>
      </w:r>
      <w:r w:rsidRPr="003E125B">
        <w:t> </w:t>
      </w:r>
      <w:r w:rsidRPr="003E125B">
        <w:rPr>
          <w:rFonts w:cs="Times New Roman"/>
        </w:rPr>
        <w:t>New York Stock Exchange. “To qualify for listing on the exchange, a company must be registered with the</w:t>
      </w:r>
      <w:r w:rsidRPr="003E125B">
        <w:t> </w:t>
      </w:r>
      <w:r w:rsidRPr="003E125B">
        <w:rPr>
          <w:rFonts w:cs="Times New Roman"/>
        </w:rPr>
        <w:t>United States Securities and Exchange Commission</w:t>
      </w:r>
      <w:r w:rsidRPr="003E125B">
        <w:t> </w:t>
      </w:r>
      <w:r w:rsidRPr="003E125B">
        <w:rPr>
          <w:rFonts w:cs="Times New Roman"/>
        </w:rPr>
        <w:t>(SEC), have at least three</w:t>
      </w:r>
      <w:r w:rsidRPr="003E125B">
        <w:t> </w:t>
      </w:r>
      <w:r w:rsidRPr="003E125B">
        <w:rPr>
          <w:rFonts w:cs="Times New Roman"/>
        </w:rPr>
        <w:t>market makers</w:t>
      </w:r>
      <w:r w:rsidRPr="003E125B">
        <w:t> </w:t>
      </w:r>
      <w:r w:rsidRPr="003E125B">
        <w:rPr>
          <w:rFonts w:cs="Times New Roman"/>
        </w:rPr>
        <w:t>(financial firms that act as brokers or dealers for specific securities) and meet minimum requirements for assets, capital, public shares, and shareholders” (NASDAQ, 2013). According to Renshaw (2002), the</w:t>
      </w:r>
      <w:r w:rsidRPr="003E125B">
        <w:t> </w:t>
      </w:r>
      <w:r w:rsidRPr="003E125B">
        <w:rPr>
          <w:rFonts w:cs="Times New Roman"/>
        </w:rPr>
        <w:t>National Bureau of Economic Research</w:t>
      </w:r>
      <w:r w:rsidRPr="003E125B">
        <w:t> </w:t>
      </w:r>
      <w:r w:rsidRPr="003E125B">
        <w:rPr>
          <w:rFonts w:cs="Times New Roman"/>
        </w:rPr>
        <w:t xml:space="preserve">has classified common stocks as a leading indicator of business cycles and uses the NASDAQ and NYSE as primary sources of material. All sources of information </w:t>
      </w:r>
      <w:r>
        <w:rPr>
          <w:rFonts w:cs="Times New Roman"/>
        </w:rPr>
        <w:t>were</w:t>
      </w:r>
      <w:r w:rsidRPr="003E125B">
        <w:rPr>
          <w:rFonts w:cs="Times New Roman"/>
        </w:rPr>
        <w:t xml:space="preserve"> reliable due to the stringent regulations and oversight from the U.S. government as well as continual audits and monitoring</w:t>
      </w:r>
      <w:r>
        <w:rPr>
          <w:rFonts w:cs="Times New Roman"/>
        </w:rPr>
        <w:t xml:space="preserve"> from reputable financial firms</w:t>
      </w:r>
    </w:p>
    <w:p w14:paraId="5011D37B" w14:textId="77777777" w:rsidR="003A7EC1" w:rsidRPr="00742686" w:rsidRDefault="003A7EC1" w:rsidP="003A7EC1">
      <w:pPr>
        <w:rPr>
          <w:rFonts w:cs="Times New Roman"/>
        </w:rPr>
      </w:pPr>
      <w:r w:rsidRPr="00742686">
        <w:rPr>
          <w:rFonts w:cs="Times New Roman"/>
        </w:rPr>
        <w:t xml:space="preserve">Quantitative methodology measures numerical data and therefore, any questions asked must be able to be answered using strictly numerical data obtained from the </w:t>
      </w:r>
      <w:proofErr w:type="gramStart"/>
      <w:r w:rsidRPr="00742686">
        <w:rPr>
          <w:rFonts w:cs="Times New Roman"/>
        </w:rPr>
        <w:t>aforementioned sources</w:t>
      </w:r>
      <w:proofErr w:type="gramEnd"/>
      <w:r w:rsidRPr="00742686">
        <w:rPr>
          <w:rFonts w:cs="Times New Roman"/>
        </w:rPr>
        <w:t xml:space="preserve">. According to Dillman (2000), by following the tailored design method by which the available data will directly answer the research questions, the researcher </w:t>
      </w:r>
      <w:r>
        <w:rPr>
          <w:rFonts w:cs="Times New Roman"/>
        </w:rPr>
        <w:t>obtained</w:t>
      </w:r>
      <w:r w:rsidRPr="00742686">
        <w:rPr>
          <w:rFonts w:cs="Times New Roman"/>
        </w:rPr>
        <w:t xml:space="preserve"> more reliable information and therefore form</w:t>
      </w:r>
      <w:r>
        <w:rPr>
          <w:rFonts w:cs="Times New Roman"/>
        </w:rPr>
        <w:t>ed</w:t>
      </w:r>
      <w:r w:rsidRPr="00742686">
        <w:rPr>
          <w:rFonts w:cs="Times New Roman"/>
        </w:rPr>
        <w:t xml:space="preserve"> a better analysis. </w:t>
      </w:r>
      <w:r>
        <w:rPr>
          <w:rFonts w:cs="Times New Roman"/>
        </w:rPr>
        <w:t xml:space="preserve"> The questions were created because they directly answered the research question using </w:t>
      </w:r>
      <w:r>
        <w:rPr>
          <w:rFonts w:cs="Times New Roman"/>
        </w:rPr>
        <w:lastRenderedPageBreak/>
        <w:t>the available data. The questions were created after reviewing similar studies such as that of Day and Lord (1988), Davidson et al (1990), Dalton and Dalton (2011), and Pan et al (2013).</w:t>
      </w:r>
    </w:p>
    <w:p w14:paraId="56EAE46F" w14:textId="77777777" w:rsidR="003A7EC1" w:rsidRPr="00B70E9C" w:rsidRDefault="003A7EC1" w:rsidP="003A7EC1">
      <w:pPr>
        <w:ind w:left="720" w:firstLine="0"/>
        <w:rPr>
          <w:rFonts w:cs="Times New Roman"/>
        </w:rPr>
      </w:pPr>
      <w:r>
        <w:rPr>
          <w:rFonts w:cs="Times New Roman"/>
        </w:rPr>
        <w:t xml:space="preserve">1.  </w:t>
      </w:r>
      <w:r w:rsidRPr="00B70E9C">
        <w:rPr>
          <w:rFonts w:cs="Times New Roman"/>
        </w:rPr>
        <w:t>What was the stock price volatility preceding each executive leadership change?</w:t>
      </w:r>
    </w:p>
    <w:p w14:paraId="0C4A4C7F" w14:textId="77777777" w:rsidR="003A7EC1" w:rsidRPr="00B70E9C" w:rsidRDefault="003A7EC1" w:rsidP="003A7EC1">
      <w:pPr>
        <w:ind w:left="720" w:firstLine="0"/>
        <w:rPr>
          <w:rFonts w:cs="Times New Roman"/>
        </w:rPr>
      </w:pPr>
      <w:r>
        <w:rPr>
          <w:rFonts w:cs="Times New Roman"/>
        </w:rPr>
        <w:t xml:space="preserve">2.  </w:t>
      </w:r>
      <w:r w:rsidRPr="00B70E9C">
        <w:rPr>
          <w:rFonts w:cs="Times New Roman"/>
        </w:rPr>
        <w:t>What was the stock price volatility following each executive leadership change?</w:t>
      </w:r>
    </w:p>
    <w:p w14:paraId="19655345" w14:textId="77777777" w:rsidR="003A7EC1" w:rsidRPr="00B70E9C" w:rsidRDefault="003A7EC1" w:rsidP="003A7EC1">
      <w:pPr>
        <w:rPr>
          <w:rFonts w:cs="Times New Roman"/>
        </w:rPr>
      </w:pPr>
      <w:r>
        <w:rPr>
          <w:rFonts w:cs="Times New Roman"/>
        </w:rPr>
        <w:t xml:space="preserve">3.  </w:t>
      </w:r>
      <w:r w:rsidRPr="00B70E9C">
        <w:rPr>
          <w:rFonts w:cs="Times New Roman"/>
        </w:rPr>
        <w:t>In which industry did each of the changes occur?</w:t>
      </w:r>
    </w:p>
    <w:p w14:paraId="5F383B35" w14:textId="77777777" w:rsidR="003A7EC1" w:rsidRPr="00B70E9C" w:rsidRDefault="003A7EC1" w:rsidP="003A7EC1">
      <w:pPr>
        <w:rPr>
          <w:rFonts w:cs="Times New Roman"/>
        </w:rPr>
      </w:pPr>
      <w:r>
        <w:rPr>
          <w:rFonts w:cs="Times New Roman"/>
        </w:rPr>
        <w:t xml:space="preserve">4.  </w:t>
      </w:r>
      <w:r w:rsidRPr="00B70E9C">
        <w:rPr>
          <w:rFonts w:cs="Times New Roman"/>
        </w:rPr>
        <w:t>What is the average volatility for each of the industries?</w:t>
      </w:r>
    </w:p>
    <w:p w14:paraId="0B44427D" w14:textId="77777777" w:rsidR="003A7EC1" w:rsidRPr="00043015" w:rsidRDefault="003A7EC1" w:rsidP="003A7EC1">
      <w:pPr>
        <w:pStyle w:val="Heading2"/>
      </w:pPr>
      <w:bookmarkStart w:id="223" w:name="_Toc237268776"/>
      <w:bookmarkStart w:id="224" w:name="_Toc248310342"/>
      <w:bookmarkStart w:id="225" w:name="_Toc260565988"/>
      <w:bookmarkStart w:id="226" w:name="_Toc261381291"/>
      <w:bookmarkStart w:id="227" w:name="_Toc261382102"/>
      <w:r w:rsidRPr="00043015">
        <w:t>Data Analysis</w:t>
      </w:r>
      <w:bookmarkEnd w:id="223"/>
      <w:bookmarkEnd w:id="224"/>
      <w:bookmarkEnd w:id="225"/>
      <w:bookmarkEnd w:id="226"/>
      <w:bookmarkEnd w:id="227"/>
    </w:p>
    <w:p w14:paraId="54B76DE8" w14:textId="77777777" w:rsidR="003A7EC1" w:rsidRDefault="003A7EC1" w:rsidP="003A7EC1">
      <w:pPr>
        <w:rPr>
          <w:rFonts w:cs="Times New Roman"/>
        </w:rPr>
      </w:pPr>
      <w:r>
        <w:rPr>
          <w:rFonts w:cs="Times New Roman"/>
        </w:rPr>
        <w:t>Once the data was downloaded from the NASDAQ or NYSE website, the researcher</w:t>
      </w:r>
      <w:r w:rsidRPr="005E4D0B">
        <w:rPr>
          <w:rFonts w:cs="Times New Roman"/>
        </w:rPr>
        <w:t xml:space="preserve"> then use</w:t>
      </w:r>
      <w:r>
        <w:rPr>
          <w:rFonts w:cs="Times New Roman"/>
        </w:rPr>
        <w:t>d</w:t>
      </w:r>
      <w:r w:rsidRPr="005E4D0B">
        <w:rPr>
          <w:rFonts w:cs="Times New Roman"/>
        </w:rPr>
        <w:t xml:space="preserve"> a spreadsheet formula used to calculate standard deviation for stock volatility by entering the historical data for</w:t>
      </w:r>
      <w:r>
        <w:rPr>
          <w:rFonts w:cs="Times New Roman"/>
        </w:rPr>
        <w:t xml:space="preserve"> three months prior and</w:t>
      </w:r>
      <w:r w:rsidRPr="005E4D0B">
        <w:rPr>
          <w:rFonts w:cs="Times New Roman"/>
        </w:rPr>
        <w:t xml:space="preserve"> </w:t>
      </w:r>
      <w:r>
        <w:rPr>
          <w:rFonts w:cs="Times New Roman"/>
        </w:rPr>
        <w:t>three</w:t>
      </w:r>
      <w:r w:rsidRPr="005E4D0B">
        <w:rPr>
          <w:rFonts w:cs="Times New Roman"/>
        </w:rPr>
        <w:t xml:space="preserve"> months following the executive leadership change. Once </w:t>
      </w:r>
      <w:proofErr w:type="gramStart"/>
      <w:r w:rsidRPr="005E4D0B">
        <w:rPr>
          <w:rFonts w:cs="Times New Roman"/>
        </w:rPr>
        <w:t>all of</w:t>
      </w:r>
      <w:proofErr w:type="gramEnd"/>
      <w:r w:rsidRPr="005E4D0B">
        <w:rPr>
          <w:rFonts w:cs="Times New Roman"/>
        </w:rPr>
        <w:t xml:space="preserve"> the volatility figures </w:t>
      </w:r>
      <w:r>
        <w:rPr>
          <w:rFonts w:cs="Times New Roman"/>
        </w:rPr>
        <w:t>were</w:t>
      </w:r>
      <w:r w:rsidRPr="005E4D0B">
        <w:rPr>
          <w:rFonts w:cs="Times New Roman"/>
        </w:rPr>
        <w:t xml:space="preserve"> obtained, eac</w:t>
      </w:r>
      <w:r>
        <w:rPr>
          <w:rFonts w:cs="Times New Roman"/>
        </w:rPr>
        <w:t>h change was placed into it</w:t>
      </w:r>
      <w:r w:rsidRPr="005E4D0B">
        <w:rPr>
          <w:rFonts w:cs="Times New Roman"/>
        </w:rPr>
        <w:t xml:space="preserve">s respective ICB category. </w:t>
      </w:r>
      <w:r w:rsidRPr="0059725C">
        <w:rPr>
          <w:rFonts w:cs="Times New Roman"/>
        </w:rPr>
        <w:t xml:space="preserve">Average volatility </w:t>
      </w:r>
      <w:r>
        <w:rPr>
          <w:rFonts w:cs="Times New Roman"/>
        </w:rPr>
        <w:t>was</w:t>
      </w:r>
      <w:r w:rsidRPr="0059725C">
        <w:rPr>
          <w:rFonts w:cs="Times New Roman"/>
        </w:rPr>
        <w:t xml:space="preserve"> then calculated for each of the ten industries.</w:t>
      </w:r>
      <w:r>
        <w:rPr>
          <w:rFonts w:cs="Times New Roman"/>
        </w:rPr>
        <w:t xml:space="preserve"> </w:t>
      </w:r>
      <w:r w:rsidRPr="005F1FF4">
        <w:rPr>
          <w:rFonts w:cs="Times New Roman"/>
        </w:rPr>
        <w:t xml:space="preserve">Data </w:t>
      </w:r>
      <w:r>
        <w:rPr>
          <w:rFonts w:cs="Times New Roman"/>
        </w:rPr>
        <w:t>was</w:t>
      </w:r>
      <w:r w:rsidRPr="005F1FF4">
        <w:rPr>
          <w:rFonts w:cs="Times New Roman"/>
        </w:rPr>
        <w:t xml:space="preserve"> analyzed using the universal standard for calculating standard devia</w:t>
      </w:r>
      <w:r w:rsidR="00081E34">
        <w:rPr>
          <w:rFonts w:cs="Times New Roman"/>
        </w:rPr>
        <w:t>tion, which is shown in Figure 6</w:t>
      </w:r>
      <w:r w:rsidRPr="005F1FF4">
        <w:rPr>
          <w:rFonts w:cs="Times New Roman"/>
        </w:rPr>
        <w:t xml:space="preserve">. </w:t>
      </w:r>
      <w:bookmarkStart w:id="228" w:name="figure7"/>
    </w:p>
    <w:p w14:paraId="40A304E2" w14:textId="77777777" w:rsidR="00081E34" w:rsidRDefault="00081E34" w:rsidP="003A7EC1">
      <w:pPr>
        <w:rPr>
          <w:rFonts w:cs="Times New Roman"/>
        </w:rPr>
      </w:pPr>
    </w:p>
    <w:p w14:paraId="20D1D9F7" w14:textId="77777777" w:rsidR="00081E34" w:rsidRDefault="00081E34" w:rsidP="003A7EC1">
      <w:pPr>
        <w:rPr>
          <w:rFonts w:cs="Times New Roman"/>
        </w:rPr>
      </w:pPr>
    </w:p>
    <w:p w14:paraId="2DA39101" w14:textId="77777777" w:rsidR="00081E34" w:rsidRDefault="00081E34" w:rsidP="003A7EC1">
      <w:pPr>
        <w:rPr>
          <w:rFonts w:cs="Times New Roman"/>
        </w:rPr>
      </w:pPr>
    </w:p>
    <w:p w14:paraId="76FEADA6" w14:textId="2358B4CA" w:rsidR="00081E34" w:rsidRPr="007958AC" w:rsidRDefault="00081E34" w:rsidP="003A7EC1">
      <w:pPr>
        <w:rPr>
          <w:rFonts w:cs="Times New Roman"/>
        </w:rPr>
      </w:pPr>
    </w:p>
    <w:bookmarkEnd w:id="228"/>
    <w:p w14:paraId="1C003579" w14:textId="77777777" w:rsidR="003A7EC1" w:rsidRPr="00A3004D" w:rsidRDefault="003A7EC1" w:rsidP="003A7EC1">
      <w:pPr>
        <w:rPr>
          <w:rFonts w:cs="Times New Roman"/>
          <w:highlight w:val="yellow"/>
        </w:rPr>
      </w:pPr>
      <w:r w:rsidRPr="00081E34">
        <w:rPr>
          <w:rFonts w:cs="Times New Roman"/>
          <w:noProof/>
          <w:color w:val="000000"/>
        </w:rPr>
        <w:lastRenderedPageBreak/>
        <w:drawing>
          <wp:inline distT="0" distB="0" distL="0" distR="0" wp14:anchorId="30CE7A33" wp14:editId="39DBCF0D">
            <wp:extent cx="2290812" cy="1509826"/>
            <wp:effectExtent l="0" t="0" r="0" b="0"/>
            <wp:docPr id="25" name="Picture 25" descr="http://it.coe.uga.edu/~lrieber/edit6900/resources/SD_formula_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coe.uga.edu/~lrieber/edit6900/resources/SD_formula_large.gif"/>
                    <pic:cNvPicPr>
                      <a:picLocks noChangeAspect="1" noChangeArrowheads="1"/>
                    </pic:cNvPicPr>
                  </pic:nvPicPr>
                  <pic:blipFill rotWithShape="1">
                    <a:blip r:embed="rId18">
                      <a:extLst>
                        <a:ext uri="{28A0092B-C50C-407E-A947-70E740481C1C}">
                          <a14:useLocalDpi xmlns:a14="http://schemas.microsoft.com/office/drawing/2010/main" val="0"/>
                        </a:ext>
                      </a:extLst>
                    </a:blip>
                    <a:srcRect r="3453" b="4638"/>
                    <a:stretch/>
                  </pic:blipFill>
                  <pic:spPr bwMode="auto">
                    <a:xfrm>
                      <a:off x="0" y="0"/>
                      <a:ext cx="2295271" cy="15127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1034C7" w14:textId="77777777" w:rsidR="003A7EC1" w:rsidRDefault="003A7EC1" w:rsidP="003A7EC1">
      <w:pPr>
        <w:spacing w:before="120" w:line="240" w:lineRule="auto"/>
        <w:ind w:firstLine="0"/>
        <w:rPr>
          <w:rFonts w:eastAsia="Times New Roman" w:cs="Times New Roman"/>
          <w:color w:val="000000"/>
          <w:sz w:val="20"/>
          <w:szCs w:val="20"/>
          <w:shd w:val="clear" w:color="auto" w:fill="FFFFFF"/>
        </w:rPr>
      </w:pPr>
      <w:r w:rsidRPr="00043015">
        <w:rPr>
          <w:rFonts w:cs="Times New Roman"/>
          <w:sz w:val="20"/>
          <w:szCs w:val="20"/>
        </w:rPr>
        <w:t xml:space="preserve">Source: </w:t>
      </w:r>
      <w:r w:rsidRPr="00043015">
        <w:rPr>
          <w:rFonts w:eastAsia="Times New Roman" w:cs="Times New Roman"/>
          <w:color w:val="000000"/>
          <w:sz w:val="20"/>
          <w:szCs w:val="20"/>
          <w:shd w:val="clear" w:color="auto" w:fill="FFFFFF"/>
        </w:rPr>
        <w:t>Meier, K., Brudney, J., &amp; Bohte, J. (2010). </w:t>
      </w:r>
      <w:r w:rsidRPr="00043015">
        <w:rPr>
          <w:rFonts w:eastAsia="Times New Roman" w:cs="Times New Roman"/>
          <w:i/>
          <w:iCs/>
          <w:color w:val="000000"/>
          <w:sz w:val="20"/>
          <w:szCs w:val="20"/>
          <w:shd w:val="clear" w:color="auto" w:fill="FFFFFF"/>
        </w:rPr>
        <w:t>Applied Statistics for Public and Nonprofit Administration</w:t>
      </w:r>
      <w:r w:rsidRPr="00043015">
        <w:rPr>
          <w:rFonts w:eastAsia="Times New Roman" w:cs="Times New Roman"/>
          <w:color w:val="000000"/>
          <w:sz w:val="20"/>
          <w:szCs w:val="20"/>
          <w:shd w:val="clear" w:color="auto" w:fill="FFFFFF"/>
        </w:rPr>
        <w:t>. (8th ed.). Boston, MA: Wadsworth.</w:t>
      </w:r>
    </w:p>
    <w:p w14:paraId="3BC59D9F" w14:textId="1AF6BAFE" w:rsidR="003A7EC1" w:rsidRPr="00081E34" w:rsidRDefault="00081E34" w:rsidP="00081E34">
      <w:pPr>
        <w:pStyle w:val="Heading3"/>
      </w:pPr>
      <w:bookmarkStart w:id="229" w:name="_Toc260565989"/>
      <w:bookmarkStart w:id="230" w:name="_Toc261381292"/>
      <w:bookmarkStart w:id="231" w:name="_Toc261382103"/>
      <w:r w:rsidRPr="0086201D">
        <w:rPr>
          <w:i/>
        </w:rPr>
        <w:t>Figure 6</w:t>
      </w:r>
      <w:r w:rsidR="003A7EC1" w:rsidRPr="0086201D">
        <w:rPr>
          <w:i/>
        </w:rPr>
        <w:t>.</w:t>
      </w:r>
      <w:r w:rsidR="003A7EC1" w:rsidRPr="00081E34">
        <w:t xml:space="preserve"> Standard Deviation</w:t>
      </w:r>
      <w:bookmarkEnd w:id="229"/>
      <w:bookmarkEnd w:id="230"/>
      <w:bookmarkEnd w:id="231"/>
    </w:p>
    <w:p w14:paraId="273CA2BF" w14:textId="77777777" w:rsidR="003A7EC1" w:rsidRPr="00043015" w:rsidRDefault="003A7EC1" w:rsidP="003A7EC1">
      <w:pPr>
        <w:spacing w:line="240" w:lineRule="auto"/>
        <w:ind w:firstLine="0"/>
        <w:rPr>
          <w:rFonts w:ascii="Times" w:eastAsia="Times New Roman" w:hAnsi="Times" w:cs="Times New Roman"/>
          <w:sz w:val="20"/>
          <w:szCs w:val="20"/>
        </w:rPr>
      </w:pPr>
    </w:p>
    <w:p w14:paraId="5C3C45E3" w14:textId="77777777" w:rsidR="003A7EC1" w:rsidRPr="005769D0" w:rsidRDefault="003A7EC1" w:rsidP="003A7EC1">
      <w:pPr>
        <w:rPr>
          <w:rFonts w:cs="Times New Roman"/>
        </w:rPr>
      </w:pPr>
      <w:r w:rsidRPr="005769D0">
        <w:rPr>
          <w:rFonts w:cs="Times New Roman"/>
        </w:rPr>
        <w:t xml:space="preserve">Once a list of changes </w:t>
      </w:r>
      <w:r>
        <w:rPr>
          <w:rFonts w:cs="Times New Roman"/>
        </w:rPr>
        <w:t>was</w:t>
      </w:r>
      <w:r w:rsidRPr="005769D0">
        <w:rPr>
          <w:rFonts w:cs="Times New Roman"/>
        </w:rPr>
        <w:t xml:space="preserve"> compiled, the researcher obtain</w:t>
      </w:r>
      <w:r>
        <w:rPr>
          <w:rFonts w:cs="Times New Roman"/>
        </w:rPr>
        <w:t>ed</w:t>
      </w:r>
      <w:r w:rsidRPr="005769D0">
        <w:rPr>
          <w:rFonts w:cs="Times New Roman"/>
        </w:rPr>
        <w:t xml:space="preserve"> daily historical stock data for the three months preceding and the three months following an executive leadership change. </w:t>
      </w:r>
      <w:proofErr w:type="gramStart"/>
      <w:r>
        <w:rPr>
          <w:rFonts w:cs="Times New Roman"/>
        </w:rPr>
        <w:t>In the event that</w:t>
      </w:r>
      <w:proofErr w:type="gramEnd"/>
      <w:r>
        <w:rPr>
          <w:rFonts w:cs="Times New Roman"/>
        </w:rPr>
        <w:t xml:space="preserve"> data was unavailable due to a merger, acquisition, or other event that rendered data unavailable, the change was disqualified from the study. The researcher</w:t>
      </w:r>
      <w:r w:rsidRPr="005769D0">
        <w:rPr>
          <w:rFonts w:cs="Times New Roman"/>
        </w:rPr>
        <w:t xml:space="preserve"> then put </w:t>
      </w:r>
      <w:r>
        <w:rPr>
          <w:rFonts w:cs="Times New Roman"/>
        </w:rPr>
        <w:t>the data</w:t>
      </w:r>
      <w:r w:rsidRPr="005769D0">
        <w:rPr>
          <w:rFonts w:cs="Times New Roman"/>
        </w:rPr>
        <w:t xml:space="preserve"> in a spreadsheet, calculating the mean of the prior three months and the mean of the following three months, and then using the standard deviation formula</w:t>
      </w:r>
      <w:r>
        <w:rPr>
          <w:rFonts w:cs="Times New Roman"/>
        </w:rPr>
        <w:t>,</w:t>
      </w:r>
      <w:r w:rsidRPr="005769D0">
        <w:rPr>
          <w:rFonts w:cs="Times New Roman"/>
        </w:rPr>
        <w:t xml:space="preserve"> calculate</w:t>
      </w:r>
      <w:r>
        <w:rPr>
          <w:rFonts w:cs="Times New Roman"/>
        </w:rPr>
        <w:t>d</w:t>
      </w:r>
      <w:r w:rsidRPr="005769D0">
        <w:rPr>
          <w:rFonts w:cs="Times New Roman"/>
        </w:rPr>
        <w:t xml:space="preserve"> the volatility for each change. The changes </w:t>
      </w:r>
      <w:r>
        <w:rPr>
          <w:rFonts w:cs="Times New Roman"/>
        </w:rPr>
        <w:t>were</w:t>
      </w:r>
      <w:r w:rsidRPr="005769D0">
        <w:rPr>
          <w:rFonts w:cs="Times New Roman"/>
        </w:rPr>
        <w:t xml:space="preserve"> then categorized based upon in which industry they occurred. The volatility figures </w:t>
      </w:r>
      <w:r>
        <w:rPr>
          <w:rFonts w:cs="Times New Roman"/>
        </w:rPr>
        <w:t>were</w:t>
      </w:r>
      <w:r w:rsidRPr="005769D0">
        <w:rPr>
          <w:rFonts w:cs="Times New Roman"/>
        </w:rPr>
        <w:t xml:space="preserve"> then calculated for each industry to come up with an industry average of short-term volatility following an executive leadership change.</w:t>
      </w:r>
    </w:p>
    <w:p w14:paraId="0F5200C4" w14:textId="77777777" w:rsidR="003A7EC1" w:rsidRPr="00386D17" w:rsidRDefault="003A7EC1" w:rsidP="003A7EC1">
      <w:pPr>
        <w:rPr>
          <w:rFonts w:cs="Times New Roman"/>
        </w:rPr>
      </w:pPr>
      <w:r w:rsidRPr="005769D0">
        <w:rPr>
          <w:rFonts w:cs="Times New Roman"/>
        </w:rPr>
        <w:t xml:space="preserve">The steps for analysis </w:t>
      </w:r>
      <w:r>
        <w:rPr>
          <w:rFonts w:cs="Times New Roman"/>
        </w:rPr>
        <w:t>were</w:t>
      </w:r>
      <w:r w:rsidRPr="005769D0">
        <w:rPr>
          <w:rFonts w:cs="Times New Roman"/>
        </w:rPr>
        <w:t xml:space="preserve"> as follows.</w:t>
      </w:r>
    </w:p>
    <w:p w14:paraId="57F416E0" w14:textId="77777777" w:rsidR="003A7EC1" w:rsidRPr="005769D0" w:rsidRDefault="003A7EC1" w:rsidP="003A7EC1">
      <w:pPr>
        <w:pStyle w:val="ListParagraph"/>
        <w:numPr>
          <w:ilvl w:val="0"/>
          <w:numId w:val="1"/>
        </w:numPr>
        <w:spacing w:line="480" w:lineRule="auto"/>
        <w:ind w:left="360"/>
        <w:rPr>
          <w:rFonts w:ascii="Times New Roman" w:hAnsi="Times New Roman" w:cs="Times New Roman"/>
          <w:sz w:val="24"/>
          <w:szCs w:val="24"/>
        </w:rPr>
      </w:pPr>
      <w:r w:rsidRPr="007C6DB3">
        <w:rPr>
          <w:rFonts w:ascii="Times New Roman" w:hAnsi="Times New Roman" w:cs="Times New Roman"/>
          <w:sz w:val="24"/>
          <w:szCs w:val="24"/>
        </w:rPr>
        <w:t xml:space="preserve">Identify executive leadership changes. (In this example, we will use Steve Jobs </w:t>
      </w:r>
      <w:r w:rsidRPr="005769D0">
        <w:rPr>
          <w:rFonts w:ascii="Times New Roman" w:hAnsi="Times New Roman" w:cs="Times New Roman"/>
          <w:sz w:val="24"/>
          <w:szCs w:val="24"/>
        </w:rPr>
        <w:t>retirement on August 24, 2011)</w:t>
      </w:r>
    </w:p>
    <w:p w14:paraId="4A1E67A4" w14:textId="54B3AEDB" w:rsidR="003A7EC1" w:rsidRPr="005769D0" w:rsidRDefault="003A7EC1" w:rsidP="003A7EC1">
      <w:pPr>
        <w:pStyle w:val="ListParagraph"/>
        <w:numPr>
          <w:ilvl w:val="0"/>
          <w:numId w:val="1"/>
        </w:numPr>
        <w:spacing w:line="480" w:lineRule="auto"/>
        <w:ind w:left="360"/>
        <w:rPr>
          <w:rFonts w:ascii="Times New Roman" w:hAnsi="Times New Roman" w:cs="Times New Roman"/>
          <w:sz w:val="24"/>
          <w:szCs w:val="24"/>
        </w:rPr>
      </w:pPr>
      <w:r w:rsidRPr="005769D0">
        <w:rPr>
          <w:rFonts w:ascii="Times New Roman" w:hAnsi="Times New Roman" w:cs="Times New Roman"/>
          <w:sz w:val="24"/>
          <w:szCs w:val="24"/>
        </w:rPr>
        <w:lastRenderedPageBreak/>
        <w:t xml:space="preserve">Obtain historical stock prices for the three months preceding the transition and the three months following the transition. This is available on NASDAQ’s website and is shown in Figures </w:t>
      </w:r>
      <w:r w:rsidR="00081E34">
        <w:rPr>
          <w:rFonts w:ascii="Times New Roman" w:hAnsi="Times New Roman" w:cs="Times New Roman"/>
          <w:sz w:val="24"/>
          <w:szCs w:val="24"/>
        </w:rPr>
        <w:t>7</w:t>
      </w:r>
      <w:r w:rsidRPr="005769D0">
        <w:rPr>
          <w:rFonts w:ascii="Times New Roman" w:hAnsi="Times New Roman" w:cs="Times New Roman"/>
          <w:sz w:val="24"/>
          <w:szCs w:val="24"/>
        </w:rPr>
        <w:t xml:space="preserve"> and </w:t>
      </w:r>
      <w:r w:rsidR="00081E34">
        <w:rPr>
          <w:rFonts w:ascii="Times New Roman" w:hAnsi="Times New Roman" w:cs="Times New Roman"/>
          <w:sz w:val="24"/>
          <w:szCs w:val="24"/>
        </w:rPr>
        <w:t>8</w:t>
      </w:r>
      <w:r w:rsidRPr="005769D0">
        <w:rPr>
          <w:rFonts w:ascii="Times New Roman" w:hAnsi="Times New Roman" w:cs="Times New Roman"/>
          <w:sz w:val="24"/>
          <w:szCs w:val="24"/>
        </w:rPr>
        <w:t>.</w:t>
      </w:r>
    </w:p>
    <w:p w14:paraId="0B7AD75F" w14:textId="77777777" w:rsidR="003A7EC1" w:rsidRDefault="003A7EC1" w:rsidP="003A7EC1">
      <w:pPr>
        <w:pStyle w:val="ListParagraph"/>
        <w:spacing w:line="480" w:lineRule="auto"/>
        <w:ind w:left="360"/>
        <w:rPr>
          <w:rFonts w:ascii="Times New Roman" w:hAnsi="Times New Roman" w:cs="Times New Roman"/>
        </w:rPr>
      </w:pPr>
      <w:r w:rsidRPr="00FF5CBF">
        <w:rPr>
          <w:rFonts w:ascii="Times New Roman" w:hAnsi="Times New Roman" w:cs="Times New Roman"/>
          <w:noProof/>
        </w:rPr>
        <w:drawing>
          <wp:inline distT="0" distB="0" distL="0" distR="0" wp14:anchorId="3FCA6D5D" wp14:editId="631255CE">
            <wp:extent cx="4547937" cy="3092493"/>
            <wp:effectExtent l="25400" t="25400" r="24130" b="317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 pre.tiff"/>
                    <pic:cNvPicPr/>
                  </pic:nvPicPr>
                  <pic:blipFill>
                    <a:blip r:embed="rId19">
                      <a:extLst>
                        <a:ext uri="{28A0092B-C50C-407E-A947-70E740481C1C}">
                          <a14:useLocalDpi xmlns:a14="http://schemas.microsoft.com/office/drawing/2010/main" val="0"/>
                        </a:ext>
                      </a:extLst>
                    </a:blip>
                    <a:stretch>
                      <a:fillRect/>
                    </a:stretch>
                  </pic:blipFill>
                  <pic:spPr>
                    <a:xfrm>
                      <a:off x="0" y="0"/>
                      <a:ext cx="4550977" cy="3094560"/>
                    </a:xfrm>
                    <a:prstGeom prst="rect">
                      <a:avLst/>
                    </a:prstGeom>
                    <a:ln>
                      <a:solidFill>
                        <a:schemeClr val="tx1"/>
                      </a:solidFill>
                    </a:ln>
                  </pic:spPr>
                </pic:pic>
              </a:graphicData>
            </a:graphic>
          </wp:inline>
        </w:drawing>
      </w:r>
      <w:bookmarkStart w:id="232" w:name="figure9"/>
    </w:p>
    <w:p w14:paraId="02A5145C" w14:textId="3F2B5A5F" w:rsidR="003A7EC1" w:rsidRDefault="00081E34" w:rsidP="00081E34">
      <w:pPr>
        <w:pStyle w:val="Heading3"/>
        <w:rPr>
          <w:rStyle w:val="Heading4Char"/>
          <w:rFonts w:ascii="Times New Roman" w:hAnsi="Times New Roman" w:cs="Times New Roman"/>
          <w:b w:val="0"/>
          <w:bCs/>
          <w:i w:val="0"/>
          <w:iCs/>
          <w:color w:val="000000" w:themeColor="text1"/>
        </w:rPr>
      </w:pPr>
      <w:bookmarkStart w:id="233" w:name="_Toc261381293"/>
      <w:bookmarkStart w:id="234" w:name="_Toc261382104"/>
      <w:r w:rsidRPr="0086201D">
        <w:rPr>
          <w:rStyle w:val="Heading4Char"/>
          <w:rFonts w:ascii="Times New Roman" w:hAnsi="Times New Roman" w:cs="Times New Roman"/>
          <w:b w:val="0"/>
          <w:bCs/>
          <w:iCs/>
          <w:color w:val="000000" w:themeColor="text1"/>
        </w:rPr>
        <w:t>Figure 7</w:t>
      </w:r>
      <w:r w:rsidR="003A7EC1" w:rsidRPr="0086201D">
        <w:rPr>
          <w:rStyle w:val="Heading4Char"/>
          <w:rFonts w:ascii="Times New Roman" w:hAnsi="Times New Roman" w:cs="Times New Roman"/>
          <w:b w:val="0"/>
          <w:bCs/>
          <w:iCs/>
          <w:color w:val="000000" w:themeColor="text1"/>
        </w:rPr>
        <w:t>.</w:t>
      </w:r>
      <w:r w:rsidR="003A7EC1" w:rsidRPr="00081E34">
        <w:rPr>
          <w:rStyle w:val="Heading4Char"/>
          <w:rFonts w:ascii="Times New Roman" w:hAnsi="Times New Roman" w:cs="Times New Roman"/>
          <w:b w:val="0"/>
          <w:bCs/>
          <w:i w:val="0"/>
          <w:iCs/>
          <w:color w:val="000000" w:themeColor="text1"/>
        </w:rPr>
        <w:t xml:space="preserve"> Historical stock prices for Apple Inc. three months prior to Jobs’ retirement</w:t>
      </w:r>
      <w:bookmarkEnd w:id="233"/>
      <w:bookmarkEnd w:id="234"/>
    </w:p>
    <w:p w14:paraId="7C9DCB47" w14:textId="77777777" w:rsidR="00081E34" w:rsidRDefault="00081E34" w:rsidP="00081E34"/>
    <w:p w14:paraId="4C8C5C7A" w14:textId="77777777" w:rsidR="00081E34" w:rsidRDefault="00081E34" w:rsidP="00081E34"/>
    <w:p w14:paraId="3FC48D8F" w14:textId="77777777" w:rsidR="00081E34" w:rsidRDefault="00081E34" w:rsidP="00081E34"/>
    <w:p w14:paraId="72778D99" w14:textId="77777777" w:rsidR="00081E34" w:rsidRPr="00081E34" w:rsidRDefault="00081E34" w:rsidP="00081E34"/>
    <w:p w14:paraId="120AAD6B" w14:textId="77777777" w:rsidR="003A7EC1" w:rsidRDefault="003A7EC1" w:rsidP="00081E34">
      <w:pPr>
        <w:pStyle w:val="ListParagraph"/>
        <w:spacing w:line="480" w:lineRule="auto"/>
        <w:ind w:left="0"/>
        <w:rPr>
          <w:rFonts w:ascii="Times New Roman" w:hAnsi="Times New Roman" w:cs="Times New Roman"/>
        </w:rPr>
      </w:pPr>
      <w:r w:rsidRPr="0059725C">
        <w:rPr>
          <w:rFonts w:ascii="Times New Roman" w:hAnsi="Times New Roman" w:cs="Times New Roman"/>
          <w:i/>
          <w:noProof/>
          <w:sz w:val="24"/>
          <w:szCs w:val="24"/>
        </w:rPr>
        <w:lastRenderedPageBreak/>
        <w:drawing>
          <wp:inline distT="0" distB="0" distL="0" distR="0" wp14:anchorId="4605097E" wp14:editId="419B022A">
            <wp:extent cx="4776537" cy="2739321"/>
            <wp:effectExtent l="25400" t="25400" r="24130" b="298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post.tiff"/>
                    <pic:cNvPicPr/>
                  </pic:nvPicPr>
                  <pic:blipFill>
                    <a:blip r:embed="rId20">
                      <a:extLst>
                        <a:ext uri="{28A0092B-C50C-407E-A947-70E740481C1C}">
                          <a14:useLocalDpi xmlns:a14="http://schemas.microsoft.com/office/drawing/2010/main" val="0"/>
                        </a:ext>
                      </a:extLst>
                    </a:blip>
                    <a:stretch>
                      <a:fillRect/>
                    </a:stretch>
                  </pic:blipFill>
                  <pic:spPr>
                    <a:xfrm>
                      <a:off x="0" y="0"/>
                      <a:ext cx="4780441" cy="2741560"/>
                    </a:xfrm>
                    <a:prstGeom prst="rect">
                      <a:avLst/>
                    </a:prstGeom>
                    <a:ln>
                      <a:solidFill>
                        <a:schemeClr val="tx1"/>
                      </a:solidFill>
                    </a:ln>
                  </pic:spPr>
                </pic:pic>
              </a:graphicData>
            </a:graphic>
          </wp:inline>
        </w:drawing>
      </w:r>
      <w:bookmarkEnd w:id="232"/>
    </w:p>
    <w:p w14:paraId="3EABAADB" w14:textId="39BFF31C" w:rsidR="003A7EC1" w:rsidRPr="00C619EA" w:rsidRDefault="00081E34" w:rsidP="00081E34">
      <w:pPr>
        <w:pStyle w:val="Heading3"/>
      </w:pPr>
      <w:bookmarkStart w:id="235" w:name="_Toc260565990"/>
      <w:bookmarkStart w:id="236" w:name="_Toc261381294"/>
      <w:bookmarkStart w:id="237" w:name="_Toc261382105"/>
      <w:r w:rsidRPr="0086201D">
        <w:rPr>
          <w:i/>
        </w:rPr>
        <w:t>Figure 8</w:t>
      </w:r>
      <w:r w:rsidR="003A7EC1" w:rsidRPr="0086201D">
        <w:rPr>
          <w:i/>
        </w:rPr>
        <w:t>.</w:t>
      </w:r>
      <w:r w:rsidR="003A7EC1" w:rsidRPr="00C619EA">
        <w:t xml:space="preserve"> Historical stock prices for Apple Inc. three months following Jobs’ retirement</w:t>
      </w:r>
      <w:bookmarkEnd w:id="235"/>
      <w:bookmarkEnd w:id="236"/>
      <w:bookmarkEnd w:id="237"/>
      <w:r w:rsidR="003A7EC1" w:rsidRPr="00C619EA">
        <w:rPr>
          <w:noProof/>
        </w:rPr>
        <w:t xml:space="preserve"> </w:t>
      </w:r>
    </w:p>
    <w:p w14:paraId="5AC65AE4" w14:textId="77777777" w:rsidR="003A7EC1" w:rsidRPr="005769D0" w:rsidRDefault="003A7EC1" w:rsidP="003A7EC1">
      <w:pPr>
        <w:pStyle w:val="ListParagraph"/>
        <w:numPr>
          <w:ilvl w:val="0"/>
          <w:numId w:val="1"/>
        </w:numPr>
        <w:spacing w:line="480" w:lineRule="auto"/>
        <w:ind w:left="360"/>
        <w:rPr>
          <w:rFonts w:ascii="Times New Roman" w:hAnsi="Times New Roman" w:cs="Times New Roman"/>
          <w:sz w:val="24"/>
          <w:szCs w:val="24"/>
        </w:rPr>
      </w:pPr>
      <w:r w:rsidRPr="005769D0">
        <w:rPr>
          <w:rFonts w:ascii="Times New Roman" w:hAnsi="Times New Roman" w:cs="Times New Roman"/>
          <w:sz w:val="24"/>
          <w:szCs w:val="24"/>
        </w:rPr>
        <w:t>Enter data into the s</w:t>
      </w:r>
      <w:r>
        <w:rPr>
          <w:rFonts w:ascii="Times New Roman" w:hAnsi="Times New Roman" w:cs="Times New Roman"/>
          <w:sz w:val="24"/>
          <w:szCs w:val="24"/>
        </w:rPr>
        <w:t>preadsheet. This simply involved</w:t>
      </w:r>
      <w:r w:rsidRPr="005769D0">
        <w:rPr>
          <w:rFonts w:ascii="Times New Roman" w:hAnsi="Times New Roman" w:cs="Times New Roman"/>
          <w:sz w:val="24"/>
          <w:szCs w:val="24"/>
        </w:rPr>
        <w:t xml:space="preserve"> copying the dates and closing prices into the volatility calculator.</w:t>
      </w:r>
    </w:p>
    <w:p w14:paraId="0699B3AD" w14:textId="77777777" w:rsidR="003A7EC1" w:rsidRPr="00076FC8" w:rsidRDefault="003A7EC1" w:rsidP="003A7EC1">
      <w:pPr>
        <w:pStyle w:val="ListParagraph"/>
        <w:numPr>
          <w:ilvl w:val="0"/>
          <w:numId w:val="1"/>
        </w:numPr>
        <w:spacing w:line="480" w:lineRule="auto"/>
        <w:ind w:left="360"/>
        <w:rPr>
          <w:rFonts w:ascii="Times New Roman" w:hAnsi="Times New Roman" w:cs="Times New Roman"/>
          <w:sz w:val="24"/>
          <w:szCs w:val="24"/>
        </w:rPr>
      </w:pPr>
      <w:r w:rsidRPr="00076FC8">
        <w:rPr>
          <w:rFonts w:ascii="Times New Roman" w:hAnsi="Times New Roman" w:cs="Times New Roman"/>
          <w:sz w:val="24"/>
          <w:szCs w:val="24"/>
        </w:rPr>
        <w:t>Calculate</w:t>
      </w:r>
      <w:r>
        <w:rPr>
          <w:rFonts w:ascii="Times New Roman" w:hAnsi="Times New Roman" w:cs="Times New Roman"/>
          <w:sz w:val="24"/>
          <w:szCs w:val="24"/>
        </w:rPr>
        <w:t>d</w:t>
      </w:r>
      <w:r w:rsidRPr="00076FC8">
        <w:rPr>
          <w:rFonts w:ascii="Times New Roman" w:hAnsi="Times New Roman" w:cs="Times New Roman"/>
          <w:sz w:val="24"/>
          <w:szCs w:val="24"/>
        </w:rPr>
        <w:t xml:space="preserve"> prior three months mean using the mean formula in Excel. The mean formula totals </w:t>
      </w:r>
      <w:proofErr w:type="gramStart"/>
      <w:r w:rsidRPr="00076FC8">
        <w:rPr>
          <w:rFonts w:ascii="Times New Roman" w:hAnsi="Times New Roman" w:cs="Times New Roman"/>
          <w:sz w:val="24"/>
          <w:szCs w:val="24"/>
        </w:rPr>
        <w:t>all of</w:t>
      </w:r>
      <w:proofErr w:type="gramEnd"/>
      <w:r w:rsidRPr="00076FC8">
        <w:rPr>
          <w:rFonts w:ascii="Times New Roman" w:hAnsi="Times New Roman" w:cs="Times New Roman"/>
          <w:sz w:val="24"/>
          <w:szCs w:val="24"/>
        </w:rPr>
        <w:t xml:space="preserve"> the prices in the given </w:t>
      </w:r>
      <w:proofErr w:type="gramStart"/>
      <w:r w:rsidRPr="00076FC8">
        <w:rPr>
          <w:rFonts w:ascii="Times New Roman" w:hAnsi="Times New Roman" w:cs="Times New Roman"/>
          <w:sz w:val="24"/>
          <w:szCs w:val="24"/>
        </w:rPr>
        <w:t>time period</w:t>
      </w:r>
      <w:proofErr w:type="gramEnd"/>
      <w:r w:rsidRPr="00076FC8">
        <w:rPr>
          <w:rFonts w:ascii="Times New Roman" w:hAnsi="Times New Roman" w:cs="Times New Roman"/>
          <w:sz w:val="24"/>
          <w:szCs w:val="24"/>
        </w:rPr>
        <w:t xml:space="preserve"> and then divides it by the number of days that were entered. The mean formula is:</w:t>
      </w:r>
    </w:p>
    <w:p w14:paraId="518E94F7" w14:textId="77777777" w:rsidR="003A7EC1" w:rsidRPr="00076FC8" w:rsidRDefault="003A7EC1" w:rsidP="003A7EC1">
      <w:pPr>
        <w:pStyle w:val="ListParagraph"/>
        <w:spacing w:line="480" w:lineRule="auto"/>
        <w:ind w:left="360"/>
        <w:rPr>
          <w:rFonts w:ascii="Times New Roman" w:hAnsi="Times New Roman" w:cs="Times New Roman"/>
          <w:sz w:val="24"/>
          <w:szCs w:val="24"/>
        </w:rPr>
      </w:pPr>
      <w:r w:rsidRPr="00076FC8">
        <w:rPr>
          <w:rFonts w:ascii="Times New Roman" w:hAnsi="Times New Roman" w:cs="Times New Roman"/>
          <w:sz w:val="24"/>
          <w:szCs w:val="24"/>
        </w:rPr>
        <w:t>MEAN=</w:t>
      </w:r>
      <w:proofErr w:type="gramStart"/>
      <w:r w:rsidRPr="00076FC8">
        <w:rPr>
          <w:rFonts w:ascii="Times New Roman" w:hAnsi="Times New Roman" w:cs="Times New Roman"/>
          <w:sz w:val="24"/>
          <w:szCs w:val="24"/>
        </w:rPr>
        <w:t>SUM(</w:t>
      </w:r>
      <w:proofErr w:type="gramEnd"/>
      <w:r w:rsidRPr="00076FC8">
        <w:rPr>
          <w:rFonts w:ascii="Times New Roman" w:hAnsi="Times New Roman" w:cs="Times New Roman"/>
          <w:sz w:val="24"/>
          <w:szCs w:val="24"/>
        </w:rPr>
        <w:t>DAY1:DAY90)/Total days</w:t>
      </w:r>
    </w:p>
    <w:p w14:paraId="060F968C" w14:textId="28F0001A" w:rsidR="003A7EC1" w:rsidRDefault="003A7EC1" w:rsidP="00081E34">
      <w:pPr>
        <w:pStyle w:val="ListParagraph"/>
        <w:numPr>
          <w:ilvl w:val="0"/>
          <w:numId w:val="1"/>
        </w:numPr>
        <w:spacing w:line="480" w:lineRule="auto"/>
        <w:ind w:left="360"/>
        <w:rPr>
          <w:rFonts w:cs="Times New Roman"/>
        </w:rPr>
      </w:pPr>
      <w:r w:rsidRPr="00076FC8">
        <w:rPr>
          <w:rFonts w:ascii="Times New Roman" w:hAnsi="Times New Roman" w:cs="Times New Roman"/>
          <w:sz w:val="24"/>
          <w:szCs w:val="24"/>
        </w:rPr>
        <w:t xml:space="preserve">The mean </w:t>
      </w:r>
      <w:r>
        <w:rPr>
          <w:rFonts w:ascii="Times New Roman" w:hAnsi="Times New Roman" w:cs="Times New Roman"/>
          <w:sz w:val="24"/>
          <w:szCs w:val="24"/>
        </w:rPr>
        <w:t>was</w:t>
      </w:r>
      <w:r w:rsidRPr="00076FC8">
        <w:rPr>
          <w:rFonts w:ascii="Times New Roman" w:hAnsi="Times New Roman" w:cs="Times New Roman"/>
          <w:sz w:val="24"/>
          <w:szCs w:val="24"/>
        </w:rPr>
        <w:t xml:space="preserve"> then used to calculate the historical volatility using the volatility function in the Excel spreadsheet. The calculator calculates the day-to-day change after the first day. It begins to calculate volatility after month’s worth of </w:t>
      </w:r>
      <w:r>
        <w:rPr>
          <w:rFonts w:ascii="Times New Roman" w:hAnsi="Times New Roman" w:cs="Times New Roman"/>
          <w:sz w:val="24"/>
          <w:szCs w:val="24"/>
        </w:rPr>
        <w:t>data is available.  Volatility wa</w:t>
      </w:r>
      <w:r w:rsidRPr="00076FC8">
        <w:rPr>
          <w:rFonts w:ascii="Times New Roman" w:hAnsi="Times New Roman" w:cs="Times New Roman"/>
          <w:sz w:val="24"/>
          <w:szCs w:val="24"/>
        </w:rPr>
        <w:t>s calculated using a standard deviation formula. This</w:t>
      </w:r>
      <w:r w:rsidR="00081E34">
        <w:rPr>
          <w:rFonts w:ascii="Times New Roman" w:hAnsi="Times New Roman" w:cs="Times New Roman"/>
          <w:sz w:val="24"/>
          <w:szCs w:val="24"/>
        </w:rPr>
        <w:t xml:space="preserve"> calculator is shown in Figure 9</w:t>
      </w:r>
      <w:r w:rsidRPr="00076FC8">
        <w:rPr>
          <w:rFonts w:ascii="Times New Roman" w:hAnsi="Times New Roman" w:cs="Times New Roman"/>
          <w:sz w:val="24"/>
          <w:szCs w:val="24"/>
        </w:rPr>
        <w:t>.</w:t>
      </w:r>
      <w:r w:rsidR="00081E34">
        <w:rPr>
          <w:rFonts w:cs="Times New Roman"/>
        </w:rPr>
        <w:t xml:space="preserve"> </w:t>
      </w:r>
    </w:p>
    <w:p w14:paraId="1F0F310F" w14:textId="77777777" w:rsidR="003A7EC1" w:rsidRDefault="003A7EC1" w:rsidP="003A7EC1">
      <w:pPr>
        <w:ind w:firstLine="0"/>
        <w:rPr>
          <w:rFonts w:cs="Times New Roman"/>
        </w:rPr>
      </w:pPr>
    </w:p>
    <w:p w14:paraId="33EB7D7B" w14:textId="1F69C11D" w:rsidR="00081E34" w:rsidRDefault="00081E34" w:rsidP="00081E34">
      <w:pPr>
        <w:pStyle w:val="Heading3"/>
      </w:pPr>
      <w:bookmarkStart w:id="238" w:name="_Toc260565991"/>
      <w:r w:rsidRPr="005769D0">
        <w:rPr>
          <w:noProof/>
        </w:rPr>
        <w:lastRenderedPageBreak/>
        <w:drawing>
          <wp:anchor distT="0" distB="0" distL="114300" distR="114300" simplePos="0" relativeHeight="251659264" behindDoc="0" locked="0" layoutInCell="1" allowOverlap="1" wp14:anchorId="11EFB0C4" wp14:editId="37224A6E">
            <wp:simplePos x="0" y="0"/>
            <wp:positionH relativeFrom="column">
              <wp:posOffset>0</wp:posOffset>
            </wp:positionH>
            <wp:positionV relativeFrom="paragraph">
              <wp:posOffset>-457200</wp:posOffset>
            </wp:positionV>
            <wp:extent cx="4572000" cy="4114800"/>
            <wp:effectExtent l="0" t="0" r="0" b="0"/>
            <wp:wrapTight wrapText="bothSides">
              <wp:wrapPolygon edited="0">
                <wp:start x="0" y="0"/>
                <wp:lineTo x="0" y="21467"/>
                <wp:lineTo x="21480" y="21467"/>
                <wp:lineTo x="2148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chart.tiff"/>
                    <pic:cNvPicPr/>
                  </pic:nvPicPr>
                  <pic:blipFill>
                    <a:blip r:embed="rId21">
                      <a:extLst>
                        <a:ext uri="{28A0092B-C50C-407E-A947-70E740481C1C}">
                          <a14:useLocalDpi xmlns:a14="http://schemas.microsoft.com/office/drawing/2010/main" val="0"/>
                        </a:ext>
                      </a:extLst>
                    </a:blip>
                    <a:stretch>
                      <a:fillRect/>
                    </a:stretch>
                  </pic:blipFill>
                  <pic:spPr>
                    <a:xfrm>
                      <a:off x="0" y="0"/>
                      <a:ext cx="4572000" cy="4114800"/>
                    </a:xfrm>
                    <a:prstGeom prst="rect">
                      <a:avLst/>
                    </a:prstGeom>
                    <a:ln>
                      <a:noFill/>
                    </a:ln>
                  </pic:spPr>
                </pic:pic>
              </a:graphicData>
            </a:graphic>
            <wp14:sizeRelH relativeFrom="page">
              <wp14:pctWidth>0</wp14:pctWidth>
            </wp14:sizeRelH>
            <wp14:sizeRelV relativeFrom="page">
              <wp14:pctHeight>0</wp14:pctHeight>
            </wp14:sizeRelV>
          </wp:anchor>
        </w:drawing>
      </w:r>
    </w:p>
    <w:p w14:paraId="6C39AC33" w14:textId="77777777" w:rsidR="00081E34" w:rsidRDefault="00081E34" w:rsidP="00081E34">
      <w:pPr>
        <w:pStyle w:val="Heading3"/>
      </w:pPr>
    </w:p>
    <w:p w14:paraId="7B901C88" w14:textId="77777777" w:rsidR="00081E34" w:rsidRDefault="00081E34" w:rsidP="00081E34">
      <w:pPr>
        <w:pStyle w:val="Heading3"/>
      </w:pPr>
    </w:p>
    <w:p w14:paraId="398E3015" w14:textId="77777777" w:rsidR="00081E34" w:rsidRDefault="00081E34" w:rsidP="00081E34">
      <w:pPr>
        <w:pStyle w:val="Heading3"/>
      </w:pPr>
    </w:p>
    <w:p w14:paraId="1ED77278" w14:textId="77777777" w:rsidR="00081E34" w:rsidRDefault="00081E34" w:rsidP="00081E34">
      <w:pPr>
        <w:pStyle w:val="Heading3"/>
      </w:pPr>
    </w:p>
    <w:p w14:paraId="4A4F1B18" w14:textId="77777777" w:rsidR="00081E34" w:rsidRDefault="00081E34" w:rsidP="00081E34">
      <w:pPr>
        <w:pStyle w:val="Heading3"/>
      </w:pPr>
    </w:p>
    <w:p w14:paraId="47A4D7BC" w14:textId="1906BD76" w:rsidR="003A7EC1" w:rsidRPr="00920925" w:rsidRDefault="003A7EC1" w:rsidP="0086201D">
      <w:pPr>
        <w:pStyle w:val="Heading3"/>
      </w:pPr>
      <w:bookmarkStart w:id="239" w:name="_Toc261381295"/>
      <w:bookmarkStart w:id="240" w:name="_Toc261382106"/>
      <w:r w:rsidRPr="0086201D">
        <w:rPr>
          <w:i/>
        </w:rPr>
        <w:t xml:space="preserve">Figure </w:t>
      </w:r>
      <w:r w:rsidR="00081E34" w:rsidRPr="0086201D">
        <w:rPr>
          <w:i/>
        </w:rPr>
        <w:t>9</w:t>
      </w:r>
      <w:r w:rsidRPr="0086201D">
        <w:rPr>
          <w:i/>
        </w:rPr>
        <w:t>.</w:t>
      </w:r>
      <w:r w:rsidRPr="00920925">
        <w:t xml:space="preserve"> Volatility spreadsheet</w:t>
      </w:r>
      <w:bookmarkEnd w:id="238"/>
      <w:bookmarkEnd w:id="239"/>
      <w:bookmarkEnd w:id="240"/>
    </w:p>
    <w:p w14:paraId="19F53093" w14:textId="03CE408E" w:rsidR="003A7EC1" w:rsidRPr="00076FC8" w:rsidRDefault="003A7EC1" w:rsidP="003A7EC1">
      <w:pPr>
        <w:pStyle w:val="ListParagraph"/>
        <w:numPr>
          <w:ilvl w:val="0"/>
          <w:numId w:val="1"/>
        </w:numPr>
        <w:spacing w:line="480" w:lineRule="auto"/>
        <w:ind w:left="360"/>
        <w:rPr>
          <w:rFonts w:ascii="Times New Roman" w:hAnsi="Times New Roman" w:cs="Times New Roman"/>
          <w:sz w:val="24"/>
          <w:szCs w:val="24"/>
        </w:rPr>
      </w:pPr>
      <w:r w:rsidRPr="00076FC8">
        <w:rPr>
          <w:rFonts w:ascii="Times New Roman" w:hAnsi="Times New Roman" w:cs="Times New Roman"/>
          <w:sz w:val="24"/>
          <w:szCs w:val="24"/>
        </w:rPr>
        <w:t>Calculate</w:t>
      </w:r>
      <w:r>
        <w:rPr>
          <w:rFonts w:ascii="Times New Roman" w:hAnsi="Times New Roman" w:cs="Times New Roman"/>
          <w:sz w:val="24"/>
          <w:szCs w:val="24"/>
        </w:rPr>
        <w:t>d</w:t>
      </w:r>
      <w:r w:rsidRPr="00076FC8">
        <w:rPr>
          <w:rFonts w:ascii="Times New Roman" w:hAnsi="Times New Roman" w:cs="Times New Roman"/>
          <w:sz w:val="24"/>
          <w:szCs w:val="24"/>
        </w:rPr>
        <w:t xml:space="preserve"> average volatility at the end of each three-month period using the average functio</w:t>
      </w:r>
      <w:r>
        <w:rPr>
          <w:rFonts w:ascii="Times New Roman" w:hAnsi="Times New Roman" w:cs="Times New Roman"/>
          <w:sz w:val="24"/>
          <w:szCs w:val="24"/>
        </w:rPr>
        <w:t>n in Excel as sh</w:t>
      </w:r>
      <w:r w:rsidR="00081E34">
        <w:rPr>
          <w:rFonts w:ascii="Times New Roman" w:hAnsi="Times New Roman" w:cs="Times New Roman"/>
          <w:sz w:val="24"/>
          <w:szCs w:val="24"/>
        </w:rPr>
        <w:t>own in Figure 6</w:t>
      </w:r>
      <w:r w:rsidRPr="00076FC8">
        <w:rPr>
          <w:rFonts w:ascii="Times New Roman" w:hAnsi="Times New Roman" w:cs="Times New Roman"/>
          <w:sz w:val="24"/>
          <w:szCs w:val="24"/>
        </w:rPr>
        <w:t>.</w:t>
      </w:r>
    </w:p>
    <w:p w14:paraId="6E5532BE" w14:textId="77777777" w:rsidR="003A7EC1" w:rsidRPr="00920925" w:rsidRDefault="003A7EC1" w:rsidP="003A7EC1">
      <w:pPr>
        <w:pStyle w:val="ListParagraph"/>
        <w:numPr>
          <w:ilvl w:val="0"/>
          <w:numId w:val="1"/>
        </w:numPr>
        <w:spacing w:line="480" w:lineRule="auto"/>
        <w:ind w:left="360"/>
        <w:rPr>
          <w:rFonts w:cs="Times New Roman"/>
          <w:i/>
        </w:rPr>
      </w:pPr>
      <w:r w:rsidRPr="00076FC8">
        <w:rPr>
          <w:rFonts w:ascii="Times New Roman" w:hAnsi="Times New Roman" w:cs="Times New Roman"/>
          <w:sz w:val="24"/>
          <w:szCs w:val="24"/>
        </w:rPr>
        <w:t>Calculate</w:t>
      </w:r>
      <w:r>
        <w:rPr>
          <w:rFonts w:ascii="Times New Roman" w:hAnsi="Times New Roman" w:cs="Times New Roman"/>
          <w:sz w:val="24"/>
          <w:szCs w:val="24"/>
        </w:rPr>
        <w:t>d</w:t>
      </w:r>
      <w:r w:rsidRPr="00076FC8">
        <w:rPr>
          <w:rFonts w:ascii="Times New Roman" w:hAnsi="Times New Roman" w:cs="Times New Roman"/>
          <w:sz w:val="24"/>
          <w:szCs w:val="24"/>
        </w:rPr>
        <w:t xml:space="preserve"> the relative standard deviation (RSD) is </w:t>
      </w:r>
      <w:proofErr w:type="gramStart"/>
      <w:r w:rsidRPr="00076FC8">
        <w:rPr>
          <w:rFonts w:ascii="Times New Roman" w:hAnsi="Times New Roman" w:cs="Times New Roman"/>
          <w:sz w:val="24"/>
          <w:szCs w:val="24"/>
        </w:rPr>
        <w:t>often times</w:t>
      </w:r>
      <w:proofErr w:type="gramEnd"/>
      <w:r w:rsidRPr="00076FC8">
        <w:rPr>
          <w:rFonts w:ascii="Times New Roman" w:hAnsi="Times New Roman" w:cs="Times New Roman"/>
          <w:sz w:val="24"/>
          <w:szCs w:val="24"/>
        </w:rPr>
        <w:t xml:space="preserve"> more convenient. It is expressed in percent and is obtained by multiplying the standard deviation by 100 and dividing this product by the average. The relative standard deviation formula </w:t>
      </w:r>
      <w:proofErr w:type="gramStart"/>
      <w:r w:rsidRPr="00076FC8">
        <w:rPr>
          <w:rFonts w:ascii="Times New Roman" w:hAnsi="Times New Roman" w:cs="Times New Roman"/>
          <w:sz w:val="24"/>
          <w:szCs w:val="24"/>
        </w:rPr>
        <w:t>is:</w:t>
      </w:r>
      <w:proofErr w:type="gramEnd"/>
      <w:r w:rsidRPr="00076FC8">
        <w:rPr>
          <w:rFonts w:ascii="Times New Roman" w:hAnsi="Times New Roman" w:cs="Times New Roman"/>
          <w:sz w:val="24"/>
          <w:szCs w:val="24"/>
        </w:rPr>
        <w:t xml:space="preserve"> RSD = 100S / x.</w:t>
      </w:r>
      <w:bookmarkStart w:id="241" w:name="figure10"/>
      <w:r w:rsidRPr="005769D0">
        <w:rPr>
          <w:rFonts w:cs="Times New Roman"/>
          <w:noProof/>
        </w:rPr>
        <w:t xml:space="preserve"> </w:t>
      </w:r>
      <w:bookmarkEnd w:id="241"/>
    </w:p>
    <w:p w14:paraId="55889DD4" w14:textId="704563EE" w:rsidR="003A7EC1" w:rsidRPr="00A050CC" w:rsidRDefault="003A7EC1" w:rsidP="003A7EC1">
      <w:pPr>
        <w:pStyle w:val="ListParagraph"/>
        <w:numPr>
          <w:ilvl w:val="0"/>
          <w:numId w:val="1"/>
        </w:numPr>
        <w:spacing w:line="480" w:lineRule="auto"/>
        <w:ind w:left="360"/>
        <w:rPr>
          <w:rFonts w:ascii="Times New Roman" w:hAnsi="Times New Roman" w:cs="Times New Roman"/>
          <w:sz w:val="24"/>
          <w:szCs w:val="24"/>
        </w:rPr>
      </w:pPr>
      <w:r w:rsidRPr="005769D0">
        <w:rPr>
          <w:rFonts w:ascii="Times New Roman" w:hAnsi="Times New Roman" w:cs="Times New Roman"/>
          <w:sz w:val="24"/>
          <w:szCs w:val="24"/>
        </w:rPr>
        <w:t>Enter company name, stock symbol, ICB sector, and average volatility</w:t>
      </w:r>
      <w:r>
        <w:rPr>
          <w:rFonts w:ascii="Times New Roman" w:hAnsi="Times New Roman" w:cs="Times New Roman"/>
          <w:sz w:val="24"/>
          <w:szCs w:val="24"/>
        </w:rPr>
        <w:t xml:space="preserve"> was placed</w:t>
      </w:r>
      <w:r w:rsidRPr="005769D0">
        <w:rPr>
          <w:rFonts w:ascii="Times New Roman" w:hAnsi="Times New Roman" w:cs="Times New Roman"/>
          <w:sz w:val="24"/>
          <w:szCs w:val="24"/>
        </w:rPr>
        <w:t xml:space="preserve"> in </w:t>
      </w:r>
      <w:r>
        <w:rPr>
          <w:rFonts w:ascii="Times New Roman" w:hAnsi="Times New Roman" w:cs="Times New Roman"/>
          <w:sz w:val="24"/>
          <w:szCs w:val="24"/>
        </w:rPr>
        <w:t xml:space="preserve">a </w:t>
      </w:r>
      <w:r w:rsidRPr="005769D0">
        <w:rPr>
          <w:rFonts w:ascii="Times New Roman" w:hAnsi="Times New Roman" w:cs="Times New Roman"/>
          <w:sz w:val="24"/>
          <w:szCs w:val="24"/>
        </w:rPr>
        <w:t xml:space="preserve">separate </w:t>
      </w:r>
      <w:r w:rsidR="001743AE">
        <w:rPr>
          <w:rFonts w:ascii="Times New Roman" w:hAnsi="Times New Roman" w:cs="Times New Roman"/>
          <w:sz w:val="24"/>
          <w:szCs w:val="24"/>
        </w:rPr>
        <w:t>spreadsheet as shown in Figure 10</w:t>
      </w:r>
      <w:r w:rsidRPr="005769D0">
        <w:rPr>
          <w:rFonts w:ascii="Times New Roman" w:hAnsi="Times New Roman" w:cs="Times New Roman"/>
          <w:sz w:val="24"/>
          <w:szCs w:val="24"/>
        </w:rPr>
        <w:t xml:space="preserve">.  Each ICB sector </w:t>
      </w:r>
      <w:r>
        <w:rPr>
          <w:rFonts w:ascii="Times New Roman" w:hAnsi="Times New Roman" w:cs="Times New Roman"/>
          <w:sz w:val="24"/>
          <w:szCs w:val="24"/>
        </w:rPr>
        <w:t>had</w:t>
      </w:r>
      <w:r w:rsidRPr="005769D0">
        <w:rPr>
          <w:rFonts w:ascii="Times New Roman" w:hAnsi="Times New Roman" w:cs="Times New Roman"/>
          <w:sz w:val="24"/>
          <w:szCs w:val="24"/>
        </w:rPr>
        <w:t xml:space="preserve"> a separate tab in the spreadsheet.</w:t>
      </w:r>
      <w:r w:rsidRPr="00A050CC">
        <w:rPr>
          <w:rFonts w:ascii="Times New Roman" w:hAnsi="Times New Roman" w:cs="Times New Roman"/>
          <w:noProof/>
          <w:sz w:val="24"/>
          <w:szCs w:val="24"/>
        </w:rPr>
        <w:t xml:space="preserve"> </w:t>
      </w:r>
    </w:p>
    <w:p w14:paraId="751BC320" w14:textId="77777777" w:rsidR="003A7EC1" w:rsidRDefault="003A7EC1" w:rsidP="003A7EC1">
      <w:pPr>
        <w:pStyle w:val="ListParagraph"/>
        <w:spacing w:line="480" w:lineRule="auto"/>
        <w:ind w:left="0"/>
        <w:rPr>
          <w:rFonts w:ascii="Times New Roman" w:hAnsi="Times New Roman" w:cs="Times New Roman"/>
          <w:i/>
          <w:sz w:val="24"/>
          <w:szCs w:val="24"/>
        </w:rPr>
      </w:pPr>
      <w:r w:rsidRPr="005769D0">
        <w:rPr>
          <w:rFonts w:ascii="Times New Roman" w:hAnsi="Times New Roman" w:cs="Times New Roman"/>
          <w:noProof/>
          <w:sz w:val="24"/>
          <w:szCs w:val="24"/>
        </w:rPr>
        <w:lastRenderedPageBreak/>
        <w:drawing>
          <wp:inline distT="0" distB="0" distL="0" distR="0" wp14:anchorId="120EA0F5" wp14:editId="56417F3D">
            <wp:extent cx="5486400" cy="832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tilitycompare.tiff"/>
                    <pic:cNvPicPr/>
                  </pic:nvPicPr>
                  <pic:blipFill rotWithShape="1">
                    <a:blip r:embed="rId22">
                      <a:extLst>
                        <a:ext uri="{28A0092B-C50C-407E-A947-70E740481C1C}">
                          <a14:useLocalDpi xmlns:a14="http://schemas.microsoft.com/office/drawing/2010/main" val="0"/>
                        </a:ext>
                      </a:extLst>
                    </a:blip>
                    <a:srcRect b="64152"/>
                    <a:stretch/>
                  </pic:blipFill>
                  <pic:spPr bwMode="auto">
                    <a:xfrm>
                      <a:off x="0" y="0"/>
                      <a:ext cx="5486400" cy="8324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5199F28" w14:textId="47654018" w:rsidR="003A7EC1" w:rsidRPr="00F637FD" w:rsidRDefault="001743AE" w:rsidP="00081E34">
      <w:pPr>
        <w:pStyle w:val="Heading3"/>
      </w:pPr>
      <w:bookmarkStart w:id="242" w:name="figure11"/>
      <w:bookmarkStart w:id="243" w:name="_Toc260565992"/>
      <w:bookmarkStart w:id="244" w:name="_Toc261381296"/>
      <w:bookmarkStart w:id="245" w:name="_Toc261382107"/>
      <w:r w:rsidRPr="0086201D">
        <w:rPr>
          <w:i/>
        </w:rPr>
        <w:t>Figure 10</w:t>
      </w:r>
      <w:r w:rsidR="003A7EC1" w:rsidRPr="0086201D">
        <w:rPr>
          <w:i/>
        </w:rPr>
        <w:t>.</w:t>
      </w:r>
      <w:r w:rsidR="003A7EC1" w:rsidRPr="00F637FD">
        <w:t xml:space="preserve"> Spreadsheet used for total volatility calculations</w:t>
      </w:r>
      <w:bookmarkEnd w:id="242"/>
      <w:bookmarkEnd w:id="243"/>
      <w:bookmarkEnd w:id="244"/>
      <w:bookmarkEnd w:id="245"/>
    </w:p>
    <w:p w14:paraId="02FB972E" w14:textId="77777777" w:rsidR="003A7EC1" w:rsidRPr="005769D0" w:rsidRDefault="003A7EC1" w:rsidP="003A7EC1">
      <w:pPr>
        <w:pStyle w:val="ListParagraph"/>
        <w:numPr>
          <w:ilvl w:val="0"/>
          <w:numId w:val="1"/>
        </w:numPr>
        <w:spacing w:line="480" w:lineRule="auto"/>
        <w:ind w:left="360"/>
        <w:rPr>
          <w:rFonts w:ascii="Times New Roman" w:hAnsi="Times New Roman" w:cs="Times New Roman"/>
          <w:sz w:val="24"/>
          <w:szCs w:val="24"/>
        </w:rPr>
      </w:pPr>
      <w:r w:rsidRPr="005769D0">
        <w:rPr>
          <w:rFonts w:ascii="Times New Roman" w:hAnsi="Times New Roman" w:cs="Times New Roman"/>
          <w:sz w:val="24"/>
          <w:szCs w:val="24"/>
        </w:rPr>
        <w:t>Calculate</w:t>
      </w:r>
      <w:r>
        <w:rPr>
          <w:rFonts w:ascii="Times New Roman" w:hAnsi="Times New Roman" w:cs="Times New Roman"/>
          <w:sz w:val="24"/>
          <w:szCs w:val="24"/>
        </w:rPr>
        <w:t>d</w:t>
      </w:r>
      <w:r w:rsidRPr="005769D0">
        <w:rPr>
          <w:rFonts w:ascii="Times New Roman" w:hAnsi="Times New Roman" w:cs="Times New Roman"/>
          <w:sz w:val="24"/>
          <w:szCs w:val="24"/>
        </w:rPr>
        <w:t xml:space="preserve"> average relative standard volatilities for each of the ten industries using the Average formula in Excel.</w:t>
      </w:r>
    </w:p>
    <w:p w14:paraId="08E3646E" w14:textId="77777777" w:rsidR="003A7EC1" w:rsidRDefault="003A7EC1" w:rsidP="003A7EC1">
      <w:pPr>
        <w:pStyle w:val="ListParagraph"/>
        <w:numPr>
          <w:ilvl w:val="0"/>
          <w:numId w:val="1"/>
        </w:numPr>
        <w:spacing w:line="480" w:lineRule="auto"/>
        <w:ind w:left="360"/>
        <w:rPr>
          <w:rFonts w:ascii="Times New Roman" w:hAnsi="Times New Roman" w:cs="Times New Roman"/>
          <w:sz w:val="24"/>
          <w:szCs w:val="24"/>
        </w:rPr>
      </w:pPr>
      <w:r w:rsidRPr="005769D0">
        <w:rPr>
          <w:rFonts w:ascii="Times New Roman" w:hAnsi="Times New Roman" w:cs="Times New Roman"/>
          <w:sz w:val="24"/>
          <w:szCs w:val="24"/>
        </w:rPr>
        <w:t>Calculate</w:t>
      </w:r>
      <w:r>
        <w:rPr>
          <w:rFonts w:ascii="Times New Roman" w:hAnsi="Times New Roman" w:cs="Times New Roman"/>
          <w:sz w:val="24"/>
          <w:szCs w:val="24"/>
        </w:rPr>
        <w:t>d</w:t>
      </w:r>
      <w:r w:rsidRPr="005769D0">
        <w:rPr>
          <w:rFonts w:ascii="Times New Roman" w:hAnsi="Times New Roman" w:cs="Times New Roman"/>
          <w:sz w:val="24"/>
          <w:szCs w:val="24"/>
        </w:rPr>
        <w:t xml:space="preserve"> total three months prior and three months following rates to test hypothesis using a one-tailed t-test of normal distribution. </w:t>
      </w:r>
      <w:r w:rsidRPr="00076FC8">
        <w:rPr>
          <w:rFonts w:ascii="Times New Roman" w:hAnsi="Times New Roman" w:cs="Times New Roman"/>
          <w:sz w:val="24"/>
          <w:szCs w:val="24"/>
        </w:rPr>
        <w:t xml:space="preserve">In this case, the variables </w:t>
      </w:r>
      <w:r>
        <w:rPr>
          <w:rFonts w:ascii="Times New Roman" w:hAnsi="Times New Roman" w:cs="Times New Roman"/>
          <w:sz w:val="24"/>
          <w:szCs w:val="24"/>
        </w:rPr>
        <w:t>were</w:t>
      </w:r>
      <w:r w:rsidRPr="00076FC8">
        <w:rPr>
          <w:rFonts w:ascii="Times New Roman" w:hAnsi="Times New Roman" w:cs="Times New Roman"/>
          <w:sz w:val="24"/>
          <w:szCs w:val="24"/>
        </w:rPr>
        <w:t xml:space="preserve"> interval/ratio, and the population standard deviation of</w:t>
      </w:r>
      <w:r>
        <w:rPr>
          <w:rFonts w:ascii="Times New Roman" w:hAnsi="Times New Roman" w:cs="Times New Roman"/>
          <w:sz w:val="24"/>
          <w:szCs w:val="24"/>
        </w:rPr>
        <w:t xml:space="preserve"> difference is not known. A one-</w:t>
      </w:r>
      <w:r w:rsidRPr="00076FC8">
        <w:rPr>
          <w:rFonts w:ascii="Times New Roman" w:hAnsi="Times New Roman" w:cs="Times New Roman"/>
          <w:sz w:val="24"/>
          <w:szCs w:val="24"/>
        </w:rPr>
        <w:t xml:space="preserve">tailed test would only allow one to calculate the RSD above the mean, </w:t>
      </w:r>
      <w:r>
        <w:rPr>
          <w:rFonts w:ascii="Times New Roman" w:hAnsi="Times New Roman" w:cs="Times New Roman"/>
          <w:sz w:val="24"/>
          <w:szCs w:val="24"/>
        </w:rPr>
        <w:t xml:space="preserve">so a two-tailed t-test was used. This was </w:t>
      </w:r>
      <w:r w:rsidRPr="00076FC8">
        <w:rPr>
          <w:rFonts w:ascii="Times New Roman" w:hAnsi="Times New Roman" w:cs="Times New Roman"/>
          <w:sz w:val="24"/>
          <w:szCs w:val="24"/>
        </w:rPr>
        <w:t>necessa</w:t>
      </w:r>
      <w:r>
        <w:rPr>
          <w:rFonts w:ascii="Times New Roman" w:hAnsi="Times New Roman" w:cs="Times New Roman"/>
          <w:sz w:val="24"/>
          <w:szCs w:val="24"/>
        </w:rPr>
        <w:t>ry because the hypothesis stated</w:t>
      </w:r>
      <w:r w:rsidRPr="00076FC8">
        <w:rPr>
          <w:rFonts w:ascii="Times New Roman" w:hAnsi="Times New Roman" w:cs="Times New Roman"/>
          <w:sz w:val="24"/>
          <w:szCs w:val="24"/>
        </w:rPr>
        <w:t xml:space="preserve"> that the following months </w:t>
      </w:r>
      <w:r>
        <w:rPr>
          <w:rFonts w:ascii="Times New Roman" w:hAnsi="Times New Roman" w:cs="Times New Roman"/>
          <w:sz w:val="24"/>
          <w:szCs w:val="24"/>
        </w:rPr>
        <w:t>would</w:t>
      </w:r>
      <w:r w:rsidRPr="00076FC8">
        <w:rPr>
          <w:rFonts w:ascii="Times New Roman" w:hAnsi="Times New Roman" w:cs="Times New Roman"/>
          <w:sz w:val="24"/>
          <w:szCs w:val="24"/>
        </w:rPr>
        <w:t xml:space="preserve"> be at least 5% more volatile</w:t>
      </w:r>
      <w:r>
        <w:rPr>
          <w:rFonts w:ascii="Times New Roman" w:hAnsi="Times New Roman" w:cs="Times New Roman"/>
          <w:sz w:val="24"/>
          <w:szCs w:val="24"/>
        </w:rPr>
        <w:t>, but it did not specify direction</w:t>
      </w:r>
      <w:r w:rsidRPr="00076FC8">
        <w:rPr>
          <w:rFonts w:ascii="Times New Roman" w:hAnsi="Times New Roman" w:cs="Times New Roman"/>
          <w:sz w:val="24"/>
          <w:szCs w:val="24"/>
        </w:rPr>
        <w:t>.</w:t>
      </w:r>
      <w:r>
        <w:rPr>
          <w:rFonts w:ascii="Times New Roman" w:hAnsi="Times New Roman" w:cs="Times New Roman"/>
          <w:sz w:val="24"/>
          <w:szCs w:val="24"/>
        </w:rPr>
        <w:t xml:space="preserve"> Reports in both SPSS and Excel were presented in tables showing individual volatility of organizations, volatility clustered by industries, and total volatility preceding and following executive leadership changes.</w:t>
      </w:r>
    </w:p>
    <w:p w14:paraId="16908397" w14:textId="77777777" w:rsidR="003A7EC1" w:rsidRPr="0065558A" w:rsidRDefault="003A7EC1" w:rsidP="003A7EC1">
      <w:pPr>
        <w:pStyle w:val="ListParagraph"/>
        <w:numPr>
          <w:ilvl w:val="0"/>
          <w:numId w:val="1"/>
        </w:numPr>
        <w:spacing w:line="480" w:lineRule="auto"/>
        <w:ind w:left="360"/>
        <w:rPr>
          <w:rFonts w:ascii="Times New Roman" w:hAnsi="Times New Roman" w:cs="Times New Roman"/>
          <w:sz w:val="24"/>
          <w:szCs w:val="24"/>
        </w:rPr>
      </w:pPr>
      <w:r>
        <w:rPr>
          <w:rFonts w:ascii="Times New Roman" w:hAnsi="Times New Roman" w:cs="Times New Roman"/>
          <w:sz w:val="24"/>
          <w:szCs w:val="24"/>
        </w:rPr>
        <w:t>The last step was to use the data to test the hypothesis. According to Meir et al (2011), “the general rule is that the t score obtained in testing the hypothesis must be larger than the t score associated with the alpha, which is the probability used for rejecting the null hypothesis.” In this case, it was 10%, or .10.</w:t>
      </w:r>
    </w:p>
    <w:p w14:paraId="41150818" w14:textId="77777777" w:rsidR="003A7EC1" w:rsidRPr="00043015" w:rsidRDefault="003A7EC1" w:rsidP="003A7EC1">
      <w:pPr>
        <w:pStyle w:val="Heading2"/>
      </w:pPr>
      <w:bookmarkStart w:id="246" w:name="_Toc237268767"/>
      <w:bookmarkStart w:id="247" w:name="_Toc248310343"/>
      <w:bookmarkStart w:id="248" w:name="_Toc260565993"/>
      <w:bookmarkStart w:id="249" w:name="_Toc261381297"/>
      <w:bookmarkStart w:id="250" w:name="_Toc261382108"/>
      <w:r w:rsidRPr="00043015">
        <w:t>Informed Consent</w:t>
      </w:r>
      <w:bookmarkEnd w:id="246"/>
      <w:bookmarkEnd w:id="247"/>
      <w:bookmarkEnd w:id="248"/>
      <w:bookmarkEnd w:id="249"/>
      <w:bookmarkEnd w:id="250"/>
    </w:p>
    <w:p w14:paraId="5EE45FEA" w14:textId="77777777" w:rsidR="003A7EC1" w:rsidRPr="00A3004D" w:rsidRDefault="003A7EC1" w:rsidP="003A7EC1">
      <w:pPr>
        <w:rPr>
          <w:rFonts w:cs="Times New Roman"/>
        </w:rPr>
      </w:pPr>
      <w:r w:rsidRPr="00A3004D">
        <w:rPr>
          <w:rFonts w:cs="Times New Roman"/>
        </w:rPr>
        <w:t>In accordance with the procedures of Colorado Technical University’s Institutional Review Board (IRB), the researcher follow</w:t>
      </w:r>
      <w:r>
        <w:rPr>
          <w:rFonts w:cs="Times New Roman"/>
        </w:rPr>
        <w:t>ed</w:t>
      </w:r>
      <w:r w:rsidRPr="00A3004D">
        <w:rPr>
          <w:rFonts w:cs="Times New Roman"/>
        </w:rPr>
        <w:t xml:space="preserve"> all regulations and polic</w:t>
      </w:r>
      <w:r w:rsidRPr="005E4D0B">
        <w:rPr>
          <w:rFonts w:cs="Times New Roman"/>
        </w:rPr>
        <w:t xml:space="preserve">ies set </w:t>
      </w:r>
      <w:r w:rsidRPr="005E4D0B">
        <w:rPr>
          <w:rFonts w:cs="Times New Roman"/>
        </w:rPr>
        <w:lastRenderedPageBreak/>
        <w:t xml:space="preserve">forth in the IRB. </w:t>
      </w:r>
      <w:r>
        <w:rPr>
          <w:rFonts w:cs="Times New Roman"/>
        </w:rPr>
        <w:t>Since the information obtained wa</w:t>
      </w:r>
      <w:r w:rsidRPr="005E4D0B">
        <w:rPr>
          <w:rFonts w:cs="Times New Roman"/>
        </w:rPr>
        <w:t xml:space="preserve">s available in the public domain, informed consent for each organization </w:t>
      </w:r>
      <w:r>
        <w:rPr>
          <w:rFonts w:cs="Times New Roman"/>
        </w:rPr>
        <w:t>was</w:t>
      </w:r>
      <w:r w:rsidRPr="005E4D0B">
        <w:rPr>
          <w:rFonts w:cs="Times New Roman"/>
        </w:rPr>
        <w:t xml:space="preserve"> not needed</w:t>
      </w:r>
      <w:r>
        <w:rPr>
          <w:rFonts w:cs="Times New Roman"/>
        </w:rPr>
        <w:t xml:space="preserve"> “</w:t>
      </w:r>
      <w:r w:rsidRPr="007D4D8A">
        <w:rPr>
          <w:rFonts w:cs="Times New Roman"/>
        </w:rPr>
        <w:t>The federal regulations include a very specific definition for what constitutes “research” (45 CFR 46.102(d)) and for what is meant by a “human subject” (45 CFR 46.102(f)). Often investigators will require that a formal determination from the IRB be made that their project either is not research and/or does not involve human subjects (e.g., as may be required by a student’s doctoral dissertation committee, a funding agency, or a journal editor)” (Institutional Review Board, 2013)</w:t>
      </w:r>
      <w:proofErr w:type="gramStart"/>
      <w:r w:rsidRPr="007D4D8A">
        <w:rPr>
          <w:rFonts w:cs="Times New Roman"/>
        </w:rPr>
        <w:t xml:space="preserve">. </w:t>
      </w:r>
      <w:r w:rsidRPr="0059725C">
        <w:rPr>
          <w:rFonts w:cs="Times New Roman"/>
        </w:rPr>
        <w:t>.</w:t>
      </w:r>
      <w:proofErr w:type="gramEnd"/>
      <w:r>
        <w:rPr>
          <w:rFonts w:cs="Times New Roman"/>
        </w:rPr>
        <w:t xml:space="preserve"> The researcher was granted an IRB exemption due to lack of human participants. </w:t>
      </w:r>
      <w:r w:rsidRPr="007D4D8A">
        <w:rPr>
          <w:rFonts w:cs="Times New Roman"/>
        </w:rPr>
        <w:t>The researcher has a current CITI certification.</w:t>
      </w:r>
    </w:p>
    <w:p w14:paraId="7A407869" w14:textId="77777777" w:rsidR="003A7EC1" w:rsidRPr="00043015" w:rsidRDefault="003A7EC1" w:rsidP="003A7EC1">
      <w:pPr>
        <w:pStyle w:val="Heading2"/>
      </w:pPr>
      <w:bookmarkStart w:id="251" w:name="_Toc237268768"/>
      <w:bookmarkStart w:id="252" w:name="_Toc248310344"/>
      <w:bookmarkStart w:id="253" w:name="_Toc260565994"/>
      <w:bookmarkStart w:id="254" w:name="_Toc261381298"/>
      <w:bookmarkStart w:id="255" w:name="_Toc261382109"/>
      <w:r w:rsidRPr="00043015">
        <w:t>Confidentiality</w:t>
      </w:r>
      <w:bookmarkEnd w:id="251"/>
      <w:bookmarkEnd w:id="252"/>
      <w:bookmarkEnd w:id="253"/>
      <w:bookmarkEnd w:id="254"/>
      <w:bookmarkEnd w:id="255"/>
    </w:p>
    <w:p w14:paraId="16583D46" w14:textId="77777777" w:rsidR="003A7EC1" w:rsidRPr="00A3004D" w:rsidRDefault="003A7EC1" w:rsidP="003A7EC1">
      <w:pPr>
        <w:rPr>
          <w:rFonts w:cs="Times New Roman"/>
        </w:rPr>
      </w:pPr>
      <w:r w:rsidRPr="00A3004D">
        <w:rPr>
          <w:rFonts w:cs="Times New Roman"/>
        </w:rPr>
        <w:t>Research must take place in accordance with ethical guidelines ensuring the confidential</w:t>
      </w:r>
      <w:r w:rsidRPr="005E4D0B">
        <w:rPr>
          <w:rFonts w:cs="Times New Roman"/>
        </w:rPr>
        <w:t xml:space="preserve">ity of participants.  Since </w:t>
      </w:r>
      <w:proofErr w:type="gramStart"/>
      <w:r w:rsidRPr="005E4D0B">
        <w:rPr>
          <w:rFonts w:cs="Times New Roman"/>
        </w:rPr>
        <w:t>all of</w:t>
      </w:r>
      <w:proofErr w:type="gramEnd"/>
      <w:r w:rsidRPr="005E4D0B">
        <w:rPr>
          <w:rFonts w:cs="Times New Roman"/>
        </w:rPr>
        <w:t xml:space="preserve"> the information gathered </w:t>
      </w:r>
      <w:r>
        <w:rPr>
          <w:rFonts w:cs="Times New Roman"/>
        </w:rPr>
        <w:t>was</w:t>
      </w:r>
      <w:r w:rsidRPr="005E4D0B">
        <w:rPr>
          <w:rFonts w:cs="Times New Roman"/>
        </w:rPr>
        <w:t xml:space="preserve"> available in the public domain, confidentiality will be a minor issue. </w:t>
      </w:r>
      <w:r>
        <w:rPr>
          <w:rFonts w:cs="Times New Roman"/>
        </w:rPr>
        <w:t xml:space="preserve"> However, the electronic data was stored on a password-protected computer in password-protected files with passwords available only to the researcher. This computer and any physical, printed data </w:t>
      </w:r>
      <w:proofErr w:type="gramStart"/>
      <w:r>
        <w:rPr>
          <w:rFonts w:cs="Times New Roman"/>
        </w:rPr>
        <w:t>was</w:t>
      </w:r>
      <w:proofErr w:type="gramEnd"/>
      <w:r>
        <w:rPr>
          <w:rFonts w:cs="Times New Roman"/>
        </w:rPr>
        <w:t xml:space="preserve"> locked in the researcher’s personal residence in a gated residential apartment community.</w:t>
      </w:r>
    </w:p>
    <w:p w14:paraId="523353E9" w14:textId="77777777" w:rsidR="003A7EC1" w:rsidRPr="00043015" w:rsidRDefault="003A7EC1" w:rsidP="003A7EC1">
      <w:pPr>
        <w:pStyle w:val="Heading2"/>
      </w:pPr>
      <w:bookmarkStart w:id="256" w:name="_Toc237268769"/>
      <w:bookmarkStart w:id="257" w:name="_Toc248310345"/>
      <w:bookmarkStart w:id="258" w:name="_Toc260565995"/>
      <w:bookmarkStart w:id="259" w:name="_Toc261381299"/>
      <w:bookmarkStart w:id="260" w:name="_Toc261382110"/>
      <w:r w:rsidRPr="00043015">
        <w:t>Ethical Considerations</w:t>
      </w:r>
      <w:bookmarkEnd w:id="256"/>
      <w:bookmarkEnd w:id="257"/>
      <w:bookmarkEnd w:id="258"/>
      <w:bookmarkEnd w:id="259"/>
      <w:bookmarkEnd w:id="260"/>
    </w:p>
    <w:p w14:paraId="1626F54D" w14:textId="77777777" w:rsidR="003A7EC1" w:rsidRPr="00A3004D" w:rsidRDefault="003A7EC1" w:rsidP="003A7EC1">
      <w:pPr>
        <w:rPr>
          <w:rFonts w:cs="Times New Roman"/>
        </w:rPr>
      </w:pPr>
      <w:r w:rsidRPr="00A3004D">
        <w:rPr>
          <w:rFonts w:cs="Times New Roman"/>
        </w:rPr>
        <w:t xml:space="preserve">While this dissertation </w:t>
      </w:r>
      <w:r>
        <w:rPr>
          <w:rFonts w:cs="Times New Roman"/>
        </w:rPr>
        <w:t>did</w:t>
      </w:r>
      <w:r w:rsidRPr="00A3004D">
        <w:rPr>
          <w:rFonts w:cs="Times New Roman"/>
        </w:rPr>
        <w:t xml:space="preserve"> not involve the use of human</w:t>
      </w:r>
      <w:r>
        <w:rPr>
          <w:rFonts w:cs="Times New Roman"/>
        </w:rPr>
        <w:t xml:space="preserve"> subjects, the researcher abided</w:t>
      </w:r>
      <w:r w:rsidRPr="00A3004D">
        <w:rPr>
          <w:rFonts w:cs="Times New Roman"/>
        </w:rPr>
        <w:t xml:space="preserve"> by all </w:t>
      </w:r>
      <w:r w:rsidRPr="005E4D0B">
        <w:rPr>
          <w:rFonts w:cs="Times New Roman"/>
        </w:rPr>
        <w:t>Federal, state, and local laws, as well as the guidelines established by the Institutional Review Board (IRB).</w:t>
      </w:r>
      <w:r>
        <w:rPr>
          <w:rFonts w:cs="Times New Roman"/>
        </w:rPr>
        <w:t xml:space="preserve"> The main ethical consideration was to state that any conclusions stated in the research are only meant to be taken as one possible variable that affects stock prices. In no way should investors or common stockholders use this data </w:t>
      </w:r>
      <w:r>
        <w:rPr>
          <w:rFonts w:cs="Times New Roman"/>
        </w:rPr>
        <w:lastRenderedPageBreak/>
        <w:t>exclusively to make stock purchases or sales. The researcher denies any accountability for financial decisions that others make based up on the research presented in this dissertation.</w:t>
      </w:r>
    </w:p>
    <w:p w14:paraId="6F9D54C6" w14:textId="77777777" w:rsidR="003A7EC1" w:rsidRPr="00043015" w:rsidRDefault="003A7EC1" w:rsidP="003A7EC1">
      <w:pPr>
        <w:pStyle w:val="Heading2"/>
      </w:pPr>
      <w:bookmarkStart w:id="261" w:name="_Toc237268770"/>
      <w:bookmarkStart w:id="262" w:name="_Toc248310346"/>
      <w:bookmarkStart w:id="263" w:name="_Toc260565996"/>
      <w:bookmarkStart w:id="264" w:name="_Toc261381300"/>
      <w:bookmarkStart w:id="265" w:name="_Toc261382111"/>
      <w:r w:rsidRPr="00043015">
        <w:t>Geographic Location</w:t>
      </w:r>
      <w:bookmarkEnd w:id="261"/>
      <w:bookmarkEnd w:id="262"/>
      <w:bookmarkEnd w:id="263"/>
      <w:bookmarkEnd w:id="264"/>
      <w:bookmarkEnd w:id="265"/>
    </w:p>
    <w:p w14:paraId="01CA2CEA" w14:textId="77777777" w:rsidR="003A7EC1" w:rsidRDefault="003A7EC1" w:rsidP="003A7EC1">
      <w:pPr>
        <w:rPr>
          <w:rFonts w:cs="Times New Roman"/>
        </w:rPr>
      </w:pPr>
      <w:r w:rsidRPr="00A3004D">
        <w:rPr>
          <w:rFonts w:cs="Times New Roman"/>
        </w:rPr>
        <w:t xml:space="preserve">The research </w:t>
      </w:r>
      <w:r>
        <w:rPr>
          <w:rFonts w:cs="Times New Roman"/>
        </w:rPr>
        <w:t>took</w:t>
      </w:r>
      <w:r w:rsidRPr="00A3004D">
        <w:rPr>
          <w:rFonts w:cs="Times New Roman"/>
        </w:rPr>
        <w:t xml:space="preserve"> place in Colorado Springs, CO using data from U.S.-based organizations. </w:t>
      </w:r>
      <w:r>
        <w:rPr>
          <w:rFonts w:cs="Times New Roman"/>
        </w:rPr>
        <w:t xml:space="preserve"> The information was also obtained from the following organizations’ publicly available data:</w:t>
      </w:r>
    </w:p>
    <w:p w14:paraId="4429BF96" w14:textId="77777777" w:rsidR="003A7EC1" w:rsidRPr="00B70E9C" w:rsidRDefault="003A7EC1" w:rsidP="003A7EC1">
      <w:pPr>
        <w:spacing w:line="240" w:lineRule="auto"/>
        <w:ind w:firstLine="0"/>
        <w:rPr>
          <w:rFonts w:cs="Times New Roman"/>
        </w:rPr>
      </w:pPr>
      <w:r w:rsidRPr="00B70E9C">
        <w:rPr>
          <w:rFonts w:cs="Times New Roman"/>
        </w:rPr>
        <w:t>NASDAQ</w:t>
      </w:r>
    </w:p>
    <w:p w14:paraId="10A7A847" w14:textId="77777777" w:rsidR="003A7EC1" w:rsidRPr="005D16AF" w:rsidRDefault="003A7EC1" w:rsidP="003A7EC1">
      <w:pPr>
        <w:spacing w:line="240" w:lineRule="auto"/>
        <w:ind w:firstLine="0"/>
        <w:rPr>
          <w:rFonts w:eastAsia="Times New Roman" w:cs="Times New Roman"/>
          <w:color w:val="222222"/>
          <w:shd w:val="clear" w:color="auto" w:fill="FFFFFF"/>
        </w:rPr>
      </w:pPr>
      <w:r w:rsidRPr="00B70E9C">
        <w:rPr>
          <w:rFonts w:eastAsia="Times New Roman" w:cs="Times New Roman"/>
          <w:color w:val="222222"/>
          <w:shd w:val="clear" w:color="auto" w:fill="FFFFFF"/>
        </w:rPr>
        <w:t>165 Broadway One Liberty Plaza</w:t>
      </w:r>
      <w:r w:rsidRPr="00B70E9C">
        <w:rPr>
          <w:rFonts w:eastAsia="Times New Roman" w:cs="Times New Roman"/>
          <w:color w:val="222222"/>
        </w:rPr>
        <w:br/>
      </w:r>
      <w:r w:rsidRPr="00B70E9C">
        <w:rPr>
          <w:rFonts w:eastAsia="Times New Roman" w:cs="Times New Roman"/>
          <w:color w:val="222222"/>
          <w:shd w:val="clear" w:color="auto" w:fill="FFFFFF"/>
        </w:rPr>
        <w:t>New York</w:t>
      </w:r>
      <w:r>
        <w:rPr>
          <w:rFonts w:eastAsia="Times New Roman" w:cs="Times New Roman"/>
          <w:color w:val="222222"/>
          <w:shd w:val="clear" w:color="auto" w:fill="FFFFFF"/>
        </w:rPr>
        <w:t xml:space="preserve">, NY </w:t>
      </w:r>
      <w:r w:rsidRPr="00B70E9C">
        <w:rPr>
          <w:rFonts w:eastAsia="Times New Roman" w:cs="Times New Roman"/>
          <w:color w:val="222222"/>
        </w:rPr>
        <w:t>10006</w:t>
      </w:r>
    </w:p>
    <w:p w14:paraId="0AEF5A8D" w14:textId="77777777" w:rsidR="003A7EC1" w:rsidRPr="00B70E9C" w:rsidRDefault="003A7EC1" w:rsidP="003A7EC1">
      <w:pPr>
        <w:spacing w:line="240" w:lineRule="auto"/>
        <w:ind w:firstLine="0"/>
        <w:rPr>
          <w:rFonts w:cs="Times New Roman"/>
          <w:color w:val="3366FF"/>
          <w:u w:val="single"/>
        </w:rPr>
      </w:pPr>
      <w:hyperlink r:id="rId23" w:history="1">
        <w:r w:rsidRPr="00B70E9C">
          <w:rPr>
            <w:rFonts w:cs="Times New Roman"/>
            <w:color w:val="3366FF"/>
            <w:u w:val="single"/>
          </w:rPr>
          <w:t>http://www.nasdaq.com/http://www.nasdaq.com/</w:t>
        </w:r>
      </w:hyperlink>
    </w:p>
    <w:p w14:paraId="1B7193E3" w14:textId="77777777" w:rsidR="003A7EC1" w:rsidRPr="00B70E9C" w:rsidRDefault="003A7EC1" w:rsidP="003A7EC1">
      <w:pPr>
        <w:spacing w:line="240" w:lineRule="auto"/>
        <w:ind w:firstLine="0"/>
        <w:rPr>
          <w:rFonts w:cs="Times New Roman"/>
          <w:color w:val="3366FF"/>
          <w:u w:val="single"/>
        </w:rPr>
      </w:pPr>
    </w:p>
    <w:p w14:paraId="6F433BEF" w14:textId="77777777" w:rsidR="003A7EC1" w:rsidRPr="00B70E9C" w:rsidRDefault="003A7EC1" w:rsidP="003A7EC1">
      <w:pPr>
        <w:spacing w:line="240" w:lineRule="auto"/>
        <w:ind w:firstLine="0"/>
        <w:rPr>
          <w:rFonts w:cs="Times New Roman"/>
        </w:rPr>
      </w:pPr>
      <w:r w:rsidRPr="00B70E9C">
        <w:rPr>
          <w:rFonts w:cs="Times New Roman"/>
        </w:rPr>
        <w:t>NYSE</w:t>
      </w:r>
    </w:p>
    <w:p w14:paraId="015F432D" w14:textId="77777777" w:rsidR="003A7EC1" w:rsidRPr="00B70E9C" w:rsidRDefault="003A7EC1" w:rsidP="003A7EC1">
      <w:pPr>
        <w:spacing w:line="240" w:lineRule="auto"/>
        <w:ind w:firstLine="0"/>
        <w:rPr>
          <w:rFonts w:cs="Times New Roman"/>
        </w:rPr>
      </w:pPr>
      <w:r w:rsidRPr="00B70E9C">
        <w:rPr>
          <w:rFonts w:cs="Times New Roman"/>
        </w:rPr>
        <w:t xml:space="preserve">11 Wall St, </w:t>
      </w:r>
    </w:p>
    <w:p w14:paraId="3EA0D8DC" w14:textId="77777777" w:rsidR="003A7EC1" w:rsidRPr="00B70E9C" w:rsidRDefault="003A7EC1" w:rsidP="003A7EC1">
      <w:pPr>
        <w:spacing w:line="240" w:lineRule="auto"/>
        <w:ind w:firstLine="0"/>
        <w:rPr>
          <w:rFonts w:eastAsia="Times New Roman" w:cs="Times New Roman"/>
          <w:sz w:val="20"/>
          <w:szCs w:val="20"/>
        </w:rPr>
      </w:pPr>
      <w:r w:rsidRPr="00B70E9C">
        <w:rPr>
          <w:rFonts w:cs="Times New Roman"/>
        </w:rPr>
        <w:t>New York, NY</w:t>
      </w:r>
      <w:r>
        <w:rPr>
          <w:rFonts w:cs="Times New Roman"/>
        </w:rPr>
        <w:t xml:space="preserve"> </w:t>
      </w:r>
      <w:r w:rsidRPr="00B70E9C">
        <w:rPr>
          <w:rFonts w:eastAsia="Times New Roman" w:cs="Times New Roman"/>
          <w:color w:val="222222"/>
        </w:rPr>
        <w:t>10006</w:t>
      </w:r>
    </w:p>
    <w:p w14:paraId="3BAC3CA6" w14:textId="77777777" w:rsidR="003A7EC1" w:rsidRPr="00043015" w:rsidRDefault="003A7EC1" w:rsidP="003A7EC1">
      <w:pPr>
        <w:spacing w:line="240" w:lineRule="auto"/>
        <w:ind w:firstLine="0"/>
        <w:rPr>
          <w:rFonts w:cs="Times New Roman"/>
          <w:color w:val="3366FF"/>
          <w:u w:val="single"/>
        </w:rPr>
      </w:pPr>
      <w:hyperlink r:id="rId24" w:history="1">
        <w:r w:rsidRPr="00B70E9C">
          <w:rPr>
            <w:rFonts w:cs="Times New Roman"/>
            <w:color w:val="3366FF"/>
            <w:u w:val="single"/>
          </w:rPr>
          <w:t>https://nyse.nyx.com/</w:t>
        </w:r>
      </w:hyperlink>
    </w:p>
    <w:p w14:paraId="599F919B" w14:textId="77777777" w:rsidR="003A7EC1" w:rsidRPr="00043015" w:rsidRDefault="003A7EC1" w:rsidP="003A7EC1">
      <w:pPr>
        <w:pStyle w:val="Heading2"/>
      </w:pPr>
      <w:bookmarkStart w:id="266" w:name="_Toc237268777"/>
      <w:bookmarkStart w:id="267" w:name="_Toc248310347"/>
      <w:bookmarkStart w:id="268" w:name="_Toc260565997"/>
      <w:bookmarkStart w:id="269" w:name="_Toc261381301"/>
      <w:bookmarkStart w:id="270" w:name="_Toc261382112"/>
      <w:r w:rsidRPr="00043015">
        <w:t>Summary</w:t>
      </w:r>
      <w:bookmarkEnd w:id="266"/>
      <w:bookmarkEnd w:id="267"/>
      <w:bookmarkEnd w:id="268"/>
      <w:ins w:id="271" w:author="CEC User" w:date="2014-05-06T11:01:00Z">
        <w:r>
          <w:t xml:space="preserve"> of Chapter Three</w:t>
        </w:r>
      </w:ins>
      <w:bookmarkEnd w:id="269"/>
      <w:bookmarkEnd w:id="270"/>
    </w:p>
    <w:p w14:paraId="59A1D753" w14:textId="77777777" w:rsidR="003A7EC1" w:rsidRPr="005E4D0B" w:rsidRDefault="003A7EC1" w:rsidP="003A7EC1">
      <w:pPr>
        <w:rPr>
          <w:rFonts w:cs="Times New Roman"/>
        </w:rPr>
      </w:pPr>
      <w:r w:rsidRPr="00A3004D">
        <w:rPr>
          <w:rFonts w:cs="Times New Roman"/>
        </w:rPr>
        <w:t xml:space="preserve">While these methods may seem tedious, they </w:t>
      </w:r>
      <w:r>
        <w:rPr>
          <w:rFonts w:cs="Times New Roman"/>
        </w:rPr>
        <w:t>were</w:t>
      </w:r>
      <w:r w:rsidRPr="00A3004D">
        <w:rPr>
          <w:rFonts w:cs="Times New Roman"/>
        </w:rPr>
        <w:t xml:space="preserve"> by far the most thorough way to accurately employ quantitative methodology to this study. They also ensure</w:t>
      </w:r>
      <w:r>
        <w:rPr>
          <w:rFonts w:cs="Times New Roman"/>
        </w:rPr>
        <w:t>d</w:t>
      </w:r>
      <w:r w:rsidRPr="00A3004D">
        <w:rPr>
          <w:rFonts w:cs="Times New Roman"/>
        </w:rPr>
        <w:t xml:space="preserve"> that the data </w:t>
      </w:r>
      <w:r>
        <w:rPr>
          <w:rFonts w:cs="Times New Roman"/>
        </w:rPr>
        <w:t>was</w:t>
      </w:r>
      <w:r w:rsidRPr="00A3004D">
        <w:rPr>
          <w:rFonts w:cs="Times New Roman"/>
        </w:rPr>
        <w:t xml:space="preserve"> accura</w:t>
      </w:r>
      <w:r w:rsidRPr="005E4D0B">
        <w:rPr>
          <w:rFonts w:cs="Times New Roman"/>
        </w:rPr>
        <w:t xml:space="preserve">te as each day was measured, thus being as specific as possible. By organizing the data into ICB sectors, it </w:t>
      </w:r>
      <w:r>
        <w:rPr>
          <w:rFonts w:cs="Times New Roman"/>
        </w:rPr>
        <w:t>was</w:t>
      </w:r>
      <w:r w:rsidRPr="005E4D0B">
        <w:rPr>
          <w:rFonts w:cs="Times New Roman"/>
        </w:rPr>
        <w:t xml:space="preserve"> easier to identify trends and notice any outliers or possible discrepancies and re-evaluate that data. </w:t>
      </w:r>
      <w:r>
        <w:rPr>
          <w:rFonts w:cs="Times New Roman"/>
        </w:rPr>
        <w:t xml:space="preserve">This chapter identified the methodology rationale, research approach, sampling procedures, analysis process, means of measurement and analysis, and reliability measures. It also addressed how the research was conducted so that it </w:t>
      </w:r>
      <w:proofErr w:type="gramStart"/>
      <w:r>
        <w:rPr>
          <w:rFonts w:cs="Times New Roman"/>
        </w:rPr>
        <w:t>was in compliance with</w:t>
      </w:r>
      <w:proofErr w:type="gramEnd"/>
      <w:r>
        <w:rPr>
          <w:rFonts w:cs="Times New Roman"/>
        </w:rPr>
        <w:t xml:space="preserve"> IRB rules and regulations.</w:t>
      </w:r>
    </w:p>
    <w:p w14:paraId="7DDAF220" w14:textId="77777777" w:rsidR="00350107" w:rsidRPr="00835BDF" w:rsidRDefault="00350107">
      <w:pPr>
        <w:rPr>
          <w:rFonts w:cs="Times New Roman"/>
          <w:color w:val="FF0000"/>
        </w:rPr>
      </w:pPr>
    </w:p>
    <w:p w14:paraId="307FEB03" w14:textId="77777777" w:rsidR="00081E34" w:rsidRDefault="00081E34" w:rsidP="003F7F1E">
      <w:pPr>
        <w:jc w:val="center"/>
        <w:rPr>
          <w:rFonts w:cs="Times New Roman"/>
          <w:b/>
        </w:rPr>
      </w:pPr>
    </w:p>
    <w:p w14:paraId="5422380F" w14:textId="77777777" w:rsidR="00674238" w:rsidRPr="007001DD" w:rsidRDefault="00674238" w:rsidP="00674238">
      <w:pPr>
        <w:pStyle w:val="Heading1"/>
      </w:pPr>
      <w:bookmarkStart w:id="272" w:name="_Toc261381302"/>
      <w:bookmarkStart w:id="273" w:name="_Toc261382113"/>
      <w:ins w:id="274" w:author="CEC User" w:date="2014-05-06T11:01:00Z">
        <w:r w:rsidRPr="00962304">
          <w:lastRenderedPageBreak/>
          <w:t>CHAPTER FOUR</w:t>
        </w:r>
      </w:ins>
      <w:bookmarkEnd w:id="272"/>
      <w:bookmarkEnd w:id="273"/>
    </w:p>
    <w:p w14:paraId="3FCD703D" w14:textId="77777777" w:rsidR="00674238" w:rsidRPr="00F0522A" w:rsidRDefault="00674238" w:rsidP="00674238">
      <w:pPr>
        <w:rPr>
          <w:rFonts w:cs="Times New Roman"/>
        </w:rPr>
      </w:pPr>
      <w:r>
        <w:rPr>
          <w:rFonts w:cs="Times New Roman"/>
        </w:rPr>
        <w:t>This chapter will present the findings of the study organized as total short term stock volatility as measured by RSD, both immediately preceding and immediately following the executive leadership change.</w:t>
      </w:r>
      <w:r w:rsidRPr="00F0522A">
        <w:rPr>
          <w:rFonts w:cs="Times New Roman"/>
        </w:rPr>
        <w:t xml:space="preserve"> </w:t>
      </w:r>
      <w:r>
        <w:rPr>
          <w:rFonts w:cs="Times New Roman"/>
        </w:rPr>
        <w:t xml:space="preserve">This paper will introduce the number of companies involved in the study, the industry of each company, the overall total volatility and statistical significance of all companies, and a breakdown of volatility and statistical significance by each industry of the Industry Classification Benchmark standards. </w:t>
      </w:r>
    </w:p>
    <w:p w14:paraId="4757B75D" w14:textId="77777777" w:rsidR="00674238" w:rsidRPr="00043015" w:rsidRDefault="00674238" w:rsidP="00674238">
      <w:pPr>
        <w:pStyle w:val="Heading2"/>
      </w:pPr>
      <w:bookmarkStart w:id="275" w:name="_Toc260565999"/>
      <w:bookmarkStart w:id="276" w:name="_Toc261381303"/>
      <w:bookmarkStart w:id="277" w:name="_Toc261382114"/>
      <w:r w:rsidRPr="00043015">
        <w:t>Participant Demographics</w:t>
      </w:r>
      <w:bookmarkEnd w:id="275"/>
      <w:bookmarkEnd w:id="276"/>
      <w:bookmarkEnd w:id="277"/>
    </w:p>
    <w:p w14:paraId="0B225782" w14:textId="77C50652" w:rsidR="00674238" w:rsidRDefault="00674238" w:rsidP="00674238">
      <w:pPr>
        <w:rPr>
          <w:rFonts w:cs="Times New Roman"/>
        </w:rPr>
      </w:pPr>
      <w:r>
        <w:rPr>
          <w:rFonts w:cs="Times New Roman"/>
        </w:rPr>
        <w:t>The study contained 132 Fortune 1000 companies, all of which announced their executive leadership changes in 2012 or 2013, meaning the company announced a change in CEO or president of the company. While there were originally 163 leadership changes, eight companies were privately held, and therefore ineligible for the study. The other 13 changes involved companies who underwent mergers, de-mergers, or were acquired by other companies, thus rendering their data invalid due to additional influencing variables or lack of available data. Of the eligible changes, 80 took place in 201</w:t>
      </w:r>
      <w:r w:rsidR="00531A17">
        <w:rPr>
          <w:rFonts w:cs="Times New Roman"/>
        </w:rPr>
        <w:t>2 and 52 took place in 2013.</w:t>
      </w:r>
    </w:p>
    <w:p w14:paraId="7464303D" w14:textId="0736070D" w:rsidR="00674238" w:rsidRPr="006E0971" w:rsidRDefault="00674238" w:rsidP="006E0971">
      <w:pPr>
        <w:ind w:firstLine="630"/>
        <w:rPr>
          <w:rFonts w:cs="Times New Roman"/>
        </w:rPr>
      </w:pPr>
      <w:r>
        <w:rPr>
          <w:rFonts w:cs="Times New Roman"/>
        </w:rPr>
        <w:t>The number of changes was not distributed equally</w:t>
      </w:r>
      <w:r w:rsidR="006E0971">
        <w:rPr>
          <w:rFonts w:cs="Times New Roman"/>
        </w:rPr>
        <w:t xml:space="preserve"> amongst the industries. Table 4</w:t>
      </w:r>
      <w:r>
        <w:rPr>
          <w:rFonts w:cs="Times New Roman"/>
        </w:rPr>
        <w:t xml:space="preserve"> provides a breakdown of how many leadership change announcements occurred in each industry during the given </w:t>
      </w:r>
      <w:proofErr w:type="gramStart"/>
      <w:r>
        <w:rPr>
          <w:rFonts w:cs="Times New Roman"/>
        </w:rPr>
        <w:t>time period</w:t>
      </w:r>
      <w:proofErr w:type="gramEnd"/>
      <w:r>
        <w:rPr>
          <w:rFonts w:cs="Times New Roman"/>
        </w:rPr>
        <w:t xml:space="preserve">. </w:t>
      </w:r>
    </w:p>
    <w:p w14:paraId="5C9067A8" w14:textId="77777777" w:rsidR="00531A17" w:rsidRDefault="00531A17" w:rsidP="00751A8E">
      <w:pPr>
        <w:pStyle w:val="Heading3"/>
      </w:pPr>
      <w:bookmarkStart w:id="278" w:name="_Toc260402519"/>
      <w:bookmarkStart w:id="279" w:name="_Toc260564572"/>
      <w:bookmarkStart w:id="280" w:name="_Toc260566001"/>
      <w:bookmarkStart w:id="281" w:name="_Toc261381305"/>
      <w:bookmarkStart w:id="282" w:name="Table2"/>
    </w:p>
    <w:p w14:paraId="429B80BB" w14:textId="30B4127D" w:rsidR="00674238" w:rsidRPr="00F87BE0" w:rsidRDefault="006E0971" w:rsidP="00751A8E">
      <w:pPr>
        <w:pStyle w:val="Heading3"/>
      </w:pPr>
      <w:bookmarkStart w:id="283" w:name="_Toc261382115"/>
      <w:r w:rsidRPr="00F87BE0">
        <w:t>Table 4</w:t>
      </w:r>
      <w:r w:rsidR="00674238" w:rsidRPr="00F87BE0">
        <w:br/>
        <w:t>Executive Leadership Changes by Industry</w:t>
      </w:r>
      <w:bookmarkEnd w:id="278"/>
      <w:bookmarkEnd w:id="279"/>
      <w:bookmarkEnd w:id="280"/>
      <w:bookmarkEnd w:id="281"/>
      <w:bookmarkEnd w:id="283"/>
    </w:p>
    <w:tbl>
      <w:tblPr>
        <w:tblW w:w="0" w:type="auto"/>
        <w:tblBorders>
          <w:top w:val="single" w:sz="4" w:space="0" w:color="943634" w:themeColor="accent2" w:themeShade="BF"/>
        </w:tblBorders>
        <w:tblLook w:val="04A0" w:firstRow="1" w:lastRow="0" w:firstColumn="1" w:lastColumn="0" w:noHBand="0" w:noVBand="1"/>
      </w:tblPr>
      <w:tblGrid>
        <w:gridCol w:w="4052"/>
        <w:gridCol w:w="4588"/>
      </w:tblGrid>
      <w:tr w:rsidR="00674238" w:rsidRPr="001C7D97" w14:paraId="61F31E2E" w14:textId="77777777" w:rsidTr="006E0971">
        <w:trPr>
          <w:trHeight w:val="432"/>
        </w:trPr>
        <w:tc>
          <w:tcPr>
            <w:tcW w:w="4122" w:type="dxa"/>
            <w:tcBorders>
              <w:top w:val="single" w:sz="4" w:space="0" w:color="943634" w:themeColor="accent2" w:themeShade="BF"/>
              <w:bottom w:val="single" w:sz="4" w:space="0" w:color="943634" w:themeColor="accent2" w:themeShade="BF"/>
            </w:tcBorders>
            <w:vAlign w:val="center"/>
          </w:tcPr>
          <w:bookmarkEnd w:id="282"/>
          <w:p w14:paraId="62A6676A" w14:textId="77777777" w:rsidR="00674238" w:rsidRPr="001C7D97" w:rsidRDefault="00674238" w:rsidP="006E0971">
            <w:pPr>
              <w:spacing w:line="240" w:lineRule="auto"/>
              <w:ind w:firstLine="0"/>
              <w:rPr>
                <w:rFonts w:cs="Times New Roman"/>
              </w:rPr>
            </w:pPr>
            <w:r w:rsidRPr="001C7D97">
              <w:rPr>
                <w:rFonts w:cs="Times New Roman"/>
              </w:rPr>
              <w:t>Industry</w:t>
            </w:r>
          </w:p>
        </w:tc>
        <w:tc>
          <w:tcPr>
            <w:tcW w:w="4662" w:type="dxa"/>
            <w:tcBorders>
              <w:top w:val="single" w:sz="4" w:space="0" w:color="943634" w:themeColor="accent2" w:themeShade="BF"/>
              <w:bottom w:val="single" w:sz="4" w:space="0" w:color="943634" w:themeColor="accent2" w:themeShade="BF"/>
            </w:tcBorders>
            <w:vAlign w:val="center"/>
          </w:tcPr>
          <w:p w14:paraId="24DA336A" w14:textId="77777777" w:rsidR="00674238" w:rsidRPr="001C7D97" w:rsidRDefault="00674238" w:rsidP="006E0971">
            <w:pPr>
              <w:spacing w:line="240" w:lineRule="auto"/>
              <w:ind w:firstLine="0"/>
              <w:rPr>
                <w:rFonts w:cs="Times New Roman"/>
              </w:rPr>
            </w:pPr>
            <w:r w:rsidRPr="001C7D97">
              <w:rPr>
                <w:rFonts w:cs="Times New Roman"/>
              </w:rPr>
              <w:t>Number of Leadership Change Announcements</w:t>
            </w:r>
          </w:p>
        </w:tc>
      </w:tr>
      <w:tr w:rsidR="00674238" w14:paraId="170AAFC5" w14:textId="77777777" w:rsidTr="006E0971">
        <w:trPr>
          <w:trHeight w:val="432"/>
        </w:trPr>
        <w:tc>
          <w:tcPr>
            <w:tcW w:w="4122" w:type="dxa"/>
            <w:tcBorders>
              <w:top w:val="single" w:sz="4" w:space="0" w:color="943634" w:themeColor="accent2" w:themeShade="BF"/>
            </w:tcBorders>
            <w:vAlign w:val="center"/>
          </w:tcPr>
          <w:p w14:paraId="46D9BF26"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Basic Materials</w:t>
            </w:r>
          </w:p>
        </w:tc>
        <w:tc>
          <w:tcPr>
            <w:tcW w:w="4662" w:type="dxa"/>
            <w:tcBorders>
              <w:top w:val="single" w:sz="4" w:space="0" w:color="943634" w:themeColor="accent2" w:themeShade="BF"/>
            </w:tcBorders>
            <w:vAlign w:val="center"/>
          </w:tcPr>
          <w:p w14:paraId="2A86F8FC"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18</w:t>
            </w:r>
          </w:p>
        </w:tc>
      </w:tr>
      <w:tr w:rsidR="00674238" w14:paraId="54559F53" w14:textId="77777777" w:rsidTr="006E0971">
        <w:trPr>
          <w:trHeight w:val="432"/>
        </w:trPr>
        <w:tc>
          <w:tcPr>
            <w:tcW w:w="4122" w:type="dxa"/>
            <w:vAlign w:val="center"/>
          </w:tcPr>
          <w:p w14:paraId="1005D257"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Consumer Goods</w:t>
            </w:r>
          </w:p>
        </w:tc>
        <w:tc>
          <w:tcPr>
            <w:tcW w:w="4662" w:type="dxa"/>
            <w:vAlign w:val="center"/>
          </w:tcPr>
          <w:p w14:paraId="4A6308CE"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18</w:t>
            </w:r>
          </w:p>
        </w:tc>
      </w:tr>
      <w:tr w:rsidR="00674238" w14:paraId="3099E368" w14:textId="77777777" w:rsidTr="006E0971">
        <w:trPr>
          <w:trHeight w:val="432"/>
        </w:trPr>
        <w:tc>
          <w:tcPr>
            <w:tcW w:w="4122" w:type="dxa"/>
            <w:vAlign w:val="center"/>
          </w:tcPr>
          <w:p w14:paraId="73CE20D8"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Consumer Services</w:t>
            </w:r>
          </w:p>
        </w:tc>
        <w:tc>
          <w:tcPr>
            <w:tcW w:w="4662" w:type="dxa"/>
            <w:vAlign w:val="center"/>
          </w:tcPr>
          <w:p w14:paraId="45CEFBAD"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32</w:t>
            </w:r>
          </w:p>
        </w:tc>
      </w:tr>
      <w:tr w:rsidR="00674238" w14:paraId="2C741690" w14:textId="77777777" w:rsidTr="006E0971">
        <w:trPr>
          <w:trHeight w:val="432"/>
        </w:trPr>
        <w:tc>
          <w:tcPr>
            <w:tcW w:w="4122" w:type="dxa"/>
            <w:vAlign w:val="center"/>
          </w:tcPr>
          <w:p w14:paraId="1AB5D22B"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Energy</w:t>
            </w:r>
          </w:p>
        </w:tc>
        <w:tc>
          <w:tcPr>
            <w:tcW w:w="4662" w:type="dxa"/>
            <w:vAlign w:val="center"/>
          </w:tcPr>
          <w:p w14:paraId="4C4C76BD"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1</w:t>
            </w:r>
          </w:p>
        </w:tc>
      </w:tr>
      <w:tr w:rsidR="00674238" w14:paraId="1723E0E6" w14:textId="77777777" w:rsidTr="006E0971">
        <w:trPr>
          <w:trHeight w:val="432"/>
        </w:trPr>
        <w:tc>
          <w:tcPr>
            <w:tcW w:w="4122" w:type="dxa"/>
            <w:vAlign w:val="center"/>
          </w:tcPr>
          <w:p w14:paraId="7C926D59"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Financial</w:t>
            </w:r>
          </w:p>
        </w:tc>
        <w:tc>
          <w:tcPr>
            <w:tcW w:w="4662" w:type="dxa"/>
            <w:vAlign w:val="center"/>
          </w:tcPr>
          <w:p w14:paraId="1879E3C6"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18</w:t>
            </w:r>
          </w:p>
        </w:tc>
      </w:tr>
      <w:tr w:rsidR="00674238" w14:paraId="2ED58805" w14:textId="77777777" w:rsidTr="006E0971">
        <w:trPr>
          <w:trHeight w:val="432"/>
        </w:trPr>
        <w:tc>
          <w:tcPr>
            <w:tcW w:w="4122" w:type="dxa"/>
            <w:vAlign w:val="center"/>
          </w:tcPr>
          <w:p w14:paraId="56779359"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Healthcare</w:t>
            </w:r>
          </w:p>
        </w:tc>
        <w:tc>
          <w:tcPr>
            <w:tcW w:w="4662" w:type="dxa"/>
            <w:vAlign w:val="center"/>
          </w:tcPr>
          <w:p w14:paraId="445C9539"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10</w:t>
            </w:r>
          </w:p>
        </w:tc>
      </w:tr>
      <w:tr w:rsidR="00674238" w14:paraId="1FE88E07" w14:textId="77777777" w:rsidTr="006E0971">
        <w:trPr>
          <w:trHeight w:val="432"/>
        </w:trPr>
        <w:tc>
          <w:tcPr>
            <w:tcW w:w="4122" w:type="dxa"/>
            <w:vAlign w:val="center"/>
          </w:tcPr>
          <w:p w14:paraId="50CFF943" w14:textId="77777777" w:rsidR="00674238" w:rsidRPr="00962304" w:rsidRDefault="00674238" w:rsidP="006E0971">
            <w:pPr>
              <w:spacing w:line="240" w:lineRule="auto"/>
              <w:ind w:firstLine="0"/>
              <w:rPr>
                <w:rFonts w:eastAsiaTheme="minorEastAsia" w:cs="Times New Roman"/>
                <w:b/>
                <w:lang w:bidi="en-US"/>
              </w:rPr>
            </w:pPr>
            <w:r w:rsidRPr="00962304">
              <w:rPr>
                <w:rFonts w:eastAsia="Times New Roman" w:cs="Times New Roman"/>
                <w:color w:val="000000"/>
              </w:rPr>
              <w:t xml:space="preserve">Industrials </w:t>
            </w:r>
          </w:p>
        </w:tc>
        <w:tc>
          <w:tcPr>
            <w:tcW w:w="4662" w:type="dxa"/>
            <w:vAlign w:val="center"/>
          </w:tcPr>
          <w:p w14:paraId="559A6A30" w14:textId="77777777" w:rsidR="00674238" w:rsidRPr="00962304" w:rsidRDefault="00674238" w:rsidP="006E0971">
            <w:pPr>
              <w:spacing w:line="240" w:lineRule="auto"/>
              <w:ind w:firstLine="0"/>
              <w:jc w:val="center"/>
              <w:rPr>
                <w:rFonts w:eastAsiaTheme="minorEastAsia" w:cs="Times New Roman"/>
                <w:lang w:bidi="en-US"/>
              </w:rPr>
            </w:pPr>
            <w:r w:rsidRPr="005A11CE">
              <w:rPr>
                <w:rFonts w:cs="Times New Roman"/>
              </w:rPr>
              <w:t>12</w:t>
            </w:r>
          </w:p>
        </w:tc>
      </w:tr>
      <w:tr w:rsidR="00674238" w14:paraId="0A979805" w14:textId="77777777" w:rsidTr="006E0971">
        <w:trPr>
          <w:trHeight w:val="432"/>
        </w:trPr>
        <w:tc>
          <w:tcPr>
            <w:tcW w:w="4122" w:type="dxa"/>
            <w:tcBorders>
              <w:bottom w:val="nil"/>
            </w:tcBorders>
            <w:vAlign w:val="center"/>
          </w:tcPr>
          <w:p w14:paraId="379D6D2C" w14:textId="77777777" w:rsidR="00674238" w:rsidRPr="006E0971" w:rsidRDefault="00674238" w:rsidP="006E0971">
            <w:pPr>
              <w:spacing w:line="240" w:lineRule="auto"/>
              <w:ind w:firstLine="0"/>
              <w:rPr>
                <w:rFonts w:eastAsiaTheme="minorEastAsia" w:cs="Times New Roman"/>
                <w:b/>
                <w:lang w:bidi="en-US"/>
              </w:rPr>
            </w:pPr>
            <w:r w:rsidRPr="006E0971">
              <w:rPr>
                <w:rFonts w:eastAsia="Times New Roman" w:cs="Times New Roman"/>
                <w:color w:val="000000"/>
              </w:rPr>
              <w:t>Technology</w:t>
            </w:r>
          </w:p>
        </w:tc>
        <w:tc>
          <w:tcPr>
            <w:tcW w:w="4662" w:type="dxa"/>
            <w:tcBorders>
              <w:bottom w:val="nil"/>
            </w:tcBorders>
            <w:vAlign w:val="center"/>
          </w:tcPr>
          <w:p w14:paraId="2D720787" w14:textId="77777777" w:rsidR="00674238" w:rsidRPr="006E0971" w:rsidRDefault="00674238" w:rsidP="006E0971">
            <w:pPr>
              <w:spacing w:line="240" w:lineRule="auto"/>
              <w:ind w:firstLine="0"/>
              <w:jc w:val="center"/>
              <w:rPr>
                <w:rFonts w:eastAsiaTheme="minorEastAsia" w:cs="Times New Roman"/>
                <w:lang w:bidi="en-US"/>
              </w:rPr>
            </w:pPr>
            <w:r w:rsidRPr="005A11CE">
              <w:rPr>
                <w:rFonts w:cs="Times New Roman"/>
              </w:rPr>
              <w:t>17</w:t>
            </w:r>
          </w:p>
        </w:tc>
      </w:tr>
      <w:tr w:rsidR="00674238" w14:paraId="050505BA" w14:textId="77777777" w:rsidTr="006E0971">
        <w:trPr>
          <w:trHeight w:val="432"/>
        </w:trPr>
        <w:tc>
          <w:tcPr>
            <w:tcW w:w="4122" w:type="dxa"/>
            <w:tcBorders>
              <w:top w:val="nil"/>
              <w:bottom w:val="single" w:sz="4" w:space="0" w:color="943634" w:themeColor="accent2" w:themeShade="BF"/>
            </w:tcBorders>
            <w:vAlign w:val="center"/>
          </w:tcPr>
          <w:p w14:paraId="74AFA05A" w14:textId="77777777" w:rsidR="00674238" w:rsidRPr="006E0971" w:rsidRDefault="00674238" w:rsidP="006E0971">
            <w:pPr>
              <w:spacing w:line="240" w:lineRule="auto"/>
              <w:ind w:firstLine="0"/>
              <w:rPr>
                <w:rFonts w:eastAsiaTheme="minorEastAsia" w:cs="Times New Roman"/>
                <w:b/>
                <w:lang w:bidi="en-US"/>
              </w:rPr>
            </w:pPr>
            <w:r w:rsidRPr="006E0971">
              <w:rPr>
                <w:rFonts w:eastAsia="Times New Roman" w:cs="Times New Roman"/>
                <w:color w:val="000000"/>
              </w:rPr>
              <w:t>Utilities</w:t>
            </w:r>
          </w:p>
        </w:tc>
        <w:tc>
          <w:tcPr>
            <w:tcW w:w="4662" w:type="dxa"/>
            <w:tcBorders>
              <w:top w:val="nil"/>
              <w:bottom w:val="single" w:sz="4" w:space="0" w:color="943634" w:themeColor="accent2" w:themeShade="BF"/>
            </w:tcBorders>
            <w:vAlign w:val="center"/>
          </w:tcPr>
          <w:p w14:paraId="10A780CD" w14:textId="77777777" w:rsidR="00674238" w:rsidRPr="006E0971" w:rsidRDefault="00674238" w:rsidP="006E0971">
            <w:pPr>
              <w:spacing w:line="240" w:lineRule="auto"/>
              <w:ind w:firstLine="0"/>
              <w:jc w:val="center"/>
              <w:rPr>
                <w:rFonts w:eastAsiaTheme="minorEastAsia" w:cs="Times New Roman"/>
                <w:lang w:bidi="en-US"/>
              </w:rPr>
            </w:pPr>
            <w:r w:rsidRPr="005A11CE">
              <w:rPr>
                <w:rFonts w:cs="Times New Roman"/>
              </w:rPr>
              <w:t>6</w:t>
            </w:r>
          </w:p>
        </w:tc>
      </w:tr>
    </w:tbl>
    <w:p w14:paraId="2CB96E76" w14:textId="77777777" w:rsidR="00674238" w:rsidRDefault="00674238" w:rsidP="00674238">
      <w:pPr>
        <w:spacing w:line="240" w:lineRule="auto"/>
        <w:ind w:firstLine="0"/>
        <w:rPr>
          <w:rFonts w:cs="Times New Roman"/>
        </w:rPr>
      </w:pPr>
    </w:p>
    <w:p w14:paraId="0AA6B846" w14:textId="28AA71AF" w:rsidR="006E0971" w:rsidRDefault="001743AE" w:rsidP="006E0971">
      <w:pPr>
        <w:rPr>
          <w:b/>
          <w:i/>
        </w:rPr>
      </w:pPr>
      <w:r>
        <w:rPr>
          <w:rFonts w:cs="Times New Roman"/>
        </w:rPr>
        <w:t>Figures 11 and 12</w:t>
      </w:r>
      <w:r w:rsidR="00674238">
        <w:rPr>
          <w:rFonts w:cs="Times New Roman"/>
        </w:rPr>
        <w:t xml:space="preserve"> show the proportion of companies in each sector that are publicly traded on the NASDAQ and NYSE stock exchanges. The </w:t>
      </w:r>
      <w:proofErr w:type="gramStart"/>
      <w:r w:rsidR="00674238">
        <w:rPr>
          <w:rFonts w:cs="Times New Roman"/>
        </w:rPr>
        <w:t>amount</w:t>
      </w:r>
      <w:proofErr w:type="gramEnd"/>
      <w:r w:rsidR="00674238">
        <w:rPr>
          <w:rFonts w:cs="Times New Roman"/>
        </w:rPr>
        <w:t xml:space="preserve"> of changes appear to be </w:t>
      </w:r>
      <w:proofErr w:type="gramStart"/>
      <w:r w:rsidR="00674238">
        <w:rPr>
          <w:rFonts w:cs="Times New Roman"/>
        </w:rPr>
        <w:t>fairly proportional</w:t>
      </w:r>
      <w:proofErr w:type="gramEnd"/>
      <w:r w:rsidR="00674238">
        <w:rPr>
          <w:rFonts w:cs="Times New Roman"/>
        </w:rPr>
        <w:t xml:space="preserve"> to the overall composition of companies within each industry.</w:t>
      </w:r>
      <w:bookmarkStart w:id="284" w:name="_Toc260402520"/>
      <w:bookmarkStart w:id="285" w:name="_Toc260564573"/>
      <w:bookmarkStart w:id="286" w:name="_Toc260566002"/>
      <w:bookmarkStart w:id="287" w:name="Table3"/>
      <w:r w:rsidR="00674238" w:rsidRPr="0073724B">
        <w:rPr>
          <w:b/>
        </w:rPr>
        <w:br/>
      </w:r>
    </w:p>
    <w:p w14:paraId="1DD98533" w14:textId="77777777" w:rsidR="006E0971" w:rsidRDefault="006E0971" w:rsidP="006E0971">
      <w:pPr>
        <w:ind w:firstLine="0"/>
        <w:rPr>
          <w:b/>
          <w:i/>
        </w:rPr>
      </w:pPr>
    </w:p>
    <w:p w14:paraId="3CD7A927" w14:textId="77777777" w:rsidR="006E0971" w:rsidRDefault="006E0971" w:rsidP="006E0971">
      <w:pPr>
        <w:ind w:firstLine="0"/>
        <w:rPr>
          <w:b/>
          <w:i/>
        </w:rPr>
      </w:pPr>
    </w:p>
    <w:p w14:paraId="38811CC7" w14:textId="77777777" w:rsidR="006E0971" w:rsidRDefault="006E0971" w:rsidP="006E0971">
      <w:pPr>
        <w:ind w:firstLine="0"/>
        <w:rPr>
          <w:b/>
          <w:i/>
        </w:rPr>
      </w:pPr>
    </w:p>
    <w:p w14:paraId="4C39CF71" w14:textId="77777777" w:rsidR="006E0971" w:rsidRDefault="006E0971" w:rsidP="006E0971">
      <w:pPr>
        <w:ind w:firstLine="0"/>
        <w:rPr>
          <w:b/>
          <w:i/>
        </w:rPr>
      </w:pPr>
    </w:p>
    <w:bookmarkEnd w:id="284"/>
    <w:bookmarkEnd w:id="285"/>
    <w:bookmarkEnd w:id="286"/>
    <w:bookmarkEnd w:id="287"/>
    <w:p w14:paraId="5C491C05" w14:textId="77777777" w:rsidR="00674238" w:rsidRDefault="00674238" w:rsidP="00674238">
      <w:pPr>
        <w:spacing w:line="240" w:lineRule="auto"/>
        <w:ind w:firstLine="0"/>
        <w:rPr>
          <w:rFonts w:cs="Times New Roman"/>
        </w:rPr>
      </w:pPr>
      <w:r>
        <w:rPr>
          <w:noProof/>
        </w:rPr>
        <w:lastRenderedPageBreak/>
        <w:drawing>
          <wp:inline distT="0" distB="0" distL="0" distR="0" wp14:anchorId="68CF629E" wp14:editId="60D7F106">
            <wp:extent cx="3887821" cy="2286000"/>
            <wp:effectExtent l="0" t="0" r="2413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BC4C0C8" w14:textId="77777777" w:rsidR="00674238" w:rsidRDefault="00674238" w:rsidP="00674238">
      <w:pPr>
        <w:spacing w:line="240" w:lineRule="auto"/>
        <w:ind w:firstLine="0"/>
        <w:rPr>
          <w:rFonts w:cs="Times New Roman"/>
          <w:b/>
        </w:rPr>
      </w:pPr>
    </w:p>
    <w:p w14:paraId="64824142" w14:textId="08A6312B" w:rsidR="006E0971" w:rsidRPr="006E0971" w:rsidRDefault="001743AE" w:rsidP="006E0971">
      <w:pPr>
        <w:pStyle w:val="Heading3"/>
      </w:pPr>
      <w:bookmarkStart w:id="288" w:name="_Toc261381306"/>
      <w:bookmarkStart w:id="289" w:name="_Toc261382116"/>
      <w:r w:rsidRPr="00761239">
        <w:rPr>
          <w:i/>
        </w:rPr>
        <w:t>Figure 11</w:t>
      </w:r>
      <w:r w:rsidR="006E0971" w:rsidRPr="00761239">
        <w:rPr>
          <w:i/>
        </w:rPr>
        <w:t>.</w:t>
      </w:r>
      <w:r w:rsidR="006E0971">
        <w:t xml:space="preserve"> </w:t>
      </w:r>
      <w:r w:rsidR="006E0971" w:rsidRPr="0073724B">
        <w:t>2012-2013 Executive Leadership Announcements by Industry</w:t>
      </w:r>
      <w:bookmarkEnd w:id="288"/>
      <w:bookmarkEnd w:id="289"/>
    </w:p>
    <w:p w14:paraId="6E8ADA92" w14:textId="77777777" w:rsidR="00674238" w:rsidRDefault="00674238" w:rsidP="00674238">
      <w:pPr>
        <w:spacing w:line="240" w:lineRule="auto"/>
        <w:ind w:firstLine="0"/>
        <w:rPr>
          <w:rFonts w:cs="Times New Roman"/>
          <w:b/>
        </w:rPr>
      </w:pPr>
    </w:p>
    <w:p w14:paraId="1533A4E6" w14:textId="77777777" w:rsidR="00674238" w:rsidRDefault="00674238" w:rsidP="00674238">
      <w:pPr>
        <w:spacing w:line="240" w:lineRule="auto"/>
        <w:ind w:firstLine="0"/>
        <w:rPr>
          <w:rFonts w:cs="Times New Roman"/>
        </w:rPr>
      </w:pPr>
      <w:r>
        <w:rPr>
          <w:noProof/>
        </w:rPr>
        <w:drawing>
          <wp:inline distT="0" distB="0" distL="0" distR="0" wp14:anchorId="6C305DAD" wp14:editId="1686AFE9">
            <wp:extent cx="3887821" cy="2191966"/>
            <wp:effectExtent l="0" t="0" r="24130" b="1841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949C2D9" w14:textId="68134BD4" w:rsidR="00674238" w:rsidRDefault="001743AE" w:rsidP="005E6C4B">
      <w:pPr>
        <w:pStyle w:val="Heading3"/>
      </w:pPr>
      <w:bookmarkStart w:id="290" w:name="_Toc260402521"/>
      <w:bookmarkStart w:id="291" w:name="_Toc260564574"/>
      <w:bookmarkStart w:id="292" w:name="_Toc260566003"/>
      <w:bookmarkStart w:id="293" w:name="_Toc261381307"/>
      <w:bookmarkStart w:id="294" w:name="_Toc261382117"/>
      <w:bookmarkStart w:id="295" w:name="table4"/>
      <w:r w:rsidRPr="005E6C4B">
        <w:rPr>
          <w:i/>
        </w:rPr>
        <w:t>Figure 12</w:t>
      </w:r>
      <w:r w:rsidR="006E0971" w:rsidRPr="005E6C4B">
        <w:rPr>
          <w:i/>
        </w:rPr>
        <w:t>.</w:t>
      </w:r>
      <w:r w:rsidR="006E0971" w:rsidRPr="006E0971">
        <w:t xml:space="preserve"> Overall proportion of publicly traded companies by industry.</w:t>
      </w:r>
      <w:bookmarkEnd w:id="290"/>
      <w:bookmarkEnd w:id="291"/>
      <w:bookmarkEnd w:id="292"/>
      <w:bookmarkEnd w:id="293"/>
      <w:bookmarkEnd w:id="294"/>
      <w:bookmarkEnd w:id="295"/>
    </w:p>
    <w:p w14:paraId="1DC500FC" w14:textId="77777777" w:rsidR="00674238" w:rsidRPr="00C91DF3" w:rsidRDefault="00674238" w:rsidP="00674238">
      <w:pPr>
        <w:pStyle w:val="Heading2"/>
      </w:pPr>
      <w:bookmarkStart w:id="296" w:name="_Toc260566004"/>
      <w:bookmarkStart w:id="297" w:name="_Toc261381308"/>
      <w:bookmarkStart w:id="298" w:name="_Toc261382118"/>
      <w:r w:rsidRPr="00C91DF3">
        <w:t>Presentation of the Data</w:t>
      </w:r>
      <w:bookmarkEnd w:id="296"/>
      <w:bookmarkEnd w:id="297"/>
      <w:bookmarkEnd w:id="298"/>
    </w:p>
    <w:p w14:paraId="29C38AA8" w14:textId="77777777" w:rsidR="00674238" w:rsidRPr="00F0522A" w:rsidRDefault="00674238" w:rsidP="00674238">
      <w:pPr>
        <w:rPr>
          <w:rFonts w:cs="Times New Roman"/>
        </w:rPr>
      </w:pPr>
      <w:r>
        <w:rPr>
          <w:rFonts w:cs="Times New Roman"/>
        </w:rPr>
        <w:t xml:space="preserve">The adjusted closing price for approximately three months prior and three months following an executive leadership change was collected. For each company, the mean, standard deviation, and RSD were calculated. A paired two-tailed t-test of significance using the RSD values for all companies used the t-value, degrees of freedom, SEM, </w:t>
      </w:r>
      <w:r>
        <w:rPr>
          <w:rFonts w:cs="Times New Roman"/>
        </w:rPr>
        <w:lastRenderedPageBreak/>
        <w:t xml:space="preserve">standard deviation, and p-values to determine statistical significance. The same values were then used to determine statistical significance for each industry. </w:t>
      </w:r>
    </w:p>
    <w:p w14:paraId="4DAB10F8" w14:textId="77777777" w:rsidR="00674238" w:rsidRPr="00C91DF3" w:rsidRDefault="00674238" w:rsidP="00674238">
      <w:pPr>
        <w:pStyle w:val="Heading2"/>
      </w:pPr>
      <w:bookmarkStart w:id="299" w:name="_Toc260566005"/>
      <w:bookmarkStart w:id="300" w:name="_Toc261381309"/>
      <w:bookmarkStart w:id="301" w:name="_Toc261382119"/>
      <w:r w:rsidRPr="00C91DF3">
        <w:t>Presentation and Discussion of Findings</w:t>
      </w:r>
      <w:bookmarkEnd w:id="299"/>
      <w:bookmarkEnd w:id="300"/>
      <w:bookmarkEnd w:id="301"/>
    </w:p>
    <w:p w14:paraId="36B6CDF0" w14:textId="77777777" w:rsidR="00674238" w:rsidRPr="003E125B" w:rsidRDefault="00674238" w:rsidP="00674238">
      <w:pPr>
        <w:ind w:firstLine="810"/>
        <w:rPr>
          <w:rFonts w:cs="Times New Roman"/>
        </w:rPr>
      </w:pPr>
      <w:r w:rsidRPr="00A3004D">
        <w:rPr>
          <w:rFonts w:cs="Times New Roman"/>
        </w:rPr>
        <w:t xml:space="preserve">The data </w:t>
      </w:r>
      <w:r>
        <w:rPr>
          <w:rFonts w:cs="Times New Roman"/>
        </w:rPr>
        <w:t>was</w:t>
      </w:r>
      <w:r w:rsidRPr="00A3004D">
        <w:rPr>
          <w:rFonts w:cs="Times New Roman"/>
        </w:rPr>
        <w:t xml:space="preserve"> obtained from information that is publicly</w:t>
      </w:r>
      <w:r>
        <w:rPr>
          <w:rFonts w:cs="Times New Roman"/>
        </w:rPr>
        <w:t xml:space="preserve"> available on the NASDAQ, AMEX, and NYSE websites. </w:t>
      </w:r>
      <w:r w:rsidRPr="00A3004D">
        <w:rPr>
          <w:rFonts w:cs="Times New Roman"/>
        </w:rPr>
        <w:t xml:space="preserve">Supplemental information </w:t>
      </w:r>
      <w:r>
        <w:rPr>
          <w:rFonts w:cs="Times New Roman"/>
        </w:rPr>
        <w:t>was</w:t>
      </w:r>
      <w:r w:rsidRPr="00A3004D">
        <w:rPr>
          <w:rFonts w:cs="Times New Roman"/>
        </w:rPr>
        <w:t xml:space="preserve"> obtained from </w:t>
      </w:r>
      <w:r>
        <w:rPr>
          <w:rFonts w:cs="Times New Roman"/>
        </w:rPr>
        <w:t xml:space="preserve">some other </w:t>
      </w:r>
      <w:r w:rsidRPr="00A3004D">
        <w:rPr>
          <w:rFonts w:cs="Times New Roman"/>
        </w:rPr>
        <w:t xml:space="preserve">external websites, </w:t>
      </w:r>
      <w:r>
        <w:rPr>
          <w:rFonts w:cs="Times New Roman"/>
        </w:rPr>
        <w:t>typically</w:t>
      </w:r>
      <w:r w:rsidRPr="00A3004D">
        <w:rPr>
          <w:rFonts w:cs="Times New Roman"/>
        </w:rPr>
        <w:t xml:space="preserve"> an organization’s official website.</w:t>
      </w:r>
      <w:r>
        <w:rPr>
          <w:rFonts w:cs="Times New Roman"/>
        </w:rPr>
        <w:t xml:space="preserve"> </w:t>
      </w:r>
      <w:r w:rsidRPr="003E125B">
        <w:rPr>
          <w:rFonts w:cs="Times New Roman"/>
        </w:rPr>
        <w:t xml:space="preserve">All sources of information </w:t>
      </w:r>
      <w:r>
        <w:rPr>
          <w:rFonts w:cs="Times New Roman"/>
        </w:rPr>
        <w:t>were considered</w:t>
      </w:r>
      <w:r w:rsidRPr="003E125B">
        <w:rPr>
          <w:rFonts w:cs="Times New Roman"/>
        </w:rPr>
        <w:t xml:space="preserve"> reliable due to the stringent regulations and oversight from the U.S. government as well as continual audits and monitoring</w:t>
      </w:r>
      <w:r>
        <w:rPr>
          <w:rFonts w:cs="Times New Roman"/>
        </w:rPr>
        <w:t xml:space="preserve"> from reputable financial firms.</w:t>
      </w:r>
    </w:p>
    <w:p w14:paraId="1E0753D8" w14:textId="77777777" w:rsidR="00674238" w:rsidRPr="00742686" w:rsidRDefault="00674238" w:rsidP="00674238">
      <w:pPr>
        <w:rPr>
          <w:rFonts w:cs="Times New Roman"/>
        </w:rPr>
      </w:pPr>
      <w:r>
        <w:rPr>
          <w:rFonts w:cs="Times New Roman"/>
        </w:rPr>
        <w:t>This study used a q</w:t>
      </w:r>
      <w:r w:rsidRPr="00742686">
        <w:rPr>
          <w:rFonts w:cs="Times New Roman"/>
        </w:rPr>
        <w:t>uantitative methodolog</w:t>
      </w:r>
      <w:r>
        <w:rPr>
          <w:rFonts w:cs="Times New Roman"/>
        </w:rPr>
        <w:t>ical approach, as all data retrieved was numeric and would therefore directly answer the research question using the available data. The research questions were:</w:t>
      </w:r>
    </w:p>
    <w:p w14:paraId="1A284F47" w14:textId="77777777" w:rsidR="00674238" w:rsidRPr="00B70E9C" w:rsidRDefault="00674238" w:rsidP="00674238">
      <w:pPr>
        <w:ind w:left="720" w:firstLine="0"/>
        <w:rPr>
          <w:rFonts w:cs="Times New Roman"/>
        </w:rPr>
      </w:pPr>
      <w:r>
        <w:rPr>
          <w:rFonts w:cs="Times New Roman"/>
        </w:rPr>
        <w:t xml:space="preserve">1.  </w:t>
      </w:r>
      <w:r w:rsidRPr="00B70E9C">
        <w:rPr>
          <w:rFonts w:cs="Times New Roman"/>
        </w:rPr>
        <w:t>What was the stock price volatility preceding each executive leadership change</w:t>
      </w:r>
      <w:r>
        <w:rPr>
          <w:rFonts w:cs="Times New Roman"/>
        </w:rPr>
        <w:t xml:space="preserve"> as measured by RSD</w:t>
      </w:r>
      <w:r w:rsidRPr="00B70E9C">
        <w:rPr>
          <w:rFonts w:cs="Times New Roman"/>
        </w:rPr>
        <w:t>?</w:t>
      </w:r>
    </w:p>
    <w:p w14:paraId="1776070D" w14:textId="77777777" w:rsidR="00674238" w:rsidRPr="00B70E9C" w:rsidRDefault="00674238" w:rsidP="00674238">
      <w:pPr>
        <w:ind w:left="720" w:firstLine="0"/>
        <w:rPr>
          <w:rFonts w:cs="Times New Roman"/>
        </w:rPr>
      </w:pPr>
      <w:r>
        <w:rPr>
          <w:rFonts w:cs="Times New Roman"/>
        </w:rPr>
        <w:t xml:space="preserve">2.  </w:t>
      </w:r>
      <w:r w:rsidRPr="00B70E9C">
        <w:rPr>
          <w:rFonts w:cs="Times New Roman"/>
        </w:rPr>
        <w:t>What was the stock price volatility following each executive leadership change</w:t>
      </w:r>
      <w:r>
        <w:rPr>
          <w:rFonts w:cs="Times New Roman"/>
        </w:rPr>
        <w:t xml:space="preserve"> as measured by RSD</w:t>
      </w:r>
      <w:r w:rsidRPr="00B70E9C">
        <w:rPr>
          <w:rFonts w:cs="Times New Roman"/>
        </w:rPr>
        <w:t>?</w:t>
      </w:r>
    </w:p>
    <w:p w14:paraId="25F9304D" w14:textId="77777777" w:rsidR="00674238" w:rsidRPr="00B70E9C" w:rsidRDefault="00674238" w:rsidP="00674238">
      <w:pPr>
        <w:rPr>
          <w:rFonts w:cs="Times New Roman"/>
        </w:rPr>
      </w:pPr>
      <w:r>
        <w:rPr>
          <w:rFonts w:cs="Times New Roman"/>
        </w:rPr>
        <w:t xml:space="preserve">3.  </w:t>
      </w:r>
      <w:r w:rsidRPr="00B70E9C">
        <w:rPr>
          <w:rFonts w:cs="Times New Roman"/>
        </w:rPr>
        <w:t>In which industry did each of the changes occur?</w:t>
      </w:r>
    </w:p>
    <w:p w14:paraId="63BEC4C0" w14:textId="77777777" w:rsidR="00674238" w:rsidRPr="00B70E9C" w:rsidRDefault="00674238" w:rsidP="00674238">
      <w:pPr>
        <w:rPr>
          <w:rFonts w:cs="Times New Roman"/>
        </w:rPr>
      </w:pPr>
      <w:r>
        <w:rPr>
          <w:rFonts w:cs="Times New Roman"/>
        </w:rPr>
        <w:t xml:space="preserve">4.  </w:t>
      </w:r>
      <w:r w:rsidRPr="00B70E9C">
        <w:rPr>
          <w:rFonts w:cs="Times New Roman"/>
        </w:rPr>
        <w:t>What is the average volatility for each of the industries</w:t>
      </w:r>
      <w:r>
        <w:rPr>
          <w:rFonts w:cs="Times New Roman"/>
        </w:rPr>
        <w:t xml:space="preserve"> as measured by RSD</w:t>
      </w:r>
      <w:r w:rsidRPr="00B70E9C">
        <w:rPr>
          <w:rFonts w:cs="Times New Roman"/>
        </w:rPr>
        <w:t>?</w:t>
      </w:r>
    </w:p>
    <w:p w14:paraId="288EDE3B" w14:textId="77777777" w:rsidR="00674238" w:rsidRDefault="00674238" w:rsidP="00674238">
      <w:pPr>
        <w:rPr>
          <w:rFonts w:cs="Times New Roman"/>
        </w:rPr>
      </w:pPr>
      <w:r>
        <w:rPr>
          <w:rFonts w:cs="Times New Roman"/>
        </w:rPr>
        <w:t>Once the data was downloaded from the NASDAQ, AMEX, and/or NYSE website, the data was entered into a</w:t>
      </w:r>
      <w:r w:rsidRPr="005E4D0B">
        <w:rPr>
          <w:rFonts w:cs="Times New Roman"/>
        </w:rPr>
        <w:t xml:space="preserve"> spreadsheet formula </w:t>
      </w:r>
      <w:r>
        <w:rPr>
          <w:rFonts w:cs="Times New Roman"/>
        </w:rPr>
        <w:t>which then</w:t>
      </w:r>
      <w:r w:rsidRPr="005E4D0B">
        <w:rPr>
          <w:rFonts w:cs="Times New Roman"/>
        </w:rPr>
        <w:t xml:space="preserve"> calculate</w:t>
      </w:r>
      <w:r>
        <w:rPr>
          <w:rFonts w:cs="Times New Roman"/>
        </w:rPr>
        <w:t>d the</w:t>
      </w:r>
      <w:r w:rsidRPr="005E4D0B">
        <w:rPr>
          <w:rFonts w:cs="Times New Roman"/>
        </w:rPr>
        <w:t xml:space="preserve"> standard deviation </w:t>
      </w:r>
      <w:r>
        <w:rPr>
          <w:rFonts w:cs="Times New Roman"/>
        </w:rPr>
        <w:t xml:space="preserve">and RSD </w:t>
      </w:r>
      <w:r w:rsidRPr="005E4D0B">
        <w:rPr>
          <w:rFonts w:cs="Times New Roman"/>
        </w:rPr>
        <w:t xml:space="preserve">for stock volatility by entering the historical data for </w:t>
      </w:r>
      <w:r>
        <w:rPr>
          <w:rFonts w:cs="Times New Roman"/>
        </w:rPr>
        <w:t xml:space="preserve">the three </w:t>
      </w:r>
      <w:r w:rsidRPr="005E4D0B">
        <w:rPr>
          <w:rFonts w:cs="Times New Roman"/>
        </w:rPr>
        <w:t xml:space="preserve">months </w:t>
      </w:r>
      <w:r>
        <w:rPr>
          <w:rFonts w:cs="Times New Roman"/>
        </w:rPr>
        <w:t xml:space="preserve">prior and three months </w:t>
      </w:r>
      <w:r w:rsidRPr="005E4D0B">
        <w:rPr>
          <w:rFonts w:cs="Times New Roman"/>
        </w:rPr>
        <w:t xml:space="preserve">following the executive leadership change. Once </w:t>
      </w:r>
      <w:proofErr w:type="gramStart"/>
      <w:r w:rsidRPr="005E4D0B">
        <w:rPr>
          <w:rFonts w:cs="Times New Roman"/>
        </w:rPr>
        <w:t xml:space="preserve">all </w:t>
      </w:r>
      <w:r w:rsidRPr="005E4D0B">
        <w:rPr>
          <w:rFonts w:cs="Times New Roman"/>
        </w:rPr>
        <w:lastRenderedPageBreak/>
        <w:t>of</w:t>
      </w:r>
      <w:proofErr w:type="gramEnd"/>
      <w:r w:rsidRPr="005E4D0B">
        <w:rPr>
          <w:rFonts w:cs="Times New Roman"/>
        </w:rPr>
        <w:t xml:space="preserve"> the volatility figures </w:t>
      </w:r>
      <w:r>
        <w:rPr>
          <w:rFonts w:cs="Times New Roman"/>
        </w:rPr>
        <w:t>were</w:t>
      </w:r>
      <w:r w:rsidRPr="005E4D0B">
        <w:rPr>
          <w:rFonts w:cs="Times New Roman"/>
        </w:rPr>
        <w:t xml:space="preserve"> obtained, eac</w:t>
      </w:r>
      <w:r>
        <w:rPr>
          <w:rFonts w:cs="Times New Roman"/>
        </w:rPr>
        <w:t>h change was placed into it</w:t>
      </w:r>
      <w:r w:rsidRPr="005E4D0B">
        <w:rPr>
          <w:rFonts w:cs="Times New Roman"/>
        </w:rPr>
        <w:t xml:space="preserve">s respective ICB category. </w:t>
      </w:r>
      <w:r>
        <w:rPr>
          <w:rFonts w:cs="Times New Roman"/>
        </w:rPr>
        <w:t xml:space="preserve">Any companies that were ineligible due to private ownership, merger, de-merger, or acquisition activity were eliminated from the study. </w:t>
      </w:r>
      <w:r w:rsidRPr="0059725C">
        <w:rPr>
          <w:rFonts w:cs="Times New Roman"/>
        </w:rPr>
        <w:t xml:space="preserve">Average volatility </w:t>
      </w:r>
      <w:r>
        <w:rPr>
          <w:rFonts w:cs="Times New Roman"/>
        </w:rPr>
        <w:t>was then</w:t>
      </w:r>
      <w:r w:rsidRPr="0059725C">
        <w:rPr>
          <w:rFonts w:cs="Times New Roman"/>
        </w:rPr>
        <w:t xml:space="preserve"> calculated for each of the industries.</w:t>
      </w:r>
      <w:r>
        <w:rPr>
          <w:rFonts w:cs="Times New Roman"/>
        </w:rPr>
        <w:t xml:space="preserve"> </w:t>
      </w:r>
      <w:r w:rsidRPr="005769D0">
        <w:rPr>
          <w:rFonts w:cs="Times New Roman"/>
        </w:rPr>
        <w:t xml:space="preserve">The volatility figures </w:t>
      </w:r>
      <w:r>
        <w:rPr>
          <w:rFonts w:cs="Times New Roman"/>
        </w:rPr>
        <w:t xml:space="preserve">were </w:t>
      </w:r>
      <w:r w:rsidRPr="005769D0">
        <w:rPr>
          <w:rFonts w:cs="Times New Roman"/>
        </w:rPr>
        <w:t xml:space="preserve">then calculated for each industry to come up with an industry average of short-term volatility </w:t>
      </w:r>
      <w:r>
        <w:rPr>
          <w:rFonts w:cs="Times New Roman"/>
        </w:rPr>
        <w:t xml:space="preserve">preceding and </w:t>
      </w:r>
      <w:r w:rsidRPr="005769D0">
        <w:rPr>
          <w:rFonts w:cs="Times New Roman"/>
        </w:rPr>
        <w:t>following an executive leadership change</w:t>
      </w:r>
      <w:r>
        <w:rPr>
          <w:rFonts w:cs="Times New Roman"/>
        </w:rPr>
        <w:t xml:space="preserve"> for each industry</w:t>
      </w:r>
      <w:r w:rsidRPr="005769D0">
        <w:rPr>
          <w:rFonts w:cs="Times New Roman"/>
        </w:rPr>
        <w:t>.</w:t>
      </w:r>
    </w:p>
    <w:p w14:paraId="0BF0472B" w14:textId="77777777" w:rsidR="00674238" w:rsidRDefault="00674238" w:rsidP="00674238">
      <w:pPr>
        <w:rPr>
          <w:rFonts w:cs="Times New Roman"/>
        </w:rPr>
      </w:pPr>
      <w:r>
        <w:rPr>
          <w:rFonts w:cs="Times New Roman"/>
        </w:rPr>
        <w:t xml:space="preserve">The researcher then performed a two-tailed paired t-test for significance, which found the standard deviation, mean, SEM, p-value, and t-value for each industry as well as </w:t>
      </w:r>
      <w:proofErr w:type="gramStart"/>
      <w:r>
        <w:rPr>
          <w:rFonts w:cs="Times New Roman"/>
        </w:rPr>
        <w:t>the a</w:t>
      </w:r>
      <w:proofErr w:type="gramEnd"/>
      <w:r>
        <w:rPr>
          <w:rFonts w:cs="Times New Roman"/>
        </w:rPr>
        <w:t xml:space="preserve"> combined total value for all changes in all industries.</w:t>
      </w:r>
    </w:p>
    <w:p w14:paraId="1BE6E5E9" w14:textId="77777777" w:rsidR="00674238" w:rsidRDefault="00674238" w:rsidP="00674238">
      <w:pPr>
        <w:rPr>
          <w:rFonts w:cs="Times New Roman"/>
        </w:rPr>
      </w:pPr>
      <w:r>
        <w:rPr>
          <w:rFonts w:cs="Times New Roman"/>
        </w:rPr>
        <w:t>Table 5 shows the average volatility in each industry for the three months preceding and the three months following the executive leadership change as well as the total volatility for all industries. A comprehensive list of all changes with company names redacted can be found in Appendix B.</w:t>
      </w:r>
    </w:p>
    <w:p w14:paraId="040ED259" w14:textId="77777777" w:rsidR="00674238" w:rsidRPr="001743AE" w:rsidRDefault="00674238" w:rsidP="00674238">
      <w:pPr>
        <w:pStyle w:val="Heading3"/>
        <w:spacing w:before="0"/>
      </w:pPr>
      <w:bookmarkStart w:id="302" w:name="_Toc260402524"/>
      <w:bookmarkStart w:id="303" w:name="_Toc260564577"/>
      <w:bookmarkStart w:id="304" w:name="_Toc260566006"/>
      <w:bookmarkStart w:id="305" w:name="_Toc261381310"/>
      <w:bookmarkStart w:id="306" w:name="_Toc261382120"/>
      <w:bookmarkStart w:id="307" w:name="table5"/>
      <w:r w:rsidRPr="001743AE">
        <w:t>Table 5</w:t>
      </w:r>
      <w:r w:rsidRPr="001743AE">
        <w:br/>
        <w:t>Average volatility by industry</w:t>
      </w:r>
      <w:bookmarkEnd w:id="302"/>
      <w:bookmarkEnd w:id="303"/>
      <w:bookmarkEnd w:id="304"/>
      <w:bookmarkEnd w:id="305"/>
      <w:bookmarkEnd w:id="306"/>
    </w:p>
    <w:tbl>
      <w:tblPr>
        <w:tblStyle w:val="TableGrid"/>
        <w:tblW w:w="7080" w:type="dxa"/>
        <w:tblBorders>
          <w:top w:val="single" w:sz="4" w:space="0" w:color="943634" w:themeColor="accent2" w:themeShade="BF"/>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5"/>
        <w:gridCol w:w="2070"/>
        <w:gridCol w:w="2565"/>
      </w:tblGrid>
      <w:tr w:rsidR="00674238" w:rsidRPr="00841B32" w14:paraId="5E250CDF" w14:textId="77777777" w:rsidTr="006E0971">
        <w:trPr>
          <w:trHeight w:val="300"/>
        </w:trPr>
        <w:tc>
          <w:tcPr>
            <w:tcW w:w="2445" w:type="dxa"/>
            <w:tcBorders>
              <w:top w:val="single" w:sz="4" w:space="0" w:color="000000" w:themeColor="text1"/>
              <w:bottom w:val="single" w:sz="4" w:space="0" w:color="000000" w:themeColor="text1"/>
            </w:tcBorders>
            <w:noWrap/>
          </w:tcPr>
          <w:bookmarkEnd w:id="307"/>
          <w:p w14:paraId="47A8445F"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Industry</w:t>
            </w:r>
          </w:p>
        </w:tc>
        <w:tc>
          <w:tcPr>
            <w:tcW w:w="2070" w:type="dxa"/>
            <w:tcBorders>
              <w:top w:val="single" w:sz="4" w:space="0" w:color="000000" w:themeColor="text1"/>
              <w:bottom w:val="single" w:sz="4" w:space="0" w:color="000000" w:themeColor="text1"/>
            </w:tcBorders>
            <w:noWrap/>
          </w:tcPr>
          <w:p w14:paraId="1D53D884"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 xml:space="preserve">Three Months Prior </w:t>
            </w:r>
            <w:r w:rsidRPr="006E0971">
              <w:rPr>
                <w:rFonts w:eastAsia="Times New Roman" w:cs="Times New Roman"/>
                <w:color w:val="000000"/>
                <w:sz w:val="20"/>
                <w:szCs w:val="20"/>
              </w:rPr>
              <w:t>Average RSD</w:t>
            </w:r>
          </w:p>
        </w:tc>
        <w:tc>
          <w:tcPr>
            <w:tcW w:w="2565" w:type="dxa"/>
            <w:tcBorders>
              <w:top w:val="single" w:sz="4" w:space="0" w:color="000000" w:themeColor="text1"/>
              <w:bottom w:val="single" w:sz="4" w:space="0" w:color="000000" w:themeColor="text1"/>
            </w:tcBorders>
            <w:noWrap/>
          </w:tcPr>
          <w:p w14:paraId="34A5F7ED"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 xml:space="preserve">Three Months Following </w:t>
            </w:r>
            <w:r w:rsidRPr="006E0971">
              <w:rPr>
                <w:rFonts w:eastAsia="Times New Roman" w:cs="Times New Roman"/>
                <w:color w:val="000000"/>
                <w:sz w:val="20"/>
                <w:szCs w:val="20"/>
              </w:rPr>
              <w:t>Average RSD</w:t>
            </w:r>
          </w:p>
        </w:tc>
      </w:tr>
      <w:tr w:rsidR="00674238" w:rsidRPr="00841B32" w14:paraId="547EC83A" w14:textId="77777777" w:rsidTr="006E0971">
        <w:trPr>
          <w:trHeight w:val="300"/>
        </w:trPr>
        <w:tc>
          <w:tcPr>
            <w:tcW w:w="2445" w:type="dxa"/>
            <w:tcBorders>
              <w:top w:val="single" w:sz="4" w:space="0" w:color="000000" w:themeColor="text1"/>
            </w:tcBorders>
            <w:noWrap/>
            <w:hideMark/>
          </w:tcPr>
          <w:p w14:paraId="4E6BB5AE"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Basic Materials</w:t>
            </w:r>
          </w:p>
        </w:tc>
        <w:tc>
          <w:tcPr>
            <w:tcW w:w="2070" w:type="dxa"/>
            <w:tcBorders>
              <w:top w:val="single" w:sz="4" w:space="0" w:color="000000" w:themeColor="text1"/>
            </w:tcBorders>
            <w:noWrap/>
            <w:hideMark/>
          </w:tcPr>
          <w:p w14:paraId="1525B8EB"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0.08790</w:t>
            </w:r>
          </w:p>
        </w:tc>
        <w:tc>
          <w:tcPr>
            <w:tcW w:w="2565" w:type="dxa"/>
            <w:tcBorders>
              <w:top w:val="single" w:sz="4" w:space="0" w:color="000000" w:themeColor="text1"/>
            </w:tcBorders>
            <w:noWrap/>
            <w:hideMark/>
          </w:tcPr>
          <w:p w14:paraId="6333C7A4"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0.07480</w:t>
            </w:r>
          </w:p>
        </w:tc>
      </w:tr>
      <w:tr w:rsidR="00674238" w:rsidRPr="00841B32" w14:paraId="596D6DE9" w14:textId="77777777" w:rsidTr="006E0971">
        <w:trPr>
          <w:trHeight w:val="300"/>
        </w:trPr>
        <w:tc>
          <w:tcPr>
            <w:tcW w:w="2445" w:type="dxa"/>
            <w:noWrap/>
            <w:hideMark/>
          </w:tcPr>
          <w:p w14:paraId="1ED43742"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Consumer Goods</w:t>
            </w:r>
          </w:p>
        </w:tc>
        <w:tc>
          <w:tcPr>
            <w:tcW w:w="2070" w:type="dxa"/>
            <w:noWrap/>
            <w:hideMark/>
          </w:tcPr>
          <w:p w14:paraId="4E589ED1"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0.07500</w:t>
            </w:r>
          </w:p>
        </w:tc>
        <w:tc>
          <w:tcPr>
            <w:tcW w:w="2565" w:type="dxa"/>
            <w:noWrap/>
            <w:hideMark/>
          </w:tcPr>
          <w:p w14:paraId="38D18879"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0.06510</w:t>
            </w:r>
          </w:p>
        </w:tc>
      </w:tr>
      <w:tr w:rsidR="00674238" w:rsidRPr="00841B32" w14:paraId="241B6F10" w14:textId="77777777" w:rsidTr="006E0971">
        <w:trPr>
          <w:trHeight w:val="300"/>
        </w:trPr>
        <w:tc>
          <w:tcPr>
            <w:tcW w:w="2445" w:type="dxa"/>
            <w:noWrap/>
            <w:hideMark/>
          </w:tcPr>
          <w:p w14:paraId="561E6952"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Consumer Services</w:t>
            </w:r>
          </w:p>
        </w:tc>
        <w:tc>
          <w:tcPr>
            <w:tcW w:w="2070" w:type="dxa"/>
            <w:noWrap/>
            <w:hideMark/>
          </w:tcPr>
          <w:p w14:paraId="67BB5B48"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0.08260</w:t>
            </w:r>
          </w:p>
        </w:tc>
        <w:tc>
          <w:tcPr>
            <w:tcW w:w="2565" w:type="dxa"/>
            <w:noWrap/>
            <w:hideMark/>
          </w:tcPr>
          <w:p w14:paraId="19A9D9F6"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0.06430</w:t>
            </w:r>
          </w:p>
        </w:tc>
      </w:tr>
      <w:tr w:rsidR="00674238" w:rsidRPr="00841B32" w14:paraId="36F3D66E" w14:textId="77777777" w:rsidTr="006E0971">
        <w:trPr>
          <w:trHeight w:val="300"/>
        </w:trPr>
        <w:tc>
          <w:tcPr>
            <w:tcW w:w="2445" w:type="dxa"/>
            <w:noWrap/>
            <w:hideMark/>
          </w:tcPr>
          <w:p w14:paraId="4B80713C"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Energy</w:t>
            </w:r>
          </w:p>
        </w:tc>
        <w:tc>
          <w:tcPr>
            <w:tcW w:w="2070" w:type="dxa"/>
            <w:noWrap/>
            <w:hideMark/>
          </w:tcPr>
          <w:p w14:paraId="1984DC06"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0.02400</w:t>
            </w:r>
          </w:p>
        </w:tc>
        <w:tc>
          <w:tcPr>
            <w:tcW w:w="2565" w:type="dxa"/>
            <w:noWrap/>
            <w:hideMark/>
          </w:tcPr>
          <w:p w14:paraId="18F981C3"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0.03600</w:t>
            </w:r>
          </w:p>
        </w:tc>
      </w:tr>
      <w:tr w:rsidR="00674238" w:rsidRPr="00841B32" w14:paraId="05EE7A68" w14:textId="77777777" w:rsidTr="006E0971">
        <w:trPr>
          <w:trHeight w:val="300"/>
        </w:trPr>
        <w:tc>
          <w:tcPr>
            <w:tcW w:w="2445" w:type="dxa"/>
            <w:noWrap/>
            <w:hideMark/>
          </w:tcPr>
          <w:p w14:paraId="43760377"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Financial</w:t>
            </w:r>
          </w:p>
        </w:tc>
        <w:tc>
          <w:tcPr>
            <w:tcW w:w="2070" w:type="dxa"/>
            <w:noWrap/>
            <w:hideMark/>
          </w:tcPr>
          <w:p w14:paraId="216FCD57"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0.12520</w:t>
            </w:r>
          </w:p>
        </w:tc>
        <w:tc>
          <w:tcPr>
            <w:tcW w:w="2565" w:type="dxa"/>
            <w:noWrap/>
            <w:hideMark/>
          </w:tcPr>
          <w:p w14:paraId="592545AA"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0.08840</w:t>
            </w:r>
          </w:p>
        </w:tc>
      </w:tr>
      <w:tr w:rsidR="00674238" w:rsidRPr="00841B32" w14:paraId="22E2CEFD" w14:textId="77777777" w:rsidTr="006E0971">
        <w:trPr>
          <w:trHeight w:val="300"/>
        </w:trPr>
        <w:tc>
          <w:tcPr>
            <w:tcW w:w="2445" w:type="dxa"/>
            <w:noWrap/>
            <w:hideMark/>
          </w:tcPr>
          <w:p w14:paraId="28DA8D9F"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Healthcare</w:t>
            </w:r>
          </w:p>
        </w:tc>
        <w:tc>
          <w:tcPr>
            <w:tcW w:w="2070" w:type="dxa"/>
            <w:noWrap/>
            <w:hideMark/>
          </w:tcPr>
          <w:p w14:paraId="6377DC2F"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0.03800</w:t>
            </w:r>
          </w:p>
        </w:tc>
        <w:tc>
          <w:tcPr>
            <w:tcW w:w="2565" w:type="dxa"/>
            <w:noWrap/>
            <w:hideMark/>
          </w:tcPr>
          <w:p w14:paraId="0846E599"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0.07460</w:t>
            </w:r>
          </w:p>
        </w:tc>
      </w:tr>
      <w:tr w:rsidR="00674238" w:rsidRPr="00841B32" w14:paraId="7FA357D0" w14:textId="77777777" w:rsidTr="006E0971">
        <w:trPr>
          <w:trHeight w:val="300"/>
        </w:trPr>
        <w:tc>
          <w:tcPr>
            <w:tcW w:w="2445" w:type="dxa"/>
            <w:noWrap/>
            <w:hideMark/>
          </w:tcPr>
          <w:p w14:paraId="722B806C" w14:textId="59F97BA5"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Industrials</w:t>
            </w:r>
          </w:p>
        </w:tc>
        <w:tc>
          <w:tcPr>
            <w:tcW w:w="2070" w:type="dxa"/>
            <w:noWrap/>
            <w:hideMark/>
          </w:tcPr>
          <w:p w14:paraId="09EA9823"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0.11430</w:t>
            </w:r>
          </w:p>
        </w:tc>
        <w:tc>
          <w:tcPr>
            <w:tcW w:w="2565" w:type="dxa"/>
            <w:noWrap/>
            <w:hideMark/>
          </w:tcPr>
          <w:p w14:paraId="07DB3595"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0.07460</w:t>
            </w:r>
          </w:p>
        </w:tc>
      </w:tr>
      <w:tr w:rsidR="00674238" w:rsidRPr="00841B32" w14:paraId="1F8A240A" w14:textId="77777777" w:rsidTr="006E0971">
        <w:trPr>
          <w:trHeight w:val="300"/>
        </w:trPr>
        <w:tc>
          <w:tcPr>
            <w:tcW w:w="2445" w:type="dxa"/>
            <w:noWrap/>
            <w:hideMark/>
          </w:tcPr>
          <w:p w14:paraId="386CB9BA"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Technology</w:t>
            </w:r>
          </w:p>
        </w:tc>
        <w:tc>
          <w:tcPr>
            <w:tcW w:w="2070" w:type="dxa"/>
            <w:noWrap/>
            <w:hideMark/>
          </w:tcPr>
          <w:p w14:paraId="3E1DF574"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0.08000</w:t>
            </w:r>
          </w:p>
        </w:tc>
        <w:tc>
          <w:tcPr>
            <w:tcW w:w="2565" w:type="dxa"/>
            <w:noWrap/>
            <w:hideMark/>
          </w:tcPr>
          <w:p w14:paraId="1E5E37AA"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0.05320</w:t>
            </w:r>
          </w:p>
        </w:tc>
      </w:tr>
      <w:tr w:rsidR="00674238" w:rsidRPr="00841B32" w14:paraId="48A02F05" w14:textId="77777777" w:rsidTr="006E0971">
        <w:trPr>
          <w:trHeight w:val="300"/>
        </w:trPr>
        <w:tc>
          <w:tcPr>
            <w:tcW w:w="2445" w:type="dxa"/>
            <w:tcBorders>
              <w:bottom w:val="nil"/>
            </w:tcBorders>
            <w:noWrap/>
            <w:hideMark/>
          </w:tcPr>
          <w:p w14:paraId="11955EB7" w14:textId="77777777" w:rsidR="00674238" w:rsidRPr="006E0971" w:rsidRDefault="00674238" w:rsidP="006E0971">
            <w:pPr>
              <w:spacing w:line="240" w:lineRule="auto"/>
              <w:ind w:firstLine="0"/>
              <w:rPr>
                <w:rFonts w:eastAsia="Times New Roman" w:cs="Times New Roman"/>
                <w:bCs/>
                <w:color w:val="000000"/>
                <w:sz w:val="20"/>
                <w:szCs w:val="20"/>
              </w:rPr>
            </w:pPr>
            <w:r w:rsidRPr="006E0971">
              <w:rPr>
                <w:rFonts w:eastAsia="Times New Roman" w:cs="Times New Roman"/>
                <w:bCs/>
                <w:color w:val="000000"/>
                <w:sz w:val="20"/>
                <w:szCs w:val="20"/>
              </w:rPr>
              <w:t>Utilities</w:t>
            </w:r>
          </w:p>
        </w:tc>
        <w:tc>
          <w:tcPr>
            <w:tcW w:w="2070" w:type="dxa"/>
            <w:tcBorders>
              <w:bottom w:val="nil"/>
            </w:tcBorders>
            <w:noWrap/>
            <w:hideMark/>
          </w:tcPr>
          <w:p w14:paraId="2A5F461C"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0.07735</w:t>
            </w:r>
          </w:p>
        </w:tc>
        <w:tc>
          <w:tcPr>
            <w:tcW w:w="2565" w:type="dxa"/>
            <w:tcBorders>
              <w:bottom w:val="nil"/>
            </w:tcBorders>
            <w:noWrap/>
            <w:hideMark/>
          </w:tcPr>
          <w:p w14:paraId="2411596B" w14:textId="77777777" w:rsidR="00674238" w:rsidRPr="006E0971" w:rsidRDefault="00674238" w:rsidP="006E0971">
            <w:pPr>
              <w:spacing w:line="240" w:lineRule="auto"/>
              <w:ind w:firstLine="0"/>
              <w:jc w:val="center"/>
              <w:rPr>
                <w:rFonts w:eastAsia="Times New Roman" w:cs="Times New Roman"/>
                <w:bCs/>
                <w:color w:val="000000"/>
                <w:sz w:val="20"/>
                <w:szCs w:val="20"/>
              </w:rPr>
            </w:pPr>
            <w:r w:rsidRPr="006E0971">
              <w:rPr>
                <w:rFonts w:eastAsia="Times New Roman" w:cs="Times New Roman"/>
                <w:bCs/>
                <w:color w:val="000000"/>
                <w:sz w:val="20"/>
                <w:szCs w:val="20"/>
              </w:rPr>
              <w:t>0.06518</w:t>
            </w:r>
          </w:p>
        </w:tc>
      </w:tr>
      <w:tr w:rsidR="00674238" w:rsidRPr="00841B32" w14:paraId="426A6D7B" w14:textId="77777777" w:rsidTr="006E0971">
        <w:trPr>
          <w:trHeight w:val="300"/>
        </w:trPr>
        <w:tc>
          <w:tcPr>
            <w:tcW w:w="2445" w:type="dxa"/>
            <w:tcBorders>
              <w:top w:val="nil"/>
              <w:bottom w:val="single" w:sz="4" w:space="0" w:color="000000" w:themeColor="text1"/>
            </w:tcBorders>
            <w:noWrap/>
            <w:hideMark/>
          </w:tcPr>
          <w:p w14:paraId="4438A1CA" w14:textId="77777777" w:rsidR="00674238" w:rsidRPr="006E0971" w:rsidRDefault="00674238" w:rsidP="006E0971">
            <w:pPr>
              <w:spacing w:line="240" w:lineRule="auto"/>
              <w:ind w:firstLine="0"/>
              <w:rPr>
                <w:rFonts w:eastAsia="Times New Roman" w:cs="Times New Roman"/>
                <w:color w:val="000000"/>
                <w:sz w:val="20"/>
                <w:szCs w:val="20"/>
              </w:rPr>
            </w:pPr>
            <w:r w:rsidRPr="006E0971">
              <w:rPr>
                <w:rFonts w:eastAsia="Times New Roman" w:cs="Times New Roman"/>
                <w:color w:val="000000"/>
                <w:sz w:val="20"/>
                <w:szCs w:val="20"/>
              </w:rPr>
              <w:t>All Industries Total</w:t>
            </w:r>
          </w:p>
        </w:tc>
        <w:tc>
          <w:tcPr>
            <w:tcW w:w="2070" w:type="dxa"/>
            <w:tcBorders>
              <w:top w:val="nil"/>
              <w:bottom w:val="single" w:sz="4" w:space="0" w:color="000000" w:themeColor="text1"/>
            </w:tcBorders>
            <w:noWrap/>
            <w:hideMark/>
          </w:tcPr>
          <w:p w14:paraId="4BA3AD74" w14:textId="77777777" w:rsidR="00674238" w:rsidRPr="006E0971" w:rsidRDefault="00674238" w:rsidP="006E0971">
            <w:pPr>
              <w:spacing w:line="240" w:lineRule="auto"/>
              <w:ind w:firstLine="0"/>
              <w:jc w:val="center"/>
              <w:rPr>
                <w:rFonts w:eastAsia="Times New Roman" w:cs="Times New Roman"/>
                <w:color w:val="000000"/>
                <w:sz w:val="20"/>
                <w:szCs w:val="20"/>
              </w:rPr>
            </w:pPr>
            <w:r w:rsidRPr="006E0971">
              <w:rPr>
                <w:rFonts w:eastAsia="Times New Roman" w:cs="Times New Roman"/>
                <w:color w:val="000000"/>
                <w:sz w:val="20"/>
                <w:szCs w:val="20"/>
              </w:rPr>
              <w:t>0.07826</w:t>
            </w:r>
          </w:p>
        </w:tc>
        <w:tc>
          <w:tcPr>
            <w:tcW w:w="2565" w:type="dxa"/>
            <w:tcBorders>
              <w:top w:val="nil"/>
              <w:bottom w:val="single" w:sz="4" w:space="0" w:color="000000" w:themeColor="text1"/>
            </w:tcBorders>
            <w:noWrap/>
            <w:hideMark/>
          </w:tcPr>
          <w:p w14:paraId="61422AA2" w14:textId="77777777" w:rsidR="00674238" w:rsidRPr="006E0971" w:rsidRDefault="00674238" w:rsidP="006E0971">
            <w:pPr>
              <w:spacing w:line="240" w:lineRule="auto"/>
              <w:ind w:firstLine="0"/>
              <w:jc w:val="center"/>
              <w:rPr>
                <w:rFonts w:eastAsia="Times New Roman" w:cs="Times New Roman"/>
                <w:color w:val="000000"/>
                <w:sz w:val="20"/>
                <w:szCs w:val="20"/>
              </w:rPr>
            </w:pPr>
            <w:r w:rsidRPr="006E0971">
              <w:rPr>
                <w:rFonts w:eastAsia="Times New Roman" w:cs="Times New Roman"/>
                <w:color w:val="000000"/>
                <w:sz w:val="20"/>
                <w:szCs w:val="20"/>
              </w:rPr>
              <w:t>0.06624</w:t>
            </w:r>
          </w:p>
        </w:tc>
      </w:tr>
    </w:tbl>
    <w:p w14:paraId="07F6DF5A" w14:textId="77777777" w:rsidR="00674238" w:rsidRDefault="00674238" w:rsidP="00674238">
      <w:pPr>
        <w:spacing w:line="240" w:lineRule="auto"/>
        <w:ind w:firstLine="0"/>
        <w:rPr>
          <w:rFonts w:cs="Times New Roman"/>
        </w:rPr>
      </w:pPr>
    </w:p>
    <w:p w14:paraId="24E3471B" w14:textId="77777777" w:rsidR="00674238" w:rsidRPr="005769D0" w:rsidRDefault="00674238" w:rsidP="00674238">
      <w:pPr>
        <w:rPr>
          <w:rFonts w:cs="Times New Roman"/>
        </w:rPr>
      </w:pPr>
      <w:r>
        <w:rPr>
          <w:rFonts w:cs="Times New Roman"/>
        </w:rPr>
        <w:lastRenderedPageBreak/>
        <w:t xml:space="preserve">This data provides a wealth of data regarding executive leadership changes. First, the financial industry experienced the most volatility, followed by industrials, then basic materials. Although it appears that the energy sector experienced the least amount of volatility, it would be worth it to note that there was only one company eligible, and therefore the data might possibly be skewed.  The financial sector’s higher volatility seems to be commensurate with the previous literature on industry volatility, which indicates that this industry has experienced higher volatility in recent years. However, the technology volatility is not as high as one would expect based on prior literature. The volatility in the consumer goods industry for companies that experienced a leadership change is also higher than previous data would normally suggest. Despite the prominent media coverage of potential healthcare changes and regulation, healthcare volatility has remained relatively low, both overall and in the companies that experienced leadership changes in 2012 and 2013. This figure seems to be similar </w:t>
      </w:r>
      <w:proofErr w:type="gramStart"/>
      <w:r>
        <w:rPr>
          <w:rFonts w:cs="Times New Roman"/>
        </w:rPr>
        <w:t>with regard to</w:t>
      </w:r>
      <w:proofErr w:type="gramEnd"/>
      <w:r>
        <w:rPr>
          <w:rFonts w:cs="Times New Roman"/>
        </w:rPr>
        <w:t xml:space="preserve"> overall volatility as Figure 7.</w:t>
      </w:r>
    </w:p>
    <w:p w14:paraId="3B8F0E36" w14:textId="77777777" w:rsidR="006E0971" w:rsidRDefault="00674238" w:rsidP="006E0971">
      <w:pPr>
        <w:pStyle w:val="FootnoteText"/>
        <w:spacing w:line="480" w:lineRule="auto"/>
      </w:pPr>
      <w:r>
        <w:rPr>
          <w:rFonts w:cs="Times New Roman"/>
        </w:rPr>
        <w:t xml:space="preserve">The main research question sought to explore </w:t>
      </w:r>
      <w:proofErr w:type="gramStart"/>
      <w:r>
        <w:rPr>
          <w:rFonts w:cs="Times New Roman"/>
        </w:rPr>
        <w:t>whether or not</w:t>
      </w:r>
      <w:proofErr w:type="gramEnd"/>
      <w:r>
        <w:rPr>
          <w:rFonts w:cs="Times New Roman"/>
        </w:rPr>
        <w:t xml:space="preserve"> the announcement of an executive leadership change had a significant effect on the short-term volatility following the announcement. A two-tailed paired t-test of significance was conducted for each industry as well as the combined volatility for all companies in the study. The t-test found no significant differences for any of the industries, or for the combined average RSD values of all companies</w:t>
      </w:r>
      <w:r w:rsidR="006E0971">
        <w:t xml:space="preserve"> </w:t>
      </w:r>
      <w:r>
        <w:rPr>
          <w:rFonts w:cs="Times New Roman"/>
        </w:rPr>
        <w:t>who experienced a change. A</w:t>
      </w:r>
      <w:r w:rsidRPr="00C47D4F">
        <w:rPr>
          <w:rFonts w:cs="Times New Roman"/>
        </w:rPr>
        <w:t xml:space="preserve"> two-tailed test was used as we wished to find out if there were changes in either direction afterwards, meaning the volatility could have increased or decreased. According to </w:t>
      </w:r>
      <w:r>
        <w:rPr>
          <w:rFonts w:cs="Times New Roman"/>
        </w:rPr>
        <w:t>Bruin (</w:t>
      </w:r>
      <w:r w:rsidRPr="00C47D4F">
        <w:rPr>
          <w:rFonts w:cs="Times New Roman"/>
        </w:rPr>
        <w:t xml:space="preserve">2006), “a two-tailed test allots half of the alpha to testing the statistical significance in one direction and half </w:t>
      </w:r>
      <w:r w:rsidRPr="00C47D4F">
        <w:rPr>
          <w:rFonts w:cs="Times New Roman"/>
        </w:rPr>
        <w:lastRenderedPageBreak/>
        <w:t>of the alpha to testing statistical significance in the other direction.  This means that .025 is in each tail of the distribution of the test statistic. When using a two-tailed test, regardless of the direction of the relationship you hypothesize, you are testing for the possibility of the relationship in both directions.”</w:t>
      </w:r>
      <w:r>
        <w:rPr>
          <w:rFonts w:cs="Times New Roman"/>
        </w:rPr>
        <w:t xml:space="preserve"> The findings are presented in Tables 6-14.</w:t>
      </w:r>
      <w:bookmarkStart w:id="308" w:name="table7"/>
      <w:r w:rsidR="006E0971">
        <w:rPr>
          <w:rFonts w:cs="Times New Roman"/>
        </w:rPr>
        <w:t xml:space="preserve"> </w:t>
      </w:r>
      <w:r w:rsidR="006E0971" w:rsidRPr="003279B5">
        <w:rPr>
          <w:sz w:val="22"/>
          <w:szCs w:val="22"/>
        </w:rPr>
        <w:t>Due to a lack of data, the two-tailed test of significance could not be used for the energy sector.</w:t>
      </w:r>
    </w:p>
    <w:p w14:paraId="3E2B8E42" w14:textId="41B799AB" w:rsidR="00674238" w:rsidRPr="00B41C33" w:rsidRDefault="00674238" w:rsidP="00674238">
      <w:pPr>
        <w:rPr>
          <w:rFonts w:cs="Times New Roman"/>
        </w:rPr>
      </w:pPr>
    </w:p>
    <w:p w14:paraId="27FD3D57" w14:textId="77777777" w:rsidR="00674238" w:rsidRPr="00E50EB7" w:rsidRDefault="00674238" w:rsidP="00674238">
      <w:pPr>
        <w:widowControl w:val="0"/>
        <w:autoSpaceDE w:val="0"/>
        <w:autoSpaceDN w:val="0"/>
        <w:adjustRightInd w:val="0"/>
        <w:rPr>
          <w:rFonts w:cs="Times New Roman"/>
        </w:rPr>
      </w:pPr>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all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9</w:t>
      </w:r>
      <w:r w:rsidRPr="00E50EB7">
        <w:rPr>
          <w:rFonts w:cs="Times New Roman"/>
        </w:rPr>
        <w:t xml:space="preserve">, M = </w:t>
      </w:r>
      <w:r w:rsidRPr="003F7158">
        <w:rPr>
          <w:rFonts w:eastAsia="Times New Roman" w:cs="Times New Roman"/>
          <w:color w:val="000000" w:themeColor="text1"/>
        </w:rPr>
        <w:t>0.078</w:t>
      </w:r>
      <w:r w:rsidRPr="00E50EB7">
        <w:rPr>
          <w:rFonts w:cs="Times New Roman"/>
        </w:rPr>
        <w:t xml:space="preserve">, SD = </w:t>
      </w:r>
      <w:r w:rsidRPr="003F7158">
        <w:rPr>
          <w:rFonts w:eastAsia="Times New Roman" w:cs="Times New Roman"/>
          <w:color w:val="000000" w:themeColor="text1"/>
        </w:rPr>
        <w:t>0.0342</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9</w:t>
      </w:r>
      <w:r w:rsidRPr="00E50EB7">
        <w:rPr>
          <w:rFonts w:cs="Times New Roman"/>
        </w:rPr>
        <w:t xml:space="preserve">, M = </w:t>
      </w:r>
      <w:r w:rsidRPr="003F7158">
        <w:rPr>
          <w:rFonts w:eastAsia="Times New Roman" w:cs="Times New Roman"/>
          <w:color w:val="000000" w:themeColor="text1"/>
        </w:rPr>
        <w:t>0.0662</w:t>
      </w:r>
      <w:r w:rsidRPr="00E50EB7">
        <w:rPr>
          <w:rFonts w:cs="Times New Roman"/>
        </w:rPr>
        <w:t xml:space="preserve">, SD = </w:t>
      </w:r>
      <w:r w:rsidRPr="003F7158">
        <w:rPr>
          <w:rFonts w:eastAsia="Times New Roman" w:cs="Times New Roman"/>
          <w:color w:val="000000" w:themeColor="text1"/>
        </w:rPr>
        <w:t>0.0149783</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 xml:space="preserve">(8) = </w:t>
      </w:r>
      <w:r w:rsidRPr="00E50EB7">
        <w:rPr>
          <w:rFonts w:eastAsia="Times New Roman" w:cs="Times New Roman"/>
          <w:color w:val="000000" w:themeColor="text1"/>
        </w:rPr>
        <w:t>1.3262</w:t>
      </w:r>
      <w:r w:rsidRPr="00E63591">
        <w:rPr>
          <w:rFonts w:cs="Times New Roman"/>
        </w:rPr>
        <w:t xml:space="preserve">, p = </w:t>
      </w:r>
      <w:r w:rsidRPr="00E50EB7">
        <w:rPr>
          <w:rFonts w:eastAsia="Times New Roman" w:cs="Times New Roman"/>
          <w:color w:val="000000" w:themeColor="text1"/>
        </w:rPr>
        <w:t>0.2264</w:t>
      </w:r>
      <w:r w:rsidRPr="00E50EB7">
        <w:rPr>
          <w:rFonts w:cs="Times New Roman"/>
        </w:rPr>
        <w:t xml:space="preserve">, 95% CI </w:t>
      </w:r>
      <w:r>
        <w:rPr>
          <w:rFonts w:cs="Times New Roman"/>
        </w:rPr>
        <w:t>[</w:t>
      </w:r>
      <w:r>
        <w:rPr>
          <w:rFonts w:eastAsia="Times New Roman" w:cs="Times New Roman"/>
          <w:color w:val="000000" w:themeColor="text1"/>
        </w:rPr>
        <w:t>-0.0093954,</w:t>
      </w:r>
      <w:r w:rsidRPr="003F7158">
        <w:rPr>
          <w:rFonts w:eastAsia="Times New Roman" w:cs="Times New Roman"/>
          <w:color w:val="000000" w:themeColor="text1"/>
        </w:rPr>
        <w:t xml:space="preserve"> 0.0333954 </w:t>
      </w:r>
      <w:r w:rsidRPr="00E50EB7">
        <w:rPr>
          <w:rFonts w:cs="Times New Roman"/>
        </w:rPr>
        <w:t xml:space="preserve">], d = </w:t>
      </w:r>
      <w:r w:rsidRPr="003F7158">
        <w:rPr>
          <w:rFonts w:eastAsia="Times New Roman" w:cs="Times New Roman"/>
          <w:color w:val="000000" w:themeColor="text1"/>
        </w:rPr>
        <w:t>0.009 </w:t>
      </w:r>
      <w:r>
        <w:rPr>
          <w:rFonts w:eastAsia="Times New Roman" w:cs="Times New Roman"/>
          <w:color w:val="000000" w:themeColor="text1"/>
        </w:rPr>
        <w:t>.</w:t>
      </w:r>
    </w:p>
    <w:p w14:paraId="3926F165" w14:textId="77777777" w:rsidR="00674238" w:rsidRPr="006E0971" w:rsidRDefault="00674238" w:rsidP="006E0971">
      <w:pPr>
        <w:pStyle w:val="Heading3"/>
      </w:pPr>
      <w:bookmarkStart w:id="309" w:name="_Toc260402525"/>
      <w:bookmarkStart w:id="310" w:name="_Toc260564578"/>
      <w:bookmarkStart w:id="311" w:name="_Toc260566007"/>
      <w:bookmarkStart w:id="312" w:name="_Toc261381311"/>
      <w:bookmarkStart w:id="313" w:name="_Toc261382121"/>
      <w:r w:rsidRPr="006E0971">
        <w:t>Table 6</w:t>
      </w:r>
      <w:r w:rsidRPr="006E0971">
        <w:br/>
        <w:t>All Companies Two-Tailed Paired T-Test for Significance</w:t>
      </w:r>
      <w:bookmarkEnd w:id="308"/>
      <w:bookmarkEnd w:id="309"/>
      <w:bookmarkEnd w:id="310"/>
      <w:bookmarkEnd w:id="311"/>
      <w:bookmarkEnd w:id="312"/>
      <w:bookmarkEnd w:id="3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2758"/>
        <w:gridCol w:w="2879"/>
      </w:tblGrid>
      <w:tr w:rsidR="00674238" w:rsidRPr="00E50EB7" w14:paraId="0B7029DB" w14:textId="77777777" w:rsidTr="006E0971">
        <w:tc>
          <w:tcPr>
            <w:tcW w:w="8856" w:type="dxa"/>
            <w:gridSpan w:val="3"/>
            <w:tcBorders>
              <w:top w:val="single" w:sz="4" w:space="0" w:color="000000" w:themeColor="text1"/>
              <w:bottom w:val="single" w:sz="4" w:space="0" w:color="000000" w:themeColor="text1"/>
            </w:tcBorders>
            <w:shd w:val="clear" w:color="auto" w:fill="auto"/>
          </w:tcPr>
          <w:p w14:paraId="260791C6" w14:textId="77777777" w:rsidR="00674238" w:rsidRPr="00E50EB7" w:rsidRDefault="00674238" w:rsidP="006E0971">
            <w:pPr>
              <w:spacing w:line="240" w:lineRule="auto"/>
              <w:ind w:firstLine="0"/>
              <w:rPr>
                <w:rFonts w:cs="Times New Roman"/>
                <w:color w:val="000000" w:themeColor="text1"/>
                <w:sz w:val="20"/>
                <w:szCs w:val="20"/>
              </w:rPr>
            </w:pPr>
            <w:r w:rsidRPr="006E0971">
              <w:rPr>
                <w:rFonts w:eastAsia="Times New Roman" w:cs="Times New Roman"/>
                <w:color w:val="000000" w:themeColor="text1"/>
                <w:sz w:val="20"/>
                <w:szCs w:val="20"/>
              </w:rPr>
              <w:t>All companies</w:t>
            </w:r>
            <w:r w:rsidRPr="00E50EB7">
              <w:rPr>
                <w:rFonts w:eastAsia="Times New Roman" w:cs="Times New Roman"/>
                <w:color w:val="000000" w:themeColor="text1"/>
                <w:sz w:val="20"/>
                <w:szCs w:val="20"/>
              </w:rPr>
              <w:t xml:space="preserve"> paired </w:t>
            </w:r>
            <w:r w:rsidRPr="00E50EB7">
              <w:rPr>
                <w:rFonts w:eastAsia="Times New Roman" w:cs="Times New Roman"/>
                <w:i/>
                <w:iCs/>
                <w:color w:val="000000" w:themeColor="text1"/>
                <w:sz w:val="20"/>
                <w:szCs w:val="20"/>
              </w:rPr>
              <w:t>t</w:t>
            </w:r>
            <w:r w:rsidRPr="00E50EB7">
              <w:rPr>
                <w:rFonts w:eastAsia="Times New Roman" w:cs="Times New Roman"/>
                <w:color w:val="000000" w:themeColor="text1"/>
                <w:sz w:val="20"/>
                <w:szCs w:val="20"/>
              </w:rPr>
              <w:t>-test results</w:t>
            </w:r>
          </w:p>
        </w:tc>
      </w:tr>
      <w:tr w:rsidR="00674238" w:rsidRPr="00E50EB7" w14:paraId="39B6E79F" w14:textId="77777777" w:rsidTr="006E0971">
        <w:trPr>
          <w:trHeight w:val="341"/>
        </w:trPr>
        <w:tc>
          <w:tcPr>
            <w:tcW w:w="3078" w:type="dxa"/>
            <w:tcBorders>
              <w:top w:val="single" w:sz="4" w:space="0" w:color="000000" w:themeColor="text1"/>
            </w:tcBorders>
            <w:shd w:val="clear" w:color="auto" w:fill="auto"/>
          </w:tcPr>
          <w:p w14:paraId="690270A0" w14:textId="77777777" w:rsidR="00674238" w:rsidRPr="00E50EB7" w:rsidRDefault="00674238" w:rsidP="006E0971">
            <w:pPr>
              <w:widowControl w:val="0"/>
              <w:autoSpaceDE w:val="0"/>
              <w:autoSpaceDN w:val="0"/>
              <w:adjustRightInd w:val="0"/>
              <w:spacing w:line="240" w:lineRule="auto"/>
              <w:ind w:firstLine="0"/>
              <w:rPr>
                <w:rFonts w:cs="Times New Roman"/>
                <w:sz w:val="20"/>
                <w:szCs w:val="20"/>
              </w:rPr>
            </w:pPr>
            <w:proofErr w:type="gramStart"/>
            <w:r w:rsidRPr="00E50EB7">
              <w:rPr>
                <w:rFonts w:cs="Times New Roman"/>
                <w:i/>
                <w:sz w:val="20"/>
                <w:szCs w:val="20"/>
              </w:rPr>
              <w:t>t</w:t>
            </w:r>
            <w:r w:rsidRPr="00E50EB7">
              <w:rPr>
                <w:rFonts w:cs="Times New Roman"/>
                <w:sz w:val="20"/>
                <w:szCs w:val="20"/>
              </w:rPr>
              <w:t>(</w:t>
            </w:r>
            <w:proofErr w:type="gramEnd"/>
            <w:r w:rsidRPr="00E50EB7">
              <w:rPr>
                <w:rFonts w:cs="Times New Roman"/>
                <w:sz w:val="20"/>
                <w:szCs w:val="20"/>
              </w:rPr>
              <w:t xml:space="preserve">8) = </w:t>
            </w:r>
            <w:r w:rsidRPr="00E50EB7">
              <w:rPr>
                <w:rFonts w:eastAsia="Times New Roman" w:cs="Times New Roman"/>
                <w:color w:val="000000" w:themeColor="text1"/>
                <w:sz w:val="20"/>
                <w:szCs w:val="20"/>
                <w:u w:val="single"/>
              </w:rPr>
              <w:t>1.3262</w:t>
            </w:r>
            <w:r w:rsidRPr="00E50EB7">
              <w:rPr>
                <w:rFonts w:cs="Times New Roman"/>
                <w:sz w:val="20"/>
                <w:szCs w:val="20"/>
              </w:rPr>
              <w:t xml:space="preserve">, p = </w:t>
            </w:r>
            <w:r w:rsidRPr="00E50EB7">
              <w:rPr>
                <w:rFonts w:eastAsia="Times New Roman" w:cs="Times New Roman"/>
                <w:color w:val="000000" w:themeColor="text1"/>
                <w:sz w:val="20"/>
                <w:szCs w:val="20"/>
                <w:u w:val="single"/>
              </w:rPr>
              <w:t>0.2264</w:t>
            </w:r>
            <w:r w:rsidRPr="00E50EB7">
              <w:rPr>
                <w:rFonts w:eastAsia="Times New Roman" w:cs="Times New Roman"/>
                <w:color w:val="000000" w:themeColor="text1"/>
                <w:sz w:val="20"/>
                <w:szCs w:val="20"/>
              </w:rPr>
              <w:t>.</w:t>
            </w:r>
          </w:p>
        </w:tc>
        <w:tc>
          <w:tcPr>
            <w:tcW w:w="2826" w:type="dxa"/>
            <w:tcBorders>
              <w:top w:val="single" w:sz="4" w:space="0" w:color="000000" w:themeColor="text1"/>
            </w:tcBorders>
            <w:shd w:val="clear" w:color="auto" w:fill="auto"/>
          </w:tcPr>
          <w:p w14:paraId="1DA7A190" w14:textId="77777777" w:rsidR="00674238" w:rsidRPr="00E50EB7"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tcBorders>
            <w:shd w:val="clear" w:color="auto" w:fill="auto"/>
          </w:tcPr>
          <w:p w14:paraId="42EDD952"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78BF1860" w14:textId="77777777" w:rsidTr="006E0971">
        <w:tc>
          <w:tcPr>
            <w:tcW w:w="3078" w:type="dxa"/>
            <w:shd w:val="clear" w:color="auto" w:fill="auto"/>
          </w:tcPr>
          <w:p w14:paraId="38E08785" w14:textId="77777777" w:rsidR="00674238" w:rsidRPr="00E50EB7" w:rsidRDefault="00674238" w:rsidP="006E0971">
            <w:pPr>
              <w:spacing w:line="240" w:lineRule="auto"/>
              <w:ind w:firstLine="0"/>
              <w:rPr>
                <w:rFonts w:cs="Times New Roman"/>
                <w:i/>
                <w:color w:val="000000" w:themeColor="text1"/>
                <w:sz w:val="20"/>
                <w:szCs w:val="20"/>
              </w:rPr>
            </w:pPr>
            <w:r w:rsidRPr="00E50EB7">
              <w:rPr>
                <w:rFonts w:eastAsia="Times New Roman" w:cs="Times New Roman"/>
                <w:bCs/>
                <w:i/>
                <w:color w:val="000000" w:themeColor="text1"/>
                <w:sz w:val="20"/>
                <w:szCs w:val="20"/>
              </w:rPr>
              <w:t>Confidence interval:</w:t>
            </w:r>
          </w:p>
        </w:tc>
        <w:tc>
          <w:tcPr>
            <w:tcW w:w="2826" w:type="dxa"/>
            <w:shd w:val="clear" w:color="auto" w:fill="auto"/>
          </w:tcPr>
          <w:p w14:paraId="18BBBB1B" w14:textId="77777777" w:rsidR="00674238" w:rsidRPr="00E50EB7" w:rsidRDefault="00674238" w:rsidP="006E0971">
            <w:pPr>
              <w:spacing w:line="240" w:lineRule="auto"/>
              <w:ind w:firstLine="0"/>
              <w:rPr>
                <w:rFonts w:cs="Times New Roman"/>
                <w:color w:val="000000" w:themeColor="text1"/>
                <w:sz w:val="20"/>
                <w:szCs w:val="20"/>
              </w:rPr>
            </w:pPr>
          </w:p>
        </w:tc>
        <w:tc>
          <w:tcPr>
            <w:tcW w:w="2952" w:type="dxa"/>
            <w:shd w:val="clear" w:color="auto" w:fill="auto"/>
          </w:tcPr>
          <w:p w14:paraId="7505C0B7"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1748CBF1" w14:textId="77777777" w:rsidTr="006E0971">
        <w:tc>
          <w:tcPr>
            <w:tcW w:w="5904" w:type="dxa"/>
            <w:gridSpan w:val="2"/>
            <w:shd w:val="clear" w:color="auto" w:fill="auto"/>
          </w:tcPr>
          <w:p w14:paraId="56170A4B"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The mean of Group One minus Group Two equals 0.0120000</w:t>
            </w:r>
          </w:p>
        </w:tc>
        <w:tc>
          <w:tcPr>
            <w:tcW w:w="2952" w:type="dxa"/>
            <w:shd w:val="clear" w:color="auto" w:fill="auto"/>
          </w:tcPr>
          <w:p w14:paraId="4CF2BCFB"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38265393" w14:textId="77777777" w:rsidTr="006E0971">
        <w:tc>
          <w:tcPr>
            <w:tcW w:w="8856" w:type="dxa"/>
            <w:gridSpan w:val="3"/>
            <w:shd w:val="clear" w:color="auto" w:fill="auto"/>
          </w:tcPr>
          <w:p w14:paraId="5EC49F76"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 95% confidence interval of this difference: From -0.0093954 to 0.0333954 </w:t>
            </w:r>
          </w:p>
        </w:tc>
      </w:tr>
      <w:tr w:rsidR="00674238" w:rsidRPr="00E50EB7" w14:paraId="168E036E" w14:textId="77777777" w:rsidTr="006E0971">
        <w:tc>
          <w:tcPr>
            <w:tcW w:w="5904" w:type="dxa"/>
            <w:gridSpan w:val="2"/>
            <w:shd w:val="clear" w:color="auto" w:fill="auto"/>
          </w:tcPr>
          <w:p w14:paraId="316102D9" w14:textId="77777777" w:rsidR="00674238" w:rsidRPr="00E50EB7" w:rsidRDefault="00674238" w:rsidP="006E0971">
            <w:pPr>
              <w:spacing w:line="276" w:lineRule="auto"/>
              <w:ind w:firstLine="0"/>
              <w:rPr>
                <w:rFonts w:cs="Times New Roman"/>
                <w:color w:val="000000" w:themeColor="text1"/>
                <w:sz w:val="20"/>
                <w:szCs w:val="20"/>
              </w:rPr>
            </w:pPr>
            <w:r w:rsidRPr="00E50EB7">
              <w:rPr>
                <w:rFonts w:eastAsia="Times New Roman" w:cs="Times New Roman"/>
                <w:color w:val="000000" w:themeColor="text1"/>
                <w:sz w:val="20"/>
                <w:szCs w:val="20"/>
              </w:rPr>
              <w:t>Standard error of difference = 0.009 </w:t>
            </w:r>
          </w:p>
        </w:tc>
        <w:tc>
          <w:tcPr>
            <w:tcW w:w="2952" w:type="dxa"/>
            <w:shd w:val="clear" w:color="auto" w:fill="auto"/>
          </w:tcPr>
          <w:p w14:paraId="71B70D81"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6AAB7B61" w14:textId="77777777" w:rsidTr="006E0971">
        <w:tc>
          <w:tcPr>
            <w:tcW w:w="3078" w:type="dxa"/>
            <w:shd w:val="clear" w:color="auto" w:fill="auto"/>
            <w:vAlign w:val="center"/>
          </w:tcPr>
          <w:p w14:paraId="61264649" w14:textId="77777777" w:rsidR="00674238" w:rsidRPr="00E50EB7" w:rsidRDefault="00674238" w:rsidP="006E0971">
            <w:pPr>
              <w:spacing w:line="240" w:lineRule="auto"/>
              <w:ind w:firstLine="0"/>
              <w:rPr>
                <w:rFonts w:eastAsia="Times New Roman" w:cs="Times New Roman"/>
                <w:i/>
                <w:color w:val="000000" w:themeColor="text1"/>
                <w:sz w:val="20"/>
                <w:szCs w:val="20"/>
              </w:rPr>
            </w:pPr>
            <w:r w:rsidRPr="00E50EB7">
              <w:rPr>
                <w:rFonts w:eastAsia="Times New Roman" w:cs="Times New Roman"/>
                <w:bCs/>
                <w:i/>
                <w:color w:val="000000" w:themeColor="text1"/>
                <w:sz w:val="20"/>
                <w:szCs w:val="20"/>
              </w:rPr>
              <w:t>  Group</w:t>
            </w:r>
          </w:p>
        </w:tc>
        <w:tc>
          <w:tcPr>
            <w:tcW w:w="2826" w:type="dxa"/>
            <w:shd w:val="clear" w:color="auto" w:fill="auto"/>
            <w:vAlign w:val="center"/>
          </w:tcPr>
          <w:p w14:paraId="1463489F" w14:textId="77777777" w:rsidR="00674238" w:rsidRPr="00E50EB7" w:rsidRDefault="00674238" w:rsidP="006E0971">
            <w:pPr>
              <w:spacing w:line="240" w:lineRule="auto"/>
              <w:ind w:firstLine="0"/>
              <w:rPr>
                <w:rFonts w:cs="Times New Roman"/>
                <w:i/>
                <w:color w:val="000000" w:themeColor="text1"/>
                <w:sz w:val="20"/>
                <w:szCs w:val="20"/>
              </w:rPr>
            </w:pPr>
            <w:r w:rsidRPr="00E50EB7">
              <w:rPr>
                <w:rFonts w:eastAsia="Times New Roman" w:cs="Times New Roman"/>
                <w:bCs/>
                <w:i/>
                <w:color w:val="000000" w:themeColor="text1"/>
                <w:sz w:val="20"/>
                <w:szCs w:val="20"/>
              </w:rPr>
              <w:t>  Group One  </w:t>
            </w:r>
          </w:p>
        </w:tc>
        <w:tc>
          <w:tcPr>
            <w:tcW w:w="2952" w:type="dxa"/>
            <w:shd w:val="clear" w:color="auto" w:fill="auto"/>
            <w:vAlign w:val="center"/>
          </w:tcPr>
          <w:p w14:paraId="3FE5B708" w14:textId="77777777" w:rsidR="00674238" w:rsidRPr="00E50EB7" w:rsidRDefault="00674238" w:rsidP="006E0971">
            <w:pPr>
              <w:spacing w:line="240" w:lineRule="auto"/>
              <w:ind w:firstLine="0"/>
              <w:rPr>
                <w:rFonts w:cs="Times New Roman"/>
                <w:i/>
                <w:color w:val="000000" w:themeColor="text1"/>
                <w:sz w:val="20"/>
                <w:szCs w:val="20"/>
              </w:rPr>
            </w:pPr>
            <w:r w:rsidRPr="00E50EB7">
              <w:rPr>
                <w:rFonts w:eastAsia="Times New Roman" w:cs="Times New Roman"/>
                <w:bCs/>
                <w:i/>
                <w:color w:val="000000" w:themeColor="text1"/>
                <w:sz w:val="20"/>
                <w:szCs w:val="20"/>
              </w:rPr>
              <w:t>  Group Two  </w:t>
            </w:r>
          </w:p>
        </w:tc>
      </w:tr>
      <w:tr w:rsidR="00674238" w:rsidRPr="00E50EB7" w14:paraId="33B12AC0" w14:textId="77777777" w:rsidTr="006E0971">
        <w:tc>
          <w:tcPr>
            <w:tcW w:w="3078" w:type="dxa"/>
            <w:shd w:val="clear" w:color="auto" w:fill="auto"/>
            <w:vAlign w:val="center"/>
          </w:tcPr>
          <w:p w14:paraId="4FA93166"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Mean</w:t>
            </w:r>
          </w:p>
        </w:tc>
        <w:tc>
          <w:tcPr>
            <w:tcW w:w="2826" w:type="dxa"/>
            <w:shd w:val="clear" w:color="auto" w:fill="auto"/>
            <w:vAlign w:val="center"/>
          </w:tcPr>
          <w:p w14:paraId="28D8E4E2"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0.0783750</w:t>
            </w:r>
          </w:p>
        </w:tc>
        <w:tc>
          <w:tcPr>
            <w:tcW w:w="2952" w:type="dxa"/>
            <w:shd w:val="clear" w:color="auto" w:fill="auto"/>
            <w:vAlign w:val="center"/>
          </w:tcPr>
          <w:p w14:paraId="23D168E0"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0.0662422</w:t>
            </w:r>
          </w:p>
        </w:tc>
      </w:tr>
      <w:tr w:rsidR="00674238" w:rsidRPr="00E50EB7" w14:paraId="5CFB2EE7" w14:textId="77777777" w:rsidTr="006E0971">
        <w:tc>
          <w:tcPr>
            <w:tcW w:w="3078" w:type="dxa"/>
            <w:shd w:val="clear" w:color="auto" w:fill="auto"/>
            <w:vAlign w:val="center"/>
          </w:tcPr>
          <w:p w14:paraId="2EC1C544"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SD</w:t>
            </w:r>
          </w:p>
        </w:tc>
        <w:tc>
          <w:tcPr>
            <w:tcW w:w="2826" w:type="dxa"/>
            <w:shd w:val="clear" w:color="auto" w:fill="auto"/>
            <w:vAlign w:val="center"/>
          </w:tcPr>
          <w:p w14:paraId="5AB9A069"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0.0342106</w:t>
            </w:r>
          </w:p>
        </w:tc>
        <w:tc>
          <w:tcPr>
            <w:tcW w:w="2952" w:type="dxa"/>
            <w:shd w:val="clear" w:color="auto" w:fill="auto"/>
            <w:vAlign w:val="center"/>
          </w:tcPr>
          <w:p w14:paraId="1E4BCCC4"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0.0149783</w:t>
            </w:r>
          </w:p>
        </w:tc>
      </w:tr>
      <w:tr w:rsidR="00674238" w:rsidRPr="00E50EB7" w14:paraId="29CFF2DC" w14:textId="77777777" w:rsidTr="006E0971">
        <w:trPr>
          <w:trHeight w:val="51"/>
        </w:trPr>
        <w:tc>
          <w:tcPr>
            <w:tcW w:w="3078" w:type="dxa"/>
            <w:shd w:val="clear" w:color="auto" w:fill="auto"/>
            <w:vAlign w:val="center"/>
          </w:tcPr>
          <w:p w14:paraId="2B433A7F"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SEM</w:t>
            </w:r>
          </w:p>
        </w:tc>
        <w:tc>
          <w:tcPr>
            <w:tcW w:w="2826" w:type="dxa"/>
            <w:shd w:val="clear" w:color="auto" w:fill="auto"/>
            <w:vAlign w:val="center"/>
          </w:tcPr>
          <w:p w14:paraId="4D27E72A"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0.0120953</w:t>
            </w:r>
          </w:p>
        </w:tc>
        <w:tc>
          <w:tcPr>
            <w:tcW w:w="2952" w:type="dxa"/>
            <w:shd w:val="clear" w:color="auto" w:fill="auto"/>
            <w:vAlign w:val="center"/>
          </w:tcPr>
          <w:p w14:paraId="0EDC059C"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0.0049928</w:t>
            </w:r>
          </w:p>
        </w:tc>
      </w:tr>
      <w:tr w:rsidR="00674238" w:rsidRPr="00E50EB7" w14:paraId="6CFAA13F" w14:textId="77777777" w:rsidTr="006E0971">
        <w:tc>
          <w:tcPr>
            <w:tcW w:w="3078" w:type="dxa"/>
            <w:shd w:val="clear" w:color="auto" w:fill="auto"/>
            <w:vAlign w:val="center"/>
          </w:tcPr>
          <w:p w14:paraId="29A4BCD0"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N</w:t>
            </w:r>
          </w:p>
        </w:tc>
        <w:tc>
          <w:tcPr>
            <w:tcW w:w="2826" w:type="dxa"/>
            <w:shd w:val="clear" w:color="auto" w:fill="auto"/>
            <w:vAlign w:val="center"/>
          </w:tcPr>
          <w:p w14:paraId="2FEC37B4"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9         </w:t>
            </w:r>
          </w:p>
        </w:tc>
        <w:tc>
          <w:tcPr>
            <w:tcW w:w="2952" w:type="dxa"/>
            <w:shd w:val="clear" w:color="auto" w:fill="auto"/>
            <w:vAlign w:val="center"/>
          </w:tcPr>
          <w:p w14:paraId="1421BA74"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9   </w:t>
            </w:r>
          </w:p>
        </w:tc>
      </w:tr>
      <w:tr w:rsidR="00674238" w:rsidRPr="00E50EB7" w14:paraId="7BE2A54B" w14:textId="77777777" w:rsidTr="006E0971">
        <w:tc>
          <w:tcPr>
            <w:tcW w:w="8856" w:type="dxa"/>
            <w:gridSpan w:val="3"/>
            <w:shd w:val="clear" w:color="auto" w:fill="auto"/>
          </w:tcPr>
          <w:p w14:paraId="6608D510" w14:textId="77777777" w:rsidR="00674238" w:rsidRPr="00E50EB7" w:rsidRDefault="00674238" w:rsidP="006E0971">
            <w:pPr>
              <w:spacing w:line="240" w:lineRule="auto"/>
              <w:ind w:firstLine="0"/>
              <w:rPr>
                <w:rFonts w:cs="Times New Roman"/>
                <w:color w:val="000000" w:themeColor="text1"/>
                <w:sz w:val="20"/>
                <w:szCs w:val="20"/>
              </w:rPr>
            </w:pPr>
            <w:r w:rsidRPr="0073724B">
              <w:rPr>
                <w:rFonts w:eastAsia="Times New Roman" w:cs="Times New Roman"/>
                <w:color w:val="000000" w:themeColor="text1"/>
                <w:sz w:val="20"/>
                <w:szCs w:val="20"/>
                <w:bdr w:val="single" w:sz="4" w:space="0" w:color="000000" w:themeColor="text1"/>
              </w:rPr>
              <w:t xml:space="preserve">By conventional criteria, this difference </w:t>
            </w:r>
            <w:proofErr w:type="gramStart"/>
            <w:r w:rsidRPr="0073724B">
              <w:rPr>
                <w:rFonts w:eastAsia="Times New Roman" w:cs="Times New Roman"/>
                <w:color w:val="000000" w:themeColor="text1"/>
                <w:sz w:val="20"/>
                <w:szCs w:val="20"/>
                <w:bdr w:val="single" w:sz="4" w:space="0" w:color="000000" w:themeColor="text1"/>
              </w:rPr>
              <w:t>is considered to be</w:t>
            </w:r>
            <w:proofErr w:type="gramEnd"/>
            <w:r w:rsidRPr="0073724B">
              <w:rPr>
                <w:rFonts w:eastAsia="Times New Roman" w:cs="Times New Roman"/>
                <w:color w:val="000000" w:themeColor="text1"/>
                <w:sz w:val="20"/>
                <w:szCs w:val="20"/>
                <w:bdr w:val="single" w:sz="4" w:space="0" w:color="000000" w:themeColor="text1"/>
              </w:rPr>
              <w:t xml:space="preserve"> </w:t>
            </w:r>
            <w:r w:rsidRPr="006E0971">
              <w:rPr>
                <w:rFonts w:eastAsia="Times New Roman" w:cs="Times New Roman"/>
                <w:color w:val="000000" w:themeColor="text1"/>
                <w:sz w:val="20"/>
                <w:szCs w:val="20"/>
                <w:bdr w:val="single" w:sz="4" w:space="0" w:color="000000" w:themeColor="text1"/>
              </w:rPr>
              <w:t>not statistically significant</w:t>
            </w:r>
            <w:r w:rsidRPr="00E50EB7">
              <w:rPr>
                <w:rFonts w:eastAsia="Times New Roman" w:cs="Times New Roman"/>
                <w:color w:val="000000" w:themeColor="text1"/>
                <w:sz w:val="20"/>
                <w:szCs w:val="20"/>
              </w:rPr>
              <w:t>. </w:t>
            </w:r>
          </w:p>
        </w:tc>
      </w:tr>
    </w:tbl>
    <w:p w14:paraId="40EC3052" w14:textId="77777777" w:rsidR="00674238" w:rsidRDefault="00674238" w:rsidP="00674238">
      <w:pPr>
        <w:widowControl w:val="0"/>
        <w:autoSpaceDE w:val="0"/>
        <w:autoSpaceDN w:val="0"/>
        <w:adjustRightInd w:val="0"/>
        <w:rPr>
          <w:rFonts w:cs="Times New Roman"/>
        </w:rPr>
      </w:pPr>
    </w:p>
    <w:p w14:paraId="4006A037" w14:textId="77777777" w:rsidR="00674238" w:rsidRPr="006E0971" w:rsidRDefault="00674238" w:rsidP="00674238">
      <w:pPr>
        <w:widowControl w:val="0"/>
        <w:autoSpaceDE w:val="0"/>
        <w:autoSpaceDN w:val="0"/>
        <w:adjustRightInd w:val="0"/>
        <w:rPr>
          <w:rStyle w:val="Heading3Char"/>
        </w:rPr>
      </w:pPr>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 xml:space="preserve">for consumer goods companies </w:t>
      </w:r>
      <w:r w:rsidRPr="00E50EB7">
        <w:rPr>
          <w:rFonts w:cs="Times New Roman"/>
        </w:rPr>
        <w:t xml:space="preserve">between the </w:t>
      </w:r>
      <w:r>
        <w:rPr>
          <w:rFonts w:cs="Times New Roman"/>
        </w:rPr>
        <w:t>three months prior</w:t>
      </w:r>
      <w:r w:rsidRPr="00E50EB7">
        <w:rPr>
          <w:rFonts w:cs="Times New Roman"/>
        </w:rPr>
        <w:t xml:space="preserve"> group (N </w:t>
      </w:r>
      <w:r>
        <w:rPr>
          <w:rFonts w:cs="Times New Roman"/>
        </w:rPr>
        <w:t>= 18</w:t>
      </w:r>
      <w:r w:rsidRPr="00E50EB7">
        <w:rPr>
          <w:rFonts w:cs="Times New Roman"/>
        </w:rPr>
        <w:t xml:space="preserve">, M = </w:t>
      </w:r>
      <w:r w:rsidRPr="008D19BD">
        <w:rPr>
          <w:rFonts w:eastAsia="Times New Roman" w:cs="Times New Roman"/>
          <w:color w:val="494949"/>
        </w:rPr>
        <w:t>0.0750</w:t>
      </w:r>
      <w:r w:rsidRPr="00E50EB7">
        <w:rPr>
          <w:rFonts w:cs="Times New Roman"/>
        </w:rPr>
        <w:t xml:space="preserve">, SD = </w:t>
      </w:r>
      <w:r w:rsidRPr="008D19BD">
        <w:rPr>
          <w:rFonts w:eastAsia="Times New Roman" w:cs="Times New Roman"/>
          <w:color w:val="494949"/>
        </w:rPr>
        <w:t>0.0373</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18</w:t>
      </w:r>
      <w:r w:rsidRPr="00E50EB7">
        <w:rPr>
          <w:rFonts w:cs="Times New Roman"/>
        </w:rPr>
        <w:t xml:space="preserve">, M = </w:t>
      </w:r>
      <w:r w:rsidRPr="008D19BD">
        <w:rPr>
          <w:rFonts w:eastAsia="Times New Roman" w:cs="Times New Roman"/>
          <w:color w:val="494949"/>
        </w:rPr>
        <w:t>0.065167</w:t>
      </w:r>
      <w:r w:rsidRPr="00E50EB7">
        <w:rPr>
          <w:rFonts w:cs="Times New Roman"/>
        </w:rPr>
        <w:t xml:space="preserve">, SD = </w:t>
      </w:r>
      <w:r w:rsidRPr="008D19BD">
        <w:rPr>
          <w:rFonts w:eastAsia="Times New Roman" w:cs="Times New Roman"/>
          <w:color w:val="494949"/>
        </w:rPr>
        <w:t>0.042604</w:t>
      </w:r>
      <w:r w:rsidRPr="00E50EB7">
        <w:rPr>
          <w:rFonts w:cs="Times New Roman"/>
        </w:rPr>
        <w:t xml:space="preserve">) were </w:t>
      </w:r>
      <w:r>
        <w:rPr>
          <w:rFonts w:cs="Times New Roman"/>
        </w:rPr>
        <w:t xml:space="preserve">not </w:t>
      </w:r>
      <w:r w:rsidRPr="00E50EB7">
        <w:rPr>
          <w:rFonts w:cs="Times New Roman"/>
        </w:rPr>
        <w:t xml:space="preserve">statistically </w:t>
      </w:r>
      <w:r w:rsidRPr="00E50EB7">
        <w:rPr>
          <w:rFonts w:cs="Times New Roman"/>
        </w:rPr>
        <w:lastRenderedPageBreak/>
        <w:t xml:space="preserve">significant, </w:t>
      </w:r>
      <w:r w:rsidRPr="00E63591">
        <w:rPr>
          <w:rFonts w:cs="Times New Roman"/>
          <w:i/>
        </w:rPr>
        <w:t>t</w:t>
      </w:r>
      <w:r w:rsidRPr="00E63591">
        <w:rPr>
          <w:rFonts w:cs="Times New Roman"/>
        </w:rPr>
        <w:t>(</w:t>
      </w:r>
      <w:r>
        <w:rPr>
          <w:rFonts w:cs="Times New Roman"/>
        </w:rPr>
        <w:t>17</w:t>
      </w:r>
      <w:r w:rsidRPr="00E63591">
        <w:rPr>
          <w:rFonts w:cs="Times New Roman"/>
        </w:rPr>
        <w:t xml:space="preserve">) = </w:t>
      </w:r>
      <w:r w:rsidRPr="00E50EB7">
        <w:rPr>
          <w:rFonts w:eastAsia="Times New Roman" w:cs="Times New Roman"/>
          <w:color w:val="494949"/>
        </w:rPr>
        <w:t>0.8260</w:t>
      </w:r>
      <w:r w:rsidRPr="00E50EB7">
        <w:rPr>
          <w:rFonts w:cs="Times New Roman"/>
        </w:rPr>
        <w:t xml:space="preserve">, p = </w:t>
      </w:r>
      <w:r w:rsidRPr="00E50EB7">
        <w:rPr>
          <w:rFonts w:eastAsia="Times New Roman" w:cs="Times New Roman"/>
          <w:color w:val="494949"/>
        </w:rPr>
        <w:t>0.4203</w:t>
      </w:r>
      <w:r w:rsidRPr="00E50EB7">
        <w:rPr>
          <w:rFonts w:cs="Times New Roman"/>
        </w:rPr>
        <w:t xml:space="preserve">, 95% CI </w:t>
      </w:r>
      <w:r>
        <w:rPr>
          <w:rFonts w:cs="Times New Roman"/>
        </w:rPr>
        <w:t>[</w:t>
      </w:r>
      <w:r>
        <w:rPr>
          <w:rFonts w:eastAsia="Times New Roman" w:cs="Times New Roman"/>
          <w:color w:val="494949"/>
        </w:rPr>
        <w:t xml:space="preserve">-0.015285, </w:t>
      </w:r>
      <w:r w:rsidRPr="008D19BD">
        <w:rPr>
          <w:rFonts w:eastAsia="Times New Roman" w:cs="Times New Roman"/>
          <w:color w:val="494949"/>
        </w:rPr>
        <w:t>0.034952</w:t>
      </w:r>
      <w:r w:rsidRPr="00E50EB7">
        <w:rPr>
          <w:rFonts w:cs="Times New Roman"/>
        </w:rPr>
        <w:t xml:space="preserve">], d = </w:t>
      </w:r>
      <w:r w:rsidRPr="008D19BD">
        <w:rPr>
          <w:rFonts w:eastAsia="Times New Roman" w:cs="Times New Roman"/>
          <w:color w:val="494949"/>
        </w:rPr>
        <w:t>0.012</w:t>
      </w:r>
      <w:r>
        <w:rPr>
          <w:rFonts w:eastAsia="Times New Roman" w:cs="Times New Roman"/>
          <w:color w:val="494949"/>
        </w:rPr>
        <w:t>.</w:t>
      </w:r>
      <w:bookmarkStart w:id="314" w:name="table8"/>
      <w:r>
        <w:rPr>
          <w:b/>
        </w:rPr>
        <w:br/>
      </w:r>
      <w:bookmarkStart w:id="315" w:name="_Toc260402526"/>
      <w:bookmarkStart w:id="316" w:name="_Toc260564579"/>
      <w:r w:rsidRPr="006E0971">
        <w:rPr>
          <w:rStyle w:val="Heading3Char"/>
        </w:rPr>
        <w:t>Table 7</w:t>
      </w:r>
      <w:r w:rsidRPr="006E0971">
        <w:rPr>
          <w:rStyle w:val="Heading3Char"/>
        </w:rPr>
        <w:br/>
        <w:t>Consumer Goods Two-Tailed Paired T-Test for Significance</w:t>
      </w:r>
      <w:bookmarkEnd w:id="315"/>
      <w:bookmarkEnd w:id="316"/>
    </w:p>
    <w:tbl>
      <w:tblPr>
        <w:tblStyle w:val="TableGrid"/>
        <w:tblW w:w="0" w:type="auto"/>
        <w:tblLook w:val="04A0" w:firstRow="1" w:lastRow="0" w:firstColumn="1" w:lastColumn="0" w:noHBand="0" w:noVBand="1"/>
      </w:tblPr>
      <w:tblGrid>
        <w:gridCol w:w="3005"/>
        <w:gridCol w:w="2757"/>
        <w:gridCol w:w="2878"/>
      </w:tblGrid>
      <w:tr w:rsidR="00674238" w:rsidRPr="0073724B" w14:paraId="1E50D0EB" w14:textId="77777777" w:rsidTr="006E0971">
        <w:tc>
          <w:tcPr>
            <w:tcW w:w="8856" w:type="dxa"/>
            <w:gridSpan w:val="3"/>
            <w:tcBorders>
              <w:top w:val="single" w:sz="4" w:space="0" w:color="000000" w:themeColor="text1"/>
              <w:left w:val="nil"/>
              <w:bottom w:val="single" w:sz="4" w:space="0" w:color="000000" w:themeColor="text1"/>
              <w:right w:val="nil"/>
            </w:tcBorders>
            <w:shd w:val="clear" w:color="auto" w:fill="auto"/>
          </w:tcPr>
          <w:bookmarkEnd w:id="314"/>
          <w:p w14:paraId="593D436F" w14:textId="77777777" w:rsidR="00674238" w:rsidRPr="0073724B" w:rsidRDefault="00674238" w:rsidP="006E0971">
            <w:pPr>
              <w:spacing w:line="240" w:lineRule="auto"/>
              <w:ind w:firstLine="0"/>
              <w:rPr>
                <w:rFonts w:cs="Times New Roman"/>
                <w:color w:val="000000" w:themeColor="text1"/>
                <w:sz w:val="20"/>
                <w:szCs w:val="20"/>
              </w:rPr>
            </w:pPr>
            <w:r w:rsidRPr="0073724B">
              <w:rPr>
                <w:rFonts w:eastAsia="Times New Roman" w:cs="Times New Roman"/>
                <w:color w:val="000000" w:themeColor="text1"/>
                <w:sz w:val="20"/>
                <w:szCs w:val="20"/>
              </w:rPr>
              <w:t>Consumer Goods paired </w:t>
            </w:r>
            <w:r w:rsidRPr="0073724B">
              <w:rPr>
                <w:rFonts w:eastAsia="Times New Roman" w:cs="Times New Roman"/>
                <w:i/>
                <w:iCs/>
                <w:color w:val="000000" w:themeColor="text1"/>
                <w:sz w:val="20"/>
                <w:szCs w:val="20"/>
              </w:rPr>
              <w:t>t</w:t>
            </w:r>
            <w:r w:rsidRPr="0073724B">
              <w:rPr>
                <w:rFonts w:eastAsia="Times New Roman" w:cs="Times New Roman"/>
                <w:color w:val="000000" w:themeColor="text1"/>
                <w:sz w:val="20"/>
                <w:szCs w:val="20"/>
              </w:rPr>
              <w:t>-test results</w:t>
            </w:r>
          </w:p>
        </w:tc>
      </w:tr>
      <w:tr w:rsidR="00674238" w:rsidRPr="00E50EB7" w14:paraId="08AD5CEC" w14:textId="77777777" w:rsidTr="006E0971">
        <w:tc>
          <w:tcPr>
            <w:tcW w:w="3078" w:type="dxa"/>
            <w:tcBorders>
              <w:top w:val="single" w:sz="4" w:space="0" w:color="000000" w:themeColor="text1"/>
              <w:left w:val="nil"/>
              <w:bottom w:val="nil"/>
              <w:right w:val="nil"/>
            </w:tcBorders>
            <w:shd w:val="clear" w:color="auto" w:fill="auto"/>
          </w:tcPr>
          <w:p w14:paraId="1D6B87D0" w14:textId="77777777" w:rsidR="00674238" w:rsidRPr="00E50EB7" w:rsidRDefault="00674238" w:rsidP="006E0971">
            <w:pPr>
              <w:spacing w:line="240" w:lineRule="auto"/>
              <w:ind w:firstLine="0"/>
              <w:rPr>
                <w:rFonts w:cs="Times New Roman"/>
                <w:color w:val="000000" w:themeColor="text1"/>
                <w:sz w:val="20"/>
                <w:szCs w:val="20"/>
              </w:rPr>
            </w:pPr>
            <w:proofErr w:type="gramStart"/>
            <w:r w:rsidRPr="00E50EB7">
              <w:rPr>
                <w:rFonts w:cs="Times New Roman"/>
                <w:i/>
                <w:sz w:val="20"/>
                <w:szCs w:val="20"/>
              </w:rPr>
              <w:t>t</w:t>
            </w:r>
            <w:r w:rsidRPr="00E50EB7">
              <w:rPr>
                <w:rFonts w:cs="Times New Roman"/>
                <w:sz w:val="20"/>
                <w:szCs w:val="20"/>
              </w:rPr>
              <w:t>(</w:t>
            </w:r>
            <w:proofErr w:type="gramEnd"/>
            <w:r w:rsidRPr="00E50EB7">
              <w:rPr>
                <w:rFonts w:cs="Times New Roman"/>
                <w:sz w:val="20"/>
                <w:szCs w:val="20"/>
              </w:rPr>
              <w:t xml:space="preserve">17) = </w:t>
            </w:r>
            <w:r w:rsidRPr="00E50EB7">
              <w:rPr>
                <w:rFonts w:eastAsia="Times New Roman" w:cs="Times New Roman"/>
                <w:color w:val="494949"/>
                <w:sz w:val="20"/>
                <w:szCs w:val="20"/>
                <w:u w:val="single"/>
              </w:rPr>
              <w:t>0.8260</w:t>
            </w:r>
            <w:r w:rsidRPr="00E50EB7">
              <w:rPr>
                <w:rFonts w:cs="Times New Roman"/>
                <w:sz w:val="20"/>
                <w:szCs w:val="20"/>
              </w:rPr>
              <w:t xml:space="preserve">, p = </w:t>
            </w:r>
            <w:r w:rsidRPr="00E50EB7">
              <w:rPr>
                <w:rFonts w:eastAsia="Times New Roman" w:cs="Times New Roman"/>
                <w:color w:val="494949"/>
                <w:sz w:val="20"/>
                <w:szCs w:val="20"/>
                <w:u w:val="single"/>
              </w:rPr>
              <w:t>0.4203</w:t>
            </w:r>
            <w:r w:rsidRPr="00E50EB7">
              <w:rPr>
                <w:rFonts w:eastAsia="Times New Roman" w:cs="Times New Roman"/>
                <w:color w:val="000000" w:themeColor="text1"/>
                <w:sz w:val="20"/>
                <w:szCs w:val="20"/>
              </w:rPr>
              <w:t>.</w:t>
            </w:r>
          </w:p>
        </w:tc>
        <w:tc>
          <w:tcPr>
            <w:tcW w:w="2826" w:type="dxa"/>
            <w:tcBorders>
              <w:top w:val="single" w:sz="4" w:space="0" w:color="000000" w:themeColor="text1"/>
              <w:left w:val="nil"/>
              <w:bottom w:val="nil"/>
              <w:right w:val="nil"/>
            </w:tcBorders>
            <w:shd w:val="clear" w:color="auto" w:fill="auto"/>
          </w:tcPr>
          <w:p w14:paraId="4145F221" w14:textId="77777777" w:rsidR="00674238" w:rsidRPr="00E50EB7"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left w:val="nil"/>
              <w:bottom w:val="nil"/>
              <w:right w:val="nil"/>
            </w:tcBorders>
            <w:shd w:val="clear" w:color="auto" w:fill="auto"/>
          </w:tcPr>
          <w:p w14:paraId="3366C557"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55C4F3C6" w14:textId="77777777" w:rsidTr="006E0971">
        <w:tc>
          <w:tcPr>
            <w:tcW w:w="3078" w:type="dxa"/>
            <w:tcBorders>
              <w:top w:val="nil"/>
              <w:left w:val="nil"/>
              <w:bottom w:val="nil"/>
              <w:right w:val="nil"/>
            </w:tcBorders>
            <w:shd w:val="clear" w:color="auto" w:fill="auto"/>
          </w:tcPr>
          <w:p w14:paraId="7DD273B1" w14:textId="77777777" w:rsidR="00674238" w:rsidRPr="00E50EB7" w:rsidRDefault="00674238" w:rsidP="006E0971">
            <w:pPr>
              <w:spacing w:line="240" w:lineRule="auto"/>
              <w:ind w:firstLine="0"/>
              <w:rPr>
                <w:rFonts w:cs="Times New Roman"/>
                <w:i/>
                <w:color w:val="000000" w:themeColor="text1"/>
                <w:sz w:val="20"/>
                <w:szCs w:val="20"/>
              </w:rPr>
            </w:pPr>
            <w:r w:rsidRPr="00E50EB7">
              <w:rPr>
                <w:rFonts w:eastAsia="Times New Roman" w:cs="Times New Roman"/>
                <w:bCs/>
                <w:i/>
                <w:color w:val="000000" w:themeColor="text1"/>
                <w:sz w:val="20"/>
                <w:szCs w:val="20"/>
              </w:rPr>
              <w:t>Confidence interval:</w:t>
            </w:r>
          </w:p>
        </w:tc>
        <w:tc>
          <w:tcPr>
            <w:tcW w:w="2826" w:type="dxa"/>
            <w:tcBorders>
              <w:top w:val="nil"/>
              <w:left w:val="nil"/>
              <w:bottom w:val="nil"/>
              <w:right w:val="nil"/>
            </w:tcBorders>
            <w:shd w:val="clear" w:color="auto" w:fill="auto"/>
          </w:tcPr>
          <w:p w14:paraId="0DAD42B8" w14:textId="77777777" w:rsidR="00674238" w:rsidRPr="00E50EB7" w:rsidRDefault="00674238" w:rsidP="006E0971">
            <w:pPr>
              <w:spacing w:line="240" w:lineRule="auto"/>
              <w:ind w:firstLine="0"/>
              <w:rPr>
                <w:rFonts w:cs="Times New Roman"/>
                <w:color w:val="000000" w:themeColor="text1"/>
                <w:sz w:val="20"/>
                <w:szCs w:val="20"/>
              </w:rPr>
            </w:pPr>
          </w:p>
        </w:tc>
        <w:tc>
          <w:tcPr>
            <w:tcW w:w="2952" w:type="dxa"/>
            <w:tcBorders>
              <w:top w:val="nil"/>
              <w:left w:val="nil"/>
              <w:bottom w:val="nil"/>
              <w:right w:val="nil"/>
            </w:tcBorders>
            <w:shd w:val="clear" w:color="auto" w:fill="auto"/>
          </w:tcPr>
          <w:p w14:paraId="4AE5323C"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0780A647" w14:textId="77777777" w:rsidTr="006E0971">
        <w:tc>
          <w:tcPr>
            <w:tcW w:w="5904" w:type="dxa"/>
            <w:gridSpan w:val="2"/>
            <w:tcBorders>
              <w:top w:val="nil"/>
              <w:left w:val="nil"/>
              <w:bottom w:val="nil"/>
              <w:right w:val="nil"/>
            </w:tcBorders>
            <w:shd w:val="clear" w:color="auto" w:fill="auto"/>
          </w:tcPr>
          <w:p w14:paraId="7FC8D3CF"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 xml:space="preserve">The mean of Group One minus Group Two equals </w:t>
            </w:r>
            <w:r w:rsidRPr="00E50EB7">
              <w:rPr>
                <w:rFonts w:eastAsia="Times New Roman" w:cs="Times New Roman"/>
                <w:color w:val="494949"/>
                <w:sz w:val="20"/>
                <w:szCs w:val="20"/>
              </w:rPr>
              <w:t>0.009833</w:t>
            </w:r>
          </w:p>
        </w:tc>
        <w:tc>
          <w:tcPr>
            <w:tcW w:w="2952" w:type="dxa"/>
            <w:tcBorders>
              <w:top w:val="nil"/>
              <w:left w:val="nil"/>
              <w:bottom w:val="nil"/>
              <w:right w:val="nil"/>
            </w:tcBorders>
            <w:shd w:val="clear" w:color="auto" w:fill="auto"/>
          </w:tcPr>
          <w:p w14:paraId="5672A715"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1FD5D338" w14:textId="77777777" w:rsidTr="006E0971">
        <w:tc>
          <w:tcPr>
            <w:tcW w:w="8856" w:type="dxa"/>
            <w:gridSpan w:val="3"/>
            <w:tcBorders>
              <w:top w:val="nil"/>
              <w:left w:val="nil"/>
              <w:bottom w:val="nil"/>
              <w:right w:val="nil"/>
            </w:tcBorders>
            <w:shd w:val="clear" w:color="auto" w:fill="auto"/>
          </w:tcPr>
          <w:p w14:paraId="6D779681"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 xml:space="preserve"> 95% confidence interval of this difference: From </w:t>
            </w:r>
            <w:r w:rsidRPr="00E50EB7">
              <w:rPr>
                <w:rFonts w:eastAsia="Times New Roman" w:cs="Times New Roman"/>
                <w:color w:val="494949"/>
                <w:sz w:val="20"/>
                <w:szCs w:val="20"/>
              </w:rPr>
              <w:t>-0.015285 to 0.034952 </w:t>
            </w:r>
          </w:p>
        </w:tc>
      </w:tr>
      <w:tr w:rsidR="00674238" w:rsidRPr="00E50EB7" w14:paraId="3A21AD3B" w14:textId="77777777" w:rsidTr="006E0971">
        <w:tc>
          <w:tcPr>
            <w:tcW w:w="5904" w:type="dxa"/>
            <w:gridSpan w:val="2"/>
            <w:tcBorders>
              <w:top w:val="nil"/>
              <w:left w:val="nil"/>
              <w:bottom w:val="nil"/>
              <w:right w:val="nil"/>
            </w:tcBorders>
            <w:shd w:val="clear" w:color="auto" w:fill="auto"/>
          </w:tcPr>
          <w:p w14:paraId="6914C4A9" w14:textId="77777777" w:rsidR="00674238" w:rsidRPr="00E50EB7" w:rsidRDefault="00674238" w:rsidP="006E0971">
            <w:pPr>
              <w:spacing w:line="276" w:lineRule="auto"/>
              <w:ind w:firstLine="0"/>
              <w:rPr>
                <w:rFonts w:cs="Times New Roman"/>
                <w:color w:val="000000" w:themeColor="text1"/>
                <w:sz w:val="20"/>
                <w:szCs w:val="20"/>
              </w:rPr>
            </w:pPr>
            <w:r w:rsidRPr="00E50EB7">
              <w:rPr>
                <w:rFonts w:eastAsia="Times New Roman" w:cs="Times New Roman"/>
                <w:color w:val="000000" w:themeColor="text1"/>
                <w:sz w:val="20"/>
                <w:szCs w:val="20"/>
              </w:rPr>
              <w:t xml:space="preserve">Standard error of difference = </w:t>
            </w:r>
            <w:r w:rsidRPr="00E50EB7">
              <w:rPr>
                <w:rFonts w:eastAsia="Times New Roman" w:cs="Times New Roman"/>
                <w:color w:val="494949"/>
                <w:sz w:val="20"/>
                <w:szCs w:val="20"/>
              </w:rPr>
              <w:t>0.012 </w:t>
            </w:r>
          </w:p>
        </w:tc>
        <w:tc>
          <w:tcPr>
            <w:tcW w:w="2952" w:type="dxa"/>
            <w:tcBorders>
              <w:top w:val="nil"/>
              <w:left w:val="nil"/>
              <w:bottom w:val="nil"/>
              <w:right w:val="nil"/>
            </w:tcBorders>
            <w:shd w:val="clear" w:color="auto" w:fill="auto"/>
          </w:tcPr>
          <w:p w14:paraId="5CC985DF" w14:textId="77777777" w:rsidR="00674238" w:rsidRPr="00E50EB7" w:rsidRDefault="00674238" w:rsidP="006E0971">
            <w:pPr>
              <w:spacing w:line="240" w:lineRule="auto"/>
              <w:ind w:firstLine="0"/>
              <w:rPr>
                <w:rFonts w:cs="Times New Roman"/>
                <w:color w:val="000000" w:themeColor="text1"/>
                <w:sz w:val="20"/>
                <w:szCs w:val="20"/>
              </w:rPr>
            </w:pPr>
          </w:p>
        </w:tc>
      </w:tr>
      <w:tr w:rsidR="00674238" w:rsidRPr="00E50EB7" w14:paraId="4550D6CD" w14:textId="77777777" w:rsidTr="006E0971">
        <w:tc>
          <w:tcPr>
            <w:tcW w:w="3078" w:type="dxa"/>
            <w:tcBorders>
              <w:top w:val="nil"/>
              <w:left w:val="nil"/>
              <w:bottom w:val="nil"/>
              <w:right w:val="nil"/>
            </w:tcBorders>
            <w:shd w:val="clear" w:color="auto" w:fill="auto"/>
            <w:vAlign w:val="center"/>
          </w:tcPr>
          <w:p w14:paraId="38FF7585" w14:textId="77777777" w:rsidR="00674238" w:rsidRPr="00E50EB7" w:rsidRDefault="00674238" w:rsidP="006E0971">
            <w:pPr>
              <w:spacing w:line="240" w:lineRule="auto"/>
              <w:ind w:firstLine="0"/>
              <w:rPr>
                <w:rFonts w:eastAsia="Times New Roman" w:cs="Times New Roman"/>
                <w:i/>
                <w:color w:val="000000" w:themeColor="text1"/>
                <w:sz w:val="20"/>
                <w:szCs w:val="20"/>
              </w:rPr>
            </w:pPr>
            <w:r w:rsidRPr="00E50EB7">
              <w:rPr>
                <w:rFonts w:eastAsia="Times New Roman" w:cs="Times New Roman"/>
                <w:bCs/>
                <w:i/>
                <w:color w:val="000000" w:themeColor="text1"/>
                <w:sz w:val="20"/>
                <w:szCs w:val="20"/>
              </w:rPr>
              <w:t>  Group</w:t>
            </w:r>
          </w:p>
        </w:tc>
        <w:tc>
          <w:tcPr>
            <w:tcW w:w="2826" w:type="dxa"/>
            <w:tcBorders>
              <w:top w:val="nil"/>
              <w:left w:val="nil"/>
              <w:bottom w:val="nil"/>
              <w:right w:val="nil"/>
            </w:tcBorders>
            <w:shd w:val="clear" w:color="auto" w:fill="auto"/>
            <w:vAlign w:val="center"/>
          </w:tcPr>
          <w:p w14:paraId="3B4C34ED" w14:textId="77777777" w:rsidR="00674238" w:rsidRPr="00E50EB7" w:rsidRDefault="00674238" w:rsidP="006E0971">
            <w:pPr>
              <w:spacing w:line="240" w:lineRule="auto"/>
              <w:ind w:firstLine="0"/>
              <w:rPr>
                <w:rFonts w:cs="Times New Roman"/>
                <w:i/>
                <w:color w:val="000000" w:themeColor="text1"/>
                <w:sz w:val="20"/>
                <w:szCs w:val="20"/>
              </w:rPr>
            </w:pPr>
            <w:r w:rsidRPr="00E50EB7">
              <w:rPr>
                <w:rFonts w:eastAsia="Times New Roman" w:cs="Times New Roman"/>
                <w:bCs/>
                <w:i/>
                <w:color w:val="000000" w:themeColor="text1"/>
                <w:sz w:val="20"/>
                <w:szCs w:val="20"/>
              </w:rPr>
              <w:t>  Group One  </w:t>
            </w:r>
          </w:p>
        </w:tc>
        <w:tc>
          <w:tcPr>
            <w:tcW w:w="2952" w:type="dxa"/>
            <w:tcBorders>
              <w:top w:val="nil"/>
              <w:left w:val="nil"/>
              <w:bottom w:val="nil"/>
              <w:right w:val="nil"/>
            </w:tcBorders>
            <w:shd w:val="clear" w:color="auto" w:fill="auto"/>
            <w:vAlign w:val="center"/>
          </w:tcPr>
          <w:p w14:paraId="7597381E" w14:textId="77777777" w:rsidR="00674238" w:rsidRPr="00E50EB7" w:rsidRDefault="00674238" w:rsidP="006E0971">
            <w:pPr>
              <w:spacing w:line="240" w:lineRule="auto"/>
              <w:ind w:firstLine="0"/>
              <w:rPr>
                <w:rFonts w:cs="Times New Roman"/>
                <w:i/>
                <w:color w:val="000000" w:themeColor="text1"/>
                <w:sz w:val="20"/>
                <w:szCs w:val="20"/>
              </w:rPr>
            </w:pPr>
            <w:r w:rsidRPr="00E50EB7">
              <w:rPr>
                <w:rFonts w:eastAsia="Times New Roman" w:cs="Times New Roman"/>
                <w:bCs/>
                <w:i/>
                <w:color w:val="000000" w:themeColor="text1"/>
                <w:sz w:val="20"/>
                <w:szCs w:val="20"/>
              </w:rPr>
              <w:t>  Group Two  </w:t>
            </w:r>
          </w:p>
        </w:tc>
      </w:tr>
      <w:tr w:rsidR="00674238" w:rsidRPr="00E50EB7" w14:paraId="06E853A8" w14:textId="77777777" w:rsidTr="006E0971">
        <w:tc>
          <w:tcPr>
            <w:tcW w:w="3078" w:type="dxa"/>
            <w:tcBorders>
              <w:top w:val="nil"/>
              <w:left w:val="nil"/>
              <w:bottom w:val="nil"/>
              <w:right w:val="nil"/>
            </w:tcBorders>
            <w:shd w:val="clear" w:color="auto" w:fill="auto"/>
            <w:vAlign w:val="center"/>
          </w:tcPr>
          <w:p w14:paraId="494D52B6"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Mean</w:t>
            </w:r>
          </w:p>
        </w:tc>
        <w:tc>
          <w:tcPr>
            <w:tcW w:w="2826" w:type="dxa"/>
            <w:tcBorders>
              <w:top w:val="nil"/>
              <w:left w:val="nil"/>
              <w:bottom w:val="nil"/>
              <w:right w:val="nil"/>
            </w:tcBorders>
            <w:shd w:val="clear" w:color="auto" w:fill="auto"/>
            <w:vAlign w:val="center"/>
          </w:tcPr>
          <w:p w14:paraId="366ADA99"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0.075000</w:t>
            </w:r>
          </w:p>
        </w:tc>
        <w:tc>
          <w:tcPr>
            <w:tcW w:w="2952" w:type="dxa"/>
            <w:tcBorders>
              <w:top w:val="nil"/>
              <w:left w:val="nil"/>
              <w:bottom w:val="nil"/>
              <w:right w:val="nil"/>
            </w:tcBorders>
            <w:shd w:val="clear" w:color="auto" w:fill="auto"/>
            <w:vAlign w:val="center"/>
          </w:tcPr>
          <w:p w14:paraId="3C50E830"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0.065167</w:t>
            </w:r>
          </w:p>
        </w:tc>
      </w:tr>
      <w:tr w:rsidR="00674238" w:rsidRPr="00E50EB7" w14:paraId="13061196" w14:textId="77777777" w:rsidTr="006E0971">
        <w:tc>
          <w:tcPr>
            <w:tcW w:w="3078" w:type="dxa"/>
            <w:tcBorders>
              <w:top w:val="nil"/>
              <w:left w:val="nil"/>
              <w:bottom w:val="nil"/>
              <w:right w:val="nil"/>
            </w:tcBorders>
            <w:shd w:val="clear" w:color="auto" w:fill="auto"/>
            <w:vAlign w:val="center"/>
          </w:tcPr>
          <w:p w14:paraId="19DDFBD2"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SD</w:t>
            </w:r>
          </w:p>
        </w:tc>
        <w:tc>
          <w:tcPr>
            <w:tcW w:w="2826" w:type="dxa"/>
            <w:tcBorders>
              <w:top w:val="nil"/>
              <w:left w:val="nil"/>
              <w:bottom w:val="nil"/>
              <w:right w:val="nil"/>
            </w:tcBorders>
            <w:shd w:val="clear" w:color="auto" w:fill="auto"/>
            <w:vAlign w:val="center"/>
          </w:tcPr>
          <w:p w14:paraId="74126C12"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0.037300</w:t>
            </w:r>
          </w:p>
        </w:tc>
        <w:tc>
          <w:tcPr>
            <w:tcW w:w="2952" w:type="dxa"/>
            <w:tcBorders>
              <w:top w:val="nil"/>
              <w:left w:val="nil"/>
              <w:bottom w:val="nil"/>
              <w:right w:val="nil"/>
            </w:tcBorders>
            <w:shd w:val="clear" w:color="auto" w:fill="auto"/>
            <w:vAlign w:val="center"/>
          </w:tcPr>
          <w:p w14:paraId="01C8E501"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0.042604</w:t>
            </w:r>
          </w:p>
        </w:tc>
      </w:tr>
      <w:tr w:rsidR="00674238" w:rsidRPr="00E50EB7" w14:paraId="18021C9D" w14:textId="77777777" w:rsidTr="006E0971">
        <w:trPr>
          <w:trHeight w:val="51"/>
        </w:trPr>
        <w:tc>
          <w:tcPr>
            <w:tcW w:w="3078" w:type="dxa"/>
            <w:tcBorders>
              <w:top w:val="nil"/>
              <w:left w:val="nil"/>
              <w:bottom w:val="nil"/>
              <w:right w:val="nil"/>
            </w:tcBorders>
            <w:shd w:val="clear" w:color="auto" w:fill="auto"/>
            <w:vAlign w:val="center"/>
          </w:tcPr>
          <w:p w14:paraId="6ADD6023"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SEM</w:t>
            </w:r>
          </w:p>
        </w:tc>
        <w:tc>
          <w:tcPr>
            <w:tcW w:w="2826" w:type="dxa"/>
            <w:tcBorders>
              <w:top w:val="nil"/>
              <w:left w:val="nil"/>
              <w:bottom w:val="nil"/>
              <w:right w:val="nil"/>
            </w:tcBorders>
            <w:shd w:val="clear" w:color="auto" w:fill="auto"/>
            <w:vAlign w:val="center"/>
          </w:tcPr>
          <w:p w14:paraId="49BE1BD8"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0.008792</w:t>
            </w:r>
          </w:p>
        </w:tc>
        <w:tc>
          <w:tcPr>
            <w:tcW w:w="2952" w:type="dxa"/>
            <w:tcBorders>
              <w:top w:val="nil"/>
              <w:left w:val="nil"/>
              <w:bottom w:val="nil"/>
              <w:right w:val="nil"/>
            </w:tcBorders>
            <w:shd w:val="clear" w:color="auto" w:fill="auto"/>
            <w:vAlign w:val="center"/>
          </w:tcPr>
          <w:p w14:paraId="1D3F147F"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0.010042</w:t>
            </w:r>
          </w:p>
        </w:tc>
      </w:tr>
      <w:tr w:rsidR="00674238" w:rsidRPr="00E50EB7" w14:paraId="0713BCAE" w14:textId="77777777" w:rsidTr="006E0971">
        <w:tc>
          <w:tcPr>
            <w:tcW w:w="3078" w:type="dxa"/>
            <w:tcBorders>
              <w:top w:val="nil"/>
              <w:left w:val="nil"/>
              <w:bottom w:val="nil"/>
              <w:right w:val="nil"/>
            </w:tcBorders>
            <w:shd w:val="clear" w:color="auto" w:fill="auto"/>
            <w:vAlign w:val="center"/>
          </w:tcPr>
          <w:p w14:paraId="241069A9" w14:textId="77777777" w:rsidR="00674238" w:rsidRPr="00E50EB7" w:rsidRDefault="00674238" w:rsidP="006E0971">
            <w:pPr>
              <w:spacing w:line="240" w:lineRule="auto"/>
              <w:ind w:firstLine="0"/>
              <w:rPr>
                <w:rFonts w:eastAsia="Times New Roman" w:cs="Times New Roman"/>
                <w:color w:val="000000" w:themeColor="text1"/>
                <w:sz w:val="20"/>
                <w:szCs w:val="20"/>
              </w:rPr>
            </w:pPr>
            <w:r w:rsidRPr="00E50EB7">
              <w:rPr>
                <w:rFonts w:eastAsia="Times New Roman" w:cs="Times New Roman"/>
                <w:color w:val="000000" w:themeColor="text1"/>
                <w:sz w:val="20"/>
                <w:szCs w:val="20"/>
              </w:rPr>
              <w:t>N</w:t>
            </w:r>
          </w:p>
        </w:tc>
        <w:tc>
          <w:tcPr>
            <w:tcW w:w="2826" w:type="dxa"/>
            <w:tcBorders>
              <w:top w:val="nil"/>
              <w:left w:val="nil"/>
              <w:bottom w:val="nil"/>
              <w:right w:val="nil"/>
            </w:tcBorders>
            <w:shd w:val="clear" w:color="auto" w:fill="auto"/>
            <w:vAlign w:val="center"/>
          </w:tcPr>
          <w:p w14:paraId="24B23BD5"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18        </w:t>
            </w:r>
          </w:p>
        </w:tc>
        <w:tc>
          <w:tcPr>
            <w:tcW w:w="2952" w:type="dxa"/>
            <w:tcBorders>
              <w:top w:val="nil"/>
              <w:left w:val="nil"/>
              <w:bottom w:val="nil"/>
              <w:right w:val="nil"/>
            </w:tcBorders>
            <w:shd w:val="clear" w:color="auto" w:fill="auto"/>
            <w:vAlign w:val="center"/>
          </w:tcPr>
          <w:p w14:paraId="64AE2023"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494949"/>
                <w:sz w:val="20"/>
                <w:szCs w:val="20"/>
              </w:rPr>
              <w:t>18        </w:t>
            </w:r>
          </w:p>
        </w:tc>
      </w:tr>
      <w:tr w:rsidR="00674238" w:rsidRPr="00E50EB7" w14:paraId="1CA40A5B" w14:textId="77777777" w:rsidTr="006E0971">
        <w:tc>
          <w:tcPr>
            <w:tcW w:w="8856" w:type="dxa"/>
            <w:gridSpan w:val="3"/>
            <w:tcBorders>
              <w:top w:val="nil"/>
              <w:left w:val="nil"/>
              <w:bottom w:val="single" w:sz="4" w:space="0" w:color="000000" w:themeColor="text1"/>
              <w:right w:val="nil"/>
            </w:tcBorders>
            <w:shd w:val="clear" w:color="auto" w:fill="auto"/>
          </w:tcPr>
          <w:p w14:paraId="1B3A0A26" w14:textId="77777777" w:rsidR="00674238" w:rsidRPr="00E50EB7" w:rsidRDefault="00674238" w:rsidP="006E0971">
            <w:pPr>
              <w:spacing w:line="240" w:lineRule="auto"/>
              <w:ind w:firstLine="0"/>
              <w:rPr>
                <w:rFonts w:cs="Times New Roman"/>
                <w:color w:val="000000" w:themeColor="text1"/>
                <w:sz w:val="20"/>
                <w:szCs w:val="20"/>
              </w:rPr>
            </w:pPr>
            <w:r w:rsidRPr="00E50EB7">
              <w:rPr>
                <w:rFonts w:eastAsia="Times New Roman" w:cs="Times New Roman"/>
                <w:color w:val="000000" w:themeColor="text1"/>
                <w:sz w:val="20"/>
                <w:szCs w:val="20"/>
              </w:rPr>
              <w:t xml:space="preserve">By conventional criteria, this difference </w:t>
            </w:r>
            <w:proofErr w:type="gramStart"/>
            <w:r w:rsidRPr="00E50EB7">
              <w:rPr>
                <w:rFonts w:eastAsia="Times New Roman" w:cs="Times New Roman"/>
                <w:color w:val="000000" w:themeColor="text1"/>
                <w:sz w:val="20"/>
                <w:szCs w:val="20"/>
              </w:rPr>
              <w:t>is considered to be</w:t>
            </w:r>
            <w:proofErr w:type="gramEnd"/>
            <w:r w:rsidRPr="00E50EB7">
              <w:rPr>
                <w:rFonts w:eastAsia="Times New Roman" w:cs="Times New Roman"/>
                <w:color w:val="000000" w:themeColor="text1"/>
                <w:sz w:val="20"/>
                <w:szCs w:val="20"/>
              </w:rPr>
              <w:t xml:space="preserve"> </w:t>
            </w:r>
            <w:r w:rsidRPr="006E0971">
              <w:rPr>
                <w:rFonts w:eastAsia="Times New Roman" w:cs="Times New Roman"/>
                <w:color w:val="000000" w:themeColor="text1"/>
                <w:sz w:val="20"/>
                <w:szCs w:val="20"/>
              </w:rPr>
              <w:t>not statistically significant. </w:t>
            </w:r>
          </w:p>
        </w:tc>
      </w:tr>
    </w:tbl>
    <w:p w14:paraId="4B4543B9" w14:textId="77777777" w:rsidR="006E0971" w:rsidRDefault="006E0971" w:rsidP="00674238">
      <w:pPr>
        <w:widowControl w:val="0"/>
        <w:autoSpaceDE w:val="0"/>
        <w:autoSpaceDN w:val="0"/>
        <w:adjustRightInd w:val="0"/>
        <w:spacing w:after="240"/>
        <w:rPr>
          <w:rFonts w:cs="Times New Roman"/>
        </w:rPr>
      </w:pPr>
      <w:bookmarkStart w:id="317" w:name="table9"/>
    </w:p>
    <w:p w14:paraId="5C2E0186" w14:textId="77777777" w:rsidR="00674238" w:rsidRPr="00E50EB7" w:rsidRDefault="00674238" w:rsidP="00674238">
      <w:pPr>
        <w:widowControl w:val="0"/>
        <w:autoSpaceDE w:val="0"/>
        <w:autoSpaceDN w:val="0"/>
        <w:adjustRightInd w:val="0"/>
        <w:spacing w:after="240"/>
        <w:rPr>
          <w:rFonts w:cs="Times New Roman"/>
        </w:rPr>
      </w:pPr>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consumer services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32</w:t>
      </w:r>
      <w:r w:rsidRPr="00E50EB7">
        <w:rPr>
          <w:rFonts w:cs="Times New Roman"/>
        </w:rPr>
        <w:t xml:space="preserve">, M = </w:t>
      </w:r>
      <w:r w:rsidRPr="008D19BD">
        <w:rPr>
          <w:rFonts w:eastAsia="Times New Roman" w:cs="Times New Roman"/>
          <w:color w:val="494949"/>
        </w:rPr>
        <w:t>0.082563</w:t>
      </w:r>
      <w:r w:rsidRPr="00E50EB7">
        <w:rPr>
          <w:rFonts w:cs="Times New Roman"/>
        </w:rPr>
        <w:t xml:space="preserve">, SD = </w:t>
      </w:r>
      <w:r w:rsidRPr="008D19BD">
        <w:rPr>
          <w:rFonts w:eastAsia="Times New Roman" w:cs="Times New Roman"/>
          <w:color w:val="494949"/>
        </w:rPr>
        <w:t>0.066341</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32</w:t>
      </w:r>
      <w:r w:rsidRPr="00E50EB7">
        <w:rPr>
          <w:rFonts w:cs="Times New Roman"/>
        </w:rPr>
        <w:t xml:space="preserve">, M = </w:t>
      </w:r>
      <w:r w:rsidRPr="008D19BD">
        <w:rPr>
          <w:rFonts w:eastAsia="Times New Roman" w:cs="Times New Roman"/>
          <w:color w:val="494949"/>
        </w:rPr>
        <w:t>0.064313</w:t>
      </w:r>
      <w:r w:rsidRPr="00E50EB7">
        <w:rPr>
          <w:rFonts w:cs="Times New Roman"/>
        </w:rPr>
        <w:t xml:space="preserve">, SD = </w:t>
      </w:r>
      <w:r w:rsidRPr="008D19BD">
        <w:rPr>
          <w:rFonts w:eastAsia="Times New Roman" w:cs="Times New Roman"/>
          <w:color w:val="494949"/>
        </w:rPr>
        <w:t>0.049360</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31</w:t>
      </w:r>
      <w:r w:rsidRPr="00E63591">
        <w:rPr>
          <w:rFonts w:cs="Times New Roman"/>
        </w:rPr>
        <w:t xml:space="preserve">) = </w:t>
      </w:r>
      <w:r w:rsidRPr="00764134">
        <w:rPr>
          <w:rFonts w:eastAsia="Times New Roman" w:cs="Times New Roman"/>
          <w:color w:val="494949"/>
        </w:rPr>
        <w:t>1.8166</w:t>
      </w:r>
      <w:r w:rsidRPr="00764134">
        <w:rPr>
          <w:rFonts w:cs="Times New Roman"/>
        </w:rPr>
        <w:t xml:space="preserve">, p = </w:t>
      </w:r>
      <w:r w:rsidRPr="00764134">
        <w:rPr>
          <w:rFonts w:eastAsia="Times New Roman" w:cs="Times New Roman"/>
          <w:color w:val="494949"/>
        </w:rPr>
        <w:t>0.0790</w:t>
      </w:r>
      <w:r w:rsidRPr="00E50EB7">
        <w:rPr>
          <w:rFonts w:cs="Times New Roman"/>
        </w:rPr>
        <w:t xml:space="preserve">, 95% CI </w:t>
      </w:r>
      <w:r>
        <w:rPr>
          <w:rFonts w:cs="Times New Roman"/>
        </w:rPr>
        <w:t>[</w:t>
      </w:r>
      <w:r>
        <w:rPr>
          <w:rFonts w:eastAsia="Times New Roman" w:cs="Times New Roman"/>
          <w:color w:val="494949"/>
        </w:rPr>
        <w:t>-0.0022, 0.0387</w:t>
      </w:r>
      <w:r w:rsidRPr="00E50EB7">
        <w:rPr>
          <w:rFonts w:cs="Times New Roman"/>
        </w:rPr>
        <w:t xml:space="preserve">], d = </w:t>
      </w:r>
      <w:r>
        <w:rPr>
          <w:rFonts w:eastAsia="Times New Roman" w:cs="Times New Roman"/>
          <w:color w:val="494949"/>
        </w:rPr>
        <w:t>0.010.</w:t>
      </w:r>
    </w:p>
    <w:p w14:paraId="6BFD61EB" w14:textId="77777777" w:rsidR="00674238" w:rsidRPr="006E0971" w:rsidRDefault="00674238" w:rsidP="006E0971">
      <w:pPr>
        <w:pStyle w:val="Heading3"/>
      </w:pPr>
      <w:bookmarkStart w:id="318" w:name="_Toc260402527"/>
      <w:bookmarkStart w:id="319" w:name="_Toc260564580"/>
      <w:bookmarkStart w:id="320" w:name="_Toc260566008"/>
      <w:bookmarkStart w:id="321" w:name="_Toc261381312"/>
      <w:bookmarkStart w:id="322" w:name="_Toc261382122"/>
      <w:r w:rsidRPr="006E0971">
        <w:t>Table 8</w:t>
      </w:r>
      <w:r w:rsidRPr="006E0971">
        <w:br/>
        <w:t>Consumer Services Two-Tailed Paired T-Test for Significance</w:t>
      </w:r>
      <w:bookmarkEnd w:id="317"/>
      <w:bookmarkEnd w:id="318"/>
      <w:bookmarkEnd w:id="319"/>
      <w:bookmarkEnd w:id="320"/>
      <w:bookmarkEnd w:id="321"/>
      <w:bookmarkEnd w:id="32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757"/>
        <w:gridCol w:w="2878"/>
      </w:tblGrid>
      <w:tr w:rsidR="00674238" w:rsidRPr="00764134" w14:paraId="5DEEB6AE" w14:textId="77777777" w:rsidTr="006E0971">
        <w:tc>
          <w:tcPr>
            <w:tcW w:w="8856" w:type="dxa"/>
            <w:gridSpan w:val="3"/>
            <w:tcBorders>
              <w:top w:val="single" w:sz="4" w:space="0" w:color="000000" w:themeColor="text1"/>
              <w:bottom w:val="single" w:sz="4" w:space="0" w:color="000000" w:themeColor="text1"/>
            </w:tcBorders>
            <w:shd w:val="clear" w:color="auto" w:fill="auto"/>
          </w:tcPr>
          <w:p w14:paraId="72A27851" w14:textId="77777777" w:rsidR="00674238" w:rsidRPr="00764134" w:rsidRDefault="00674238" w:rsidP="006E0971">
            <w:pPr>
              <w:spacing w:line="240" w:lineRule="auto"/>
              <w:ind w:firstLine="0"/>
              <w:rPr>
                <w:rFonts w:cs="Times New Roman"/>
                <w:color w:val="000000" w:themeColor="text1"/>
                <w:sz w:val="20"/>
                <w:szCs w:val="20"/>
              </w:rPr>
            </w:pPr>
            <w:r w:rsidRPr="0073724B">
              <w:rPr>
                <w:rFonts w:eastAsia="Times New Roman" w:cs="Times New Roman"/>
                <w:color w:val="000000" w:themeColor="text1"/>
                <w:sz w:val="20"/>
                <w:szCs w:val="20"/>
              </w:rPr>
              <w:t>Consumer Services</w:t>
            </w:r>
            <w:r w:rsidRPr="00764134">
              <w:rPr>
                <w:rFonts w:eastAsia="Times New Roman" w:cs="Times New Roman"/>
                <w:color w:val="000000" w:themeColor="text1"/>
                <w:sz w:val="20"/>
                <w:szCs w:val="20"/>
              </w:rPr>
              <w:t xml:space="preserve"> paired </w:t>
            </w:r>
            <w:r w:rsidRPr="00764134">
              <w:rPr>
                <w:rFonts w:eastAsia="Times New Roman" w:cs="Times New Roman"/>
                <w:i/>
                <w:iCs/>
                <w:color w:val="000000" w:themeColor="text1"/>
                <w:sz w:val="20"/>
                <w:szCs w:val="20"/>
              </w:rPr>
              <w:t>t</w:t>
            </w:r>
            <w:r w:rsidRPr="00764134">
              <w:rPr>
                <w:rFonts w:eastAsia="Times New Roman" w:cs="Times New Roman"/>
                <w:color w:val="000000" w:themeColor="text1"/>
                <w:sz w:val="20"/>
                <w:szCs w:val="20"/>
              </w:rPr>
              <w:t>-test results</w:t>
            </w:r>
          </w:p>
        </w:tc>
      </w:tr>
      <w:tr w:rsidR="00674238" w:rsidRPr="00764134" w14:paraId="082E0DFE" w14:textId="77777777" w:rsidTr="006E0971">
        <w:tc>
          <w:tcPr>
            <w:tcW w:w="3078" w:type="dxa"/>
            <w:tcBorders>
              <w:top w:val="single" w:sz="4" w:space="0" w:color="000000" w:themeColor="text1"/>
            </w:tcBorders>
            <w:shd w:val="clear" w:color="auto" w:fill="auto"/>
          </w:tcPr>
          <w:p w14:paraId="29E329C6" w14:textId="77777777" w:rsidR="00674238" w:rsidRPr="00764134" w:rsidRDefault="00674238" w:rsidP="006E0971">
            <w:pPr>
              <w:spacing w:line="240" w:lineRule="auto"/>
              <w:ind w:firstLine="0"/>
              <w:rPr>
                <w:rFonts w:cs="Times New Roman"/>
                <w:color w:val="000000" w:themeColor="text1"/>
                <w:sz w:val="20"/>
                <w:szCs w:val="20"/>
              </w:rPr>
            </w:pPr>
            <w:proofErr w:type="gramStart"/>
            <w:r w:rsidRPr="00764134">
              <w:rPr>
                <w:rFonts w:cs="Times New Roman"/>
                <w:i/>
                <w:sz w:val="20"/>
                <w:szCs w:val="20"/>
              </w:rPr>
              <w:t>t</w:t>
            </w:r>
            <w:r w:rsidRPr="00764134">
              <w:rPr>
                <w:rFonts w:cs="Times New Roman"/>
                <w:sz w:val="20"/>
                <w:szCs w:val="20"/>
              </w:rPr>
              <w:t>(</w:t>
            </w:r>
            <w:proofErr w:type="gramEnd"/>
            <w:r w:rsidRPr="00764134">
              <w:rPr>
                <w:rFonts w:cs="Times New Roman"/>
                <w:sz w:val="20"/>
                <w:szCs w:val="20"/>
              </w:rPr>
              <w:t xml:space="preserve">31) = </w:t>
            </w:r>
            <w:r w:rsidRPr="00764134">
              <w:rPr>
                <w:rFonts w:eastAsia="Times New Roman" w:cs="Times New Roman"/>
                <w:color w:val="494949"/>
                <w:sz w:val="20"/>
                <w:szCs w:val="20"/>
                <w:u w:val="single"/>
              </w:rPr>
              <w:t>1.8166</w:t>
            </w:r>
            <w:r w:rsidRPr="00764134">
              <w:rPr>
                <w:rFonts w:cs="Times New Roman"/>
                <w:sz w:val="20"/>
                <w:szCs w:val="20"/>
              </w:rPr>
              <w:t xml:space="preserve">, p = </w:t>
            </w:r>
            <w:r w:rsidRPr="00764134">
              <w:rPr>
                <w:rFonts w:eastAsia="Times New Roman" w:cs="Times New Roman"/>
                <w:color w:val="494949"/>
                <w:sz w:val="20"/>
                <w:szCs w:val="20"/>
                <w:u w:val="single"/>
              </w:rPr>
              <w:t>0.0790</w:t>
            </w:r>
          </w:p>
        </w:tc>
        <w:tc>
          <w:tcPr>
            <w:tcW w:w="2826" w:type="dxa"/>
            <w:tcBorders>
              <w:top w:val="single" w:sz="4" w:space="0" w:color="000000" w:themeColor="text1"/>
            </w:tcBorders>
            <w:shd w:val="clear" w:color="auto" w:fill="auto"/>
          </w:tcPr>
          <w:p w14:paraId="0AC64E60" w14:textId="77777777" w:rsidR="00674238" w:rsidRPr="00764134"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tcBorders>
            <w:shd w:val="clear" w:color="auto" w:fill="auto"/>
          </w:tcPr>
          <w:p w14:paraId="74B96A40"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332CAB5A" w14:textId="77777777" w:rsidTr="006E0971">
        <w:tc>
          <w:tcPr>
            <w:tcW w:w="3078" w:type="dxa"/>
            <w:shd w:val="clear" w:color="auto" w:fill="auto"/>
          </w:tcPr>
          <w:p w14:paraId="69DB7CBF" w14:textId="77777777" w:rsidR="00674238" w:rsidRPr="00764134" w:rsidRDefault="00674238" w:rsidP="006E0971">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Confidence interval:</w:t>
            </w:r>
          </w:p>
        </w:tc>
        <w:tc>
          <w:tcPr>
            <w:tcW w:w="2826" w:type="dxa"/>
            <w:shd w:val="clear" w:color="auto" w:fill="auto"/>
          </w:tcPr>
          <w:p w14:paraId="244DA36D" w14:textId="77777777" w:rsidR="00674238" w:rsidRPr="00764134" w:rsidRDefault="00674238" w:rsidP="006E0971">
            <w:pPr>
              <w:spacing w:line="240" w:lineRule="auto"/>
              <w:ind w:firstLine="0"/>
              <w:rPr>
                <w:rFonts w:cs="Times New Roman"/>
                <w:color w:val="000000" w:themeColor="text1"/>
                <w:sz w:val="20"/>
                <w:szCs w:val="20"/>
              </w:rPr>
            </w:pPr>
          </w:p>
        </w:tc>
        <w:tc>
          <w:tcPr>
            <w:tcW w:w="2952" w:type="dxa"/>
            <w:shd w:val="clear" w:color="auto" w:fill="auto"/>
          </w:tcPr>
          <w:p w14:paraId="51833FA0"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275E36FF" w14:textId="77777777" w:rsidTr="006E0971">
        <w:tc>
          <w:tcPr>
            <w:tcW w:w="5904" w:type="dxa"/>
            <w:gridSpan w:val="2"/>
            <w:shd w:val="clear" w:color="auto" w:fill="auto"/>
          </w:tcPr>
          <w:p w14:paraId="53B66772"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xml:space="preserve">The mean of Group One minus Group Two equals </w:t>
            </w:r>
            <w:r w:rsidRPr="00764134">
              <w:rPr>
                <w:rFonts w:eastAsia="Times New Roman" w:cs="Times New Roman"/>
                <w:color w:val="494949"/>
                <w:sz w:val="20"/>
                <w:szCs w:val="20"/>
              </w:rPr>
              <w:t>0.018250</w:t>
            </w:r>
          </w:p>
        </w:tc>
        <w:tc>
          <w:tcPr>
            <w:tcW w:w="2952" w:type="dxa"/>
            <w:shd w:val="clear" w:color="auto" w:fill="auto"/>
          </w:tcPr>
          <w:p w14:paraId="17AB72C2"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5116392C" w14:textId="77777777" w:rsidTr="006E0971">
        <w:tc>
          <w:tcPr>
            <w:tcW w:w="8856" w:type="dxa"/>
            <w:gridSpan w:val="3"/>
            <w:shd w:val="clear" w:color="auto" w:fill="auto"/>
          </w:tcPr>
          <w:p w14:paraId="6470A927"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xml:space="preserve"> 95% confidence interval of this difference: From </w:t>
            </w:r>
            <w:r w:rsidRPr="00764134">
              <w:rPr>
                <w:rFonts w:eastAsia="Times New Roman" w:cs="Times New Roman"/>
                <w:color w:val="494949"/>
                <w:sz w:val="20"/>
                <w:szCs w:val="20"/>
              </w:rPr>
              <w:t>-0.002240 to 0.038740 </w:t>
            </w:r>
          </w:p>
        </w:tc>
      </w:tr>
      <w:tr w:rsidR="00674238" w:rsidRPr="00764134" w14:paraId="1C2A1B1A" w14:textId="77777777" w:rsidTr="006E0971">
        <w:tc>
          <w:tcPr>
            <w:tcW w:w="5904" w:type="dxa"/>
            <w:gridSpan w:val="2"/>
            <w:shd w:val="clear" w:color="auto" w:fill="auto"/>
          </w:tcPr>
          <w:p w14:paraId="5C9C3E6D" w14:textId="77777777" w:rsidR="00674238" w:rsidRPr="00764134" w:rsidRDefault="00674238" w:rsidP="006E0971">
            <w:pPr>
              <w:spacing w:line="276" w:lineRule="auto"/>
              <w:ind w:firstLine="0"/>
              <w:rPr>
                <w:rFonts w:cs="Times New Roman"/>
                <w:color w:val="000000" w:themeColor="text1"/>
                <w:sz w:val="20"/>
                <w:szCs w:val="20"/>
              </w:rPr>
            </w:pPr>
            <w:r w:rsidRPr="00764134">
              <w:rPr>
                <w:rFonts w:eastAsia="Times New Roman" w:cs="Times New Roman"/>
                <w:color w:val="000000" w:themeColor="text1"/>
                <w:sz w:val="20"/>
                <w:szCs w:val="20"/>
              </w:rPr>
              <w:t xml:space="preserve">Standard error of difference = </w:t>
            </w:r>
            <w:r w:rsidRPr="00764134">
              <w:rPr>
                <w:rFonts w:eastAsia="Times New Roman" w:cs="Times New Roman"/>
                <w:color w:val="494949"/>
                <w:sz w:val="20"/>
                <w:szCs w:val="20"/>
              </w:rPr>
              <w:t>0.010 </w:t>
            </w:r>
          </w:p>
        </w:tc>
        <w:tc>
          <w:tcPr>
            <w:tcW w:w="2952" w:type="dxa"/>
            <w:shd w:val="clear" w:color="auto" w:fill="auto"/>
          </w:tcPr>
          <w:p w14:paraId="7113B595"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58C5B381" w14:textId="77777777" w:rsidTr="006E0971">
        <w:tc>
          <w:tcPr>
            <w:tcW w:w="3078" w:type="dxa"/>
            <w:shd w:val="clear" w:color="auto" w:fill="auto"/>
            <w:vAlign w:val="center"/>
          </w:tcPr>
          <w:p w14:paraId="165E8598" w14:textId="77777777" w:rsidR="00674238" w:rsidRPr="00764134" w:rsidRDefault="00674238" w:rsidP="006E0971">
            <w:pPr>
              <w:spacing w:line="240" w:lineRule="auto"/>
              <w:ind w:firstLine="0"/>
              <w:rPr>
                <w:rFonts w:eastAsia="Times New Roman" w:cs="Times New Roman"/>
                <w:i/>
                <w:color w:val="000000" w:themeColor="text1"/>
                <w:sz w:val="20"/>
                <w:szCs w:val="20"/>
              </w:rPr>
            </w:pPr>
            <w:r w:rsidRPr="00764134">
              <w:rPr>
                <w:rFonts w:eastAsia="Times New Roman" w:cs="Times New Roman"/>
                <w:bCs/>
                <w:i/>
                <w:color w:val="000000" w:themeColor="text1"/>
                <w:sz w:val="20"/>
                <w:szCs w:val="20"/>
              </w:rPr>
              <w:t>  Group</w:t>
            </w:r>
          </w:p>
        </w:tc>
        <w:tc>
          <w:tcPr>
            <w:tcW w:w="2826" w:type="dxa"/>
            <w:shd w:val="clear" w:color="auto" w:fill="auto"/>
            <w:vAlign w:val="center"/>
          </w:tcPr>
          <w:p w14:paraId="4337E731" w14:textId="77777777" w:rsidR="00674238" w:rsidRPr="00764134" w:rsidRDefault="00674238" w:rsidP="006E0971">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  Group One  </w:t>
            </w:r>
          </w:p>
        </w:tc>
        <w:tc>
          <w:tcPr>
            <w:tcW w:w="2952" w:type="dxa"/>
            <w:shd w:val="clear" w:color="auto" w:fill="auto"/>
            <w:vAlign w:val="center"/>
          </w:tcPr>
          <w:p w14:paraId="52AD2DDF" w14:textId="77777777" w:rsidR="00674238" w:rsidRPr="00764134" w:rsidRDefault="00674238" w:rsidP="006E0971">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  Group Two  </w:t>
            </w:r>
          </w:p>
        </w:tc>
      </w:tr>
      <w:tr w:rsidR="00674238" w:rsidRPr="00764134" w14:paraId="30000564" w14:textId="77777777" w:rsidTr="006E0971">
        <w:tc>
          <w:tcPr>
            <w:tcW w:w="3078" w:type="dxa"/>
            <w:shd w:val="clear" w:color="auto" w:fill="auto"/>
            <w:vAlign w:val="center"/>
          </w:tcPr>
          <w:p w14:paraId="3384407E"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Mean</w:t>
            </w:r>
          </w:p>
        </w:tc>
        <w:tc>
          <w:tcPr>
            <w:tcW w:w="2826" w:type="dxa"/>
            <w:shd w:val="clear" w:color="auto" w:fill="auto"/>
            <w:vAlign w:val="center"/>
          </w:tcPr>
          <w:p w14:paraId="73AAF970"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0.082563</w:t>
            </w:r>
          </w:p>
        </w:tc>
        <w:tc>
          <w:tcPr>
            <w:tcW w:w="2952" w:type="dxa"/>
            <w:shd w:val="clear" w:color="auto" w:fill="auto"/>
            <w:vAlign w:val="center"/>
          </w:tcPr>
          <w:p w14:paraId="01302B76"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0.064313</w:t>
            </w:r>
          </w:p>
        </w:tc>
      </w:tr>
      <w:tr w:rsidR="00674238" w:rsidRPr="00764134" w14:paraId="6D05BBAF" w14:textId="77777777" w:rsidTr="006E0971">
        <w:tc>
          <w:tcPr>
            <w:tcW w:w="3078" w:type="dxa"/>
            <w:shd w:val="clear" w:color="auto" w:fill="auto"/>
            <w:vAlign w:val="center"/>
          </w:tcPr>
          <w:p w14:paraId="0BDB97A9"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SD</w:t>
            </w:r>
          </w:p>
        </w:tc>
        <w:tc>
          <w:tcPr>
            <w:tcW w:w="2826" w:type="dxa"/>
            <w:shd w:val="clear" w:color="auto" w:fill="auto"/>
            <w:vAlign w:val="center"/>
          </w:tcPr>
          <w:p w14:paraId="0255F492"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0.066341</w:t>
            </w:r>
          </w:p>
        </w:tc>
        <w:tc>
          <w:tcPr>
            <w:tcW w:w="2952" w:type="dxa"/>
            <w:shd w:val="clear" w:color="auto" w:fill="auto"/>
            <w:vAlign w:val="center"/>
          </w:tcPr>
          <w:p w14:paraId="3694296B"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0.049360</w:t>
            </w:r>
          </w:p>
        </w:tc>
      </w:tr>
      <w:tr w:rsidR="00674238" w:rsidRPr="00764134" w14:paraId="3EBA677D" w14:textId="77777777" w:rsidTr="006E0971">
        <w:trPr>
          <w:trHeight w:val="51"/>
        </w:trPr>
        <w:tc>
          <w:tcPr>
            <w:tcW w:w="3078" w:type="dxa"/>
            <w:shd w:val="clear" w:color="auto" w:fill="auto"/>
            <w:vAlign w:val="center"/>
          </w:tcPr>
          <w:p w14:paraId="0FFE1E84"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SEM</w:t>
            </w:r>
          </w:p>
        </w:tc>
        <w:tc>
          <w:tcPr>
            <w:tcW w:w="2826" w:type="dxa"/>
            <w:shd w:val="clear" w:color="auto" w:fill="auto"/>
            <w:vAlign w:val="center"/>
          </w:tcPr>
          <w:p w14:paraId="22E55DD6"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0.011728</w:t>
            </w:r>
          </w:p>
        </w:tc>
        <w:tc>
          <w:tcPr>
            <w:tcW w:w="2952" w:type="dxa"/>
            <w:shd w:val="clear" w:color="auto" w:fill="auto"/>
            <w:vAlign w:val="center"/>
          </w:tcPr>
          <w:p w14:paraId="544D90D7"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0.008726</w:t>
            </w:r>
          </w:p>
        </w:tc>
      </w:tr>
      <w:tr w:rsidR="00674238" w:rsidRPr="00764134" w14:paraId="25A4E493" w14:textId="77777777" w:rsidTr="006E0971">
        <w:tc>
          <w:tcPr>
            <w:tcW w:w="3078" w:type="dxa"/>
            <w:shd w:val="clear" w:color="auto" w:fill="auto"/>
            <w:vAlign w:val="center"/>
          </w:tcPr>
          <w:p w14:paraId="10210905"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N</w:t>
            </w:r>
          </w:p>
        </w:tc>
        <w:tc>
          <w:tcPr>
            <w:tcW w:w="2826" w:type="dxa"/>
            <w:shd w:val="clear" w:color="auto" w:fill="auto"/>
            <w:vAlign w:val="center"/>
          </w:tcPr>
          <w:p w14:paraId="5E63B9CA"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32        </w:t>
            </w:r>
          </w:p>
        </w:tc>
        <w:tc>
          <w:tcPr>
            <w:tcW w:w="2952" w:type="dxa"/>
            <w:shd w:val="clear" w:color="auto" w:fill="auto"/>
            <w:vAlign w:val="center"/>
          </w:tcPr>
          <w:p w14:paraId="32DB6455"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494949"/>
                <w:sz w:val="20"/>
                <w:szCs w:val="20"/>
              </w:rPr>
              <w:t>32       </w:t>
            </w:r>
          </w:p>
        </w:tc>
      </w:tr>
      <w:tr w:rsidR="00674238" w:rsidRPr="00764134" w14:paraId="0A54C450" w14:textId="77777777" w:rsidTr="006E0971">
        <w:tc>
          <w:tcPr>
            <w:tcW w:w="8856" w:type="dxa"/>
            <w:gridSpan w:val="3"/>
            <w:shd w:val="clear" w:color="auto" w:fill="auto"/>
          </w:tcPr>
          <w:p w14:paraId="41E1B11F"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xml:space="preserve">By conventional criteria, this difference </w:t>
            </w:r>
            <w:proofErr w:type="gramStart"/>
            <w:r w:rsidRPr="00764134">
              <w:rPr>
                <w:rFonts w:eastAsia="Times New Roman" w:cs="Times New Roman"/>
                <w:color w:val="000000" w:themeColor="text1"/>
                <w:sz w:val="20"/>
                <w:szCs w:val="20"/>
              </w:rPr>
              <w:t>is considered to be</w:t>
            </w:r>
            <w:proofErr w:type="gramEnd"/>
            <w:r w:rsidRPr="00764134">
              <w:rPr>
                <w:rFonts w:eastAsia="Times New Roman" w:cs="Times New Roman"/>
                <w:color w:val="000000" w:themeColor="text1"/>
                <w:sz w:val="20"/>
                <w:szCs w:val="20"/>
              </w:rPr>
              <w:t xml:space="preserve"> </w:t>
            </w:r>
            <w:r w:rsidRPr="006E0971">
              <w:rPr>
                <w:rFonts w:eastAsia="Times New Roman" w:cs="Times New Roman"/>
                <w:color w:val="000000" w:themeColor="text1"/>
                <w:sz w:val="20"/>
                <w:szCs w:val="20"/>
              </w:rPr>
              <w:t>not statistically significant</w:t>
            </w:r>
            <w:r w:rsidRPr="00764134">
              <w:rPr>
                <w:rFonts w:eastAsia="Times New Roman" w:cs="Times New Roman"/>
                <w:color w:val="000000" w:themeColor="text1"/>
                <w:sz w:val="20"/>
                <w:szCs w:val="20"/>
              </w:rPr>
              <w:t>. </w:t>
            </w:r>
          </w:p>
        </w:tc>
      </w:tr>
    </w:tbl>
    <w:p w14:paraId="70FBE090" w14:textId="77777777" w:rsidR="00674238" w:rsidRDefault="00674238" w:rsidP="00674238">
      <w:pPr>
        <w:spacing w:line="240" w:lineRule="auto"/>
        <w:ind w:firstLine="0"/>
        <w:rPr>
          <w:rFonts w:cs="Times New Roman"/>
        </w:rPr>
      </w:pPr>
    </w:p>
    <w:p w14:paraId="09E2FAAA" w14:textId="77777777" w:rsidR="00674238" w:rsidRPr="00764134" w:rsidRDefault="00674238" w:rsidP="00674238">
      <w:pPr>
        <w:widowControl w:val="0"/>
        <w:autoSpaceDE w:val="0"/>
        <w:autoSpaceDN w:val="0"/>
        <w:adjustRightInd w:val="0"/>
        <w:spacing w:after="240"/>
        <w:rPr>
          <w:rFonts w:cs="Times New Roman"/>
        </w:rPr>
      </w:pPr>
      <w:bookmarkStart w:id="323" w:name="table10"/>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financial companies</w:t>
      </w:r>
      <w:r w:rsidRPr="00E50EB7">
        <w:rPr>
          <w:rFonts w:cs="Times New Roman"/>
        </w:rPr>
        <w:t xml:space="preserve"> between the </w:t>
      </w:r>
      <w:r>
        <w:rPr>
          <w:rFonts w:cs="Times New Roman"/>
        </w:rPr>
        <w:lastRenderedPageBreak/>
        <w:t>three months prior</w:t>
      </w:r>
      <w:r w:rsidRPr="00E50EB7">
        <w:rPr>
          <w:rFonts w:cs="Times New Roman"/>
        </w:rPr>
        <w:t xml:space="preserve"> group (N </w:t>
      </w:r>
      <w:r>
        <w:rPr>
          <w:rFonts w:cs="Times New Roman"/>
        </w:rPr>
        <w:t>= 17</w:t>
      </w:r>
      <w:r w:rsidRPr="00E50EB7">
        <w:rPr>
          <w:rFonts w:cs="Times New Roman"/>
        </w:rPr>
        <w:t xml:space="preserve">, M = </w:t>
      </w:r>
      <w:r w:rsidRPr="006E4853">
        <w:rPr>
          <w:rFonts w:eastAsia="Times New Roman" w:cs="Times New Roman"/>
          <w:color w:val="000000" w:themeColor="text1"/>
        </w:rPr>
        <w:t>0.125167</w:t>
      </w:r>
      <w:r w:rsidRPr="00E50EB7">
        <w:rPr>
          <w:rFonts w:cs="Times New Roman"/>
        </w:rPr>
        <w:t xml:space="preserve">, SD = </w:t>
      </w:r>
      <w:r w:rsidRPr="006E4853">
        <w:rPr>
          <w:rFonts w:eastAsia="Times New Roman" w:cs="Times New Roman"/>
          <w:color w:val="000000" w:themeColor="text1"/>
        </w:rPr>
        <w:t>0.179022</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17</w:t>
      </w:r>
      <w:r w:rsidRPr="00E50EB7">
        <w:rPr>
          <w:rFonts w:cs="Times New Roman"/>
        </w:rPr>
        <w:t xml:space="preserve">, M = </w:t>
      </w:r>
      <w:r w:rsidRPr="006E4853">
        <w:rPr>
          <w:rFonts w:eastAsia="Times New Roman" w:cs="Times New Roman"/>
          <w:color w:val="000000" w:themeColor="text1"/>
        </w:rPr>
        <w:t>0.088389</w:t>
      </w:r>
      <w:r w:rsidRPr="00E50EB7">
        <w:rPr>
          <w:rFonts w:cs="Times New Roman"/>
        </w:rPr>
        <w:t xml:space="preserve">, SD = </w:t>
      </w:r>
      <w:r w:rsidRPr="006E4853">
        <w:rPr>
          <w:rFonts w:eastAsia="Times New Roman" w:cs="Times New Roman"/>
          <w:color w:val="000000" w:themeColor="text1"/>
        </w:rPr>
        <w:t>0.113223</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17</w:t>
      </w:r>
      <w:r w:rsidRPr="00E63591">
        <w:rPr>
          <w:rFonts w:cs="Times New Roman"/>
        </w:rPr>
        <w:t xml:space="preserve">) = </w:t>
      </w:r>
      <w:r w:rsidRPr="00764134">
        <w:rPr>
          <w:rFonts w:eastAsia="Times New Roman" w:cs="Times New Roman"/>
          <w:color w:val="000000" w:themeColor="text1"/>
        </w:rPr>
        <w:t>1.8468</w:t>
      </w:r>
      <w:r w:rsidRPr="00764134">
        <w:rPr>
          <w:rFonts w:cs="Times New Roman"/>
        </w:rPr>
        <w:t xml:space="preserve">, p = </w:t>
      </w:r>
      <w:r w:rsidRPr="00764134">
        <w:rPr>
          <w:rFonts w:eastAsia="Times New Roman" w:cs="Times New Roman"/>
          <w:color w:val="000000" w:themeColor="text1"/>
        </w:rPr>
        <w:t>0.0823</w:t>
      </w:r>
      <w:r w:rsidRPr="00E50EB7">
        <w:rPr>
          <w:rFonts w:cs="Times New Roman"/>
        </w:rPr>
        <w:t xml:space="preserve">, 95% CI </w:t>
      </w:r>
      <w:r>
        <w:rPr>
          <w:rFonts w:cs="Times New Roman"/>
        </w:rPr>
        <w:t>[</w:t>
      </w:r>
      <w:r>
        <w:rPr>
          <w:rFonts w:eastAsia="Times New Roman" w:cs="Times New Roman"/>
          <w:color w:val="000000" w:themeColor="text1"/>
        </w:rPr>
        <w:t xml:space="preserve">-0.005237, </w:t>
      </w:r>
      <w:r w:rsidRPr="006E4853">
        <w:rPr>
          <w:rFonts w:eastAsia="Times New Roman" w:cs="Times New Roman"/>
          <w:color w:val="000000" w:themeColor="text1"/>
        </w:rPr>
        <w:t>0.078793 </w:t>
      </w:r>
      <w:r w:rsidRPr="00E50EB7">
        <w:rPr>
          <w:rFonts w:cs="Times New Roman"/>
        </w:rPr>
        <w:t xml:space="preserve">], d = </w:t>
      </w:r>
      <w:r>
        <w:rPr>
          <w:rFonts w:eastAsia="Times New Roman" w:cs="Times New Roman"/>
          <w:color w:val="494949"/>
        </w:rPr>
        <w:t>0.020.</w:t>
      </w:r>
    </w:p>
    <w:p w14:paraId="63B6F318" w14:textId="70E1A936" w:rsidR="006E0971" w:rsidRPr="008B6C42" w:rsidRDefault="00674238" w:rsidP="008B6C42">
      <w:pPr>
        <w:pStyle w:val="Heading3"/>
      </w:pPr>
      <w:bookmarkStart w:id="324" w:name="_Toc260402528"/>
      <w:bookmarkStart w:id="325" w:name="_Toc260564581"/>
      <w:bookmarkStart w:id="326" w:name="_Toc260566009"/>
      <w:bookmarkStart w:id="327" w:name="_Toc261381313"/>
      <w:bookmarkStart w:id="328" w:name="_Toc261382123"/>
      <w:r w:rsidRPr="008B6C42">
        <w:t>Table 9</w:t>
      </w:r>
      <w:bookmarkStart w:id="329" w:name="table11"/>
      <w:bookmarkStart w:id="330" w:name="_Toc260402529"/>
      <w:bookmarkStart w:id="331" w:name="_Toc260564582"/>
      <w:bookmarkStart w:id="332" w:name="_Toc260566010"/>
      <w:bookmarkEnd w:id="323"/>
      <w:bookmarkEnd w:id="324"/>
      <w:bookmarkEnd w:id="325"/>
      <w:bookmarkEnd w:id="326"/>
      <w:bookmarkEnd w:id="327"/>
      <w:bookmarkEnd w:id="328"/>
    </w:p>
    <w:tbl>
      <w:tblPr>
        <w:tblStyle w:val="TableGrid"/>
        <w:tblpPr w:leftFromText="180" w:rightFromText="180" w:vertAnchor="text" w:horzAnchor="page" w:tblpX="1909" w:tblpY="962"/>
        <w:tblW w:w="0" w:type="auto"/>
        <w:tblLook w:val="04A0" w:firstRow="1" w:lastRow="0" w:firstColumn="1" w:lastColumn="0" w:noHBand="0" w:noVBand="1"/>
      </w:tblPr>
      <w:tblGrid>
        <w:gridCol w:w="3005"/>
        <w:gridCol w:w="2757"/>
        <w:gridCol w:w="2878"/>
      </w:tblGrid>
      <w:tr w:rsidR="008B6C42" w:rsidRPr="00764134" w14:paraId="4E8ECD30" w14:textId="77777777" w:rsidTr="008B6C42">
        <w:tc>
          <w:tcPr>
            <w:tcW w:w="8856" w:type="dxa"/>
            <w:gridSpan w:val="3"/>
            <w:tcBorders>
              <w:top w:val="single" w:sz="4" w:space="0" w:color="000000" w:themeColor="text1"/>
              <w:left w:val="nil"/>
              <w:bottom w:val="single" w:sz="4" w:space="0" w:color="000000" w:themeColor="text1"/>
              <w:right w:val="nil"/>
            </w:tcBorders>
            <w:shd w:val="clear" w:color="auto" w:fill="auto"/>
          </w:tcPr>
          <w:p w14:paraId="6D436BE3" w14:textId="77777777" w:rsidR="008B6C42" w:rsidRPr="00764134" w:rsidRDefault="008B6C42" w:rsidP="008B6C42">
            <w:pPr>
              <w:spacing w:line="240" w:lineRule="auto"/>
              <w:ind w:firstLine="0"/>
              <w:rPr>
                <w:rFonts w:cs="Times New Roman"/>
                <w:color w:val="000000" w:themeColor="text1"/>
                <w:sz w:val="20"/>
                <w:szCs w:val="20"/>
              </w:rPr>
            </w:pPr>
            <w:r w:rsidRPr="0073724B">
              <w:rPr>
                <w:rFonts w:eastAsia="Times New Roman" w:cs="Times New Roman"/>
                <w:color w:val="000000" w:themeColor="text1"/>
                <w:sz w:val="20"/>
                <w:szCs w:val="20"/>
              </w:rPr>
              <w:t>Financial</w:t>
            </w:r>
            <w:r w:rsidRPr="00764134">
              <w:rPr>
                <w:rFonts w:eastAsia="Times New Roman" w:cs="Times New Roman"/>
                <w:color w:val="000000" w:themeColor="text1"/>
                <w:sz w:val="20"/>
                <w:szCs w:val="20"/>
              </w:rPr>
              <w:t xml:space="preserve"> paired </w:t>
            </w:r>
            <w:r w:rsidRPr="00764134">
              <w:rPr>
                <w:rFonts w:eastAsia="Times New Roman" w:cs="Times New Roman"/>
                <w:i/>
                <w:iCs/>
                <w:color w:val="000000" w:themeColor="text1"/>
                <w:sz w:val="20"/>
                <w:szCs w:val="20"/>
              </w:rPr>
              <w:t>t</w:t>
            </w:r>
            <w:r w:rsidRPr="00764134">
              <w:rPr>
                <w:rFonts w:eastAsia="Times New Roman" w:cs="Times New Roman"/>
                <w:color w:val="000000" w:themeColor="text1"/>
                <w:sz w:val="20"/>
                <w:szCs w:val="20"/>
              </w:rPr>
              <w:t>-test results</w:t>
            </w:r>
          </w:p>
        </w:tc>
      </w:tr>
      <w:tr w:rsidR="008B6C42" w:rsidRPr="00764134" w14:paraId="5245E7E2" w14:textId="77777777" w:rsidTr="008B6C42">
        <w:tc>
          <w:tcPr>
            <w:tcW w:w="3078" w:type="dxa"/>
            <w:tcBorders>
              <w:top w:val="single" w:sz="4" w:space="0" w:color="000000" w:themeColor="text1"/>
              <w:left w:val="nil"/>
              <w:bottom w:val="nil"/>
              <w:right w:val="nil"/>
            </w:tcBorders>
            <w:shd w:val="clear" w:color="auto" w:fill="auto"/>
          </w:tcPr>
          <w:p w14:paraId="57628FAA" w14:textId="77777777" w:rsidR="008B6C42" w:rsidRPr="00764134" w:rsidRDefault="008B6C42" w:rsidP="008B6C42">
            <w:pPr>
              <w:spacing w:line="240" w:lineRule="auto"/>
              <w:ind w:firstLine="0"/>
              <w:rPr>
                <w:rFonts w:cs="Times New Roman"/>
                <w:color w:val="000000" w:themeColor="text1"/>
                <w:sz w:val="20"/>
                <w:szCs w:val="20"/>
              </w:rPr>
            </w:pPr>
            <w:proofErr w:type="gramStart"/>
            <w:r w:rsidRPr="00764134">
              <w:rPr>
                <w:rFonts w:cs="Times New Roman"/>
                <w:i/>
                <w:sz w:val="20"/>
                <w:szCs w:val="20"/>
              </w:rPr>
              <w:t>t</w:t>
            </w:r>
            <w:r w:rsidRPr="00764134">
              <w:rPr>
                <w:rFonts w:cs="Times New Roman"/>
                <w:sz w:val="20"/>
                <w:szCs w:val="20"/>
              </w:rPr>
              <w:t>(</w:t>
            </w:r>
            <w:proofErr w:type="gramEnd"/>
            <w:r w:rsidRPr="00764134">
              <w:rPr>
                <w:rFonts w:cs="Times New Roman"/>
                <w:sz w:val="20"/>
                <w:szCs w:val="20"/>
              </w:rPr>
              <w:t xml:space="preserve">17) = </w:t>
            </w:r>
            <w:r w:rsidRPr="00764134">
              <w:rPr>
                <w:rFonts w:eastAsia="Times New Roman" w:cs="Times New Roman"/>
                <w:color w:val="000000" w:themeColor="text1"/>
                <w:sz w:val="20"/>
                <w:szCs w:val="20"/>
                <w:u w:val="single"/>
              </w:rPr>
              <w:t>1.8468</w:t>
            </w:r>
            <w:r w:rsidRPr="00764134">
              <w:rPr>
                <w:rFonts w:cs="Times New Roman"/>
                <w:sz w:val="20"/>
                <w:szCs w:val="20"/>
              </w:rPr>
              <w:t xml:space="preserve">, p = </w:t>
            </w:r>
            <w:r w:rsidRPr="00764134">
              <w:rPr>
                <w:rFonts w:eastAsia="Times New Roman" w:cs="Times New Roman"/>
                <w:color w:val="000000" w:themeColor="text1"/>
                <w:sz w:val="20"/>
                <w:szCs w:val="20"/>
                <w:u w:val="single"/>
              </w:rPr>
              <w:t>0.0823</w:t>
            </w:r>
          </w:p>
        </w:tc>
        <w:tc>
          <w:tcPr>
            <w:tcW w:w="2826" w:type="dxa"/>
            <w:tcBorders>
              <w:top w:val="single" w:sz="4" w:space="0" w:color="000000" w:themeColor="text1"/>
              <w:left w:val="nil"/>
              <w:bottom w:val="nil"/>
              <w:right w:val="nil"/>
            </w:tcBorders>
            <w:shd w:val="clear" w:color="auto" w:fill="auto"/>
          </w:tcPr>
          <w:p w14:paraId="7B2E55CE" w14:textId="77777777" w:rsidR="008B6C42" w:rsidRPr="00764134" w:rsidRDefault="008B6C42" w:rsidP="008B6C42">
            <w:pPr>
              <w:spacing w:line="240" w:lineRule="auto"/>
              <w:ind w:firstLine="0"/>
              <w:rPr>
                <w:rFonts w:cs="Times New Roman"/>
                <w:color w:val="000000" w:themeColor="text1"/>
                <w:sz w:val="20"/>
                <w:szCs w:val="20"/>
              </w:rPr>
            </w:pPr>
          </w:p>
        </w:tc>
        <w:tc>
          <w:tcPr>
            <w:tcW w:w="2952" w:type="dxa"/>
            <w:tcBorders>
              <w:top w:val="single" w:sz="4" w:space="0" w:color="000000" w:themeColor="text1"/>
              <w:left w:val="nil"/>
              <w:bottom w:val="nil"/>
              <w:right w:val="nil"/>
            </w:tcBorders>
            <w:shd w:val="clear" w:color="auto" w:fill="auto"/>
          </w:tcPr>
          <w:p w14:paraId="3B9EB300" w14:textId="77777777" w:rsidR="008B6C42" w:rsidRPr="00764134" w:rsidRDefault="008B6C42" w:rsidP="008B6C42">
            <w:pPr>
              <w:spacing w:line="240" w:lineRule="auto"/>
              <w:ind w:firstLine="0"/>
              <w:rPr>
                <w:rFonts w:cs="Times New Roman"/>
                <w:color w:val="000000" w:themeColor="text1"/>
                <w:sz w:val="20"/>
                <w:szCs w:val="20"/>
              </w:rPr>
            </w:pPr>
          </w:p>
        </w:tc>
      </w:tr>
      <w:tr w:rsidR="008B6C42" w:rsidRPr="00764134" w14:paraId="06467411" w14:textId="77777777" w:rsidTr="008B6C42">
        <w:tc>
          <w:tcPr>
            <w:tcW w:w="3078" w:type="dxa"/>
            <w:tcBorders>
              <w:top w:val="nil"/>
              <w:left w:val="nil"/>
              <w:bottom w:val="nil"/>
              <w:right w:val="nil"/>
            </w:tcBorders>
            <w:shd w:val="clear" w:color="auto" w:fill="auto"/>
          </w:tcPr>
          <w:p w14:paraId="5EDD9D9E" w14:textId="77777777" w:rsidR="008B6C42" w:rsidRPr="00764134" w:rsidRDefault="008B6C42" w:rsidP="008B6C42">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Confidence interval:</w:t>
            </w:r>
          </w:p>
        </w:tc>
        <w:tc>
          <w:tcPr>
            <w:tcW w:w="2826" w:type="dxa"/>
            <w:tcBorders>
              <w:top w:val="nil"/>
              <w:left w:val="nil"/>
              <w:bottom w:val="nil"/>
              <w:right w:val="nil"/>
            </w:tcBorders>
            <w:shd w:val="clear" w:color="auto" w:fill="auto"/>
          </w:tcPr>
          <w:p w14:paraId="76F4B267" w14:textId="77777777" w:rsidR="008B6C42" w:rsidRPr="00764134" w:rsidRDefault="008B6C42" w:rsidP="008B6C42">
            <w:pPr>
              <w:spacing w:line="240" w:lineRule="auto"/>
              <w:ind w:firstLine="0"/>
              <w:rPr>
                <w:rFonts w:cs="Times New Roman"/>
                <w:color w:val="000000" w:themeColor="text1"/>
                <w:sz w:val="20"/>
                <w:szCs w:val="20"/>
              </w:rPr>
            </w:pPr>
          </w:p>
        </w:tc>
        <w:tc>
          <w:tcPr>
            <w:tcW w:w="2952" w:type="dxa"/>
            <w:tcBorders>
              <w:top w:val="nil"/>
              <w:left w:val="nil"/>
              <w:bottom w:val="nil"/>
              <w:right w:val="nil"/>
            </w:tcBorders>
            <w:shd w:val="clear" w:color="auto" w:fill="auto"/>
          </w:tcPr>
          <w:p w14:paraId="246D0ADD" w14:textId="77777777" w:rsidR="008B6C42" w:rsidRPr="00764134" w:rsidRDefault="008B6C42" w:rsidP="008B6C42">
            <w:pPr>
              <w:spacing w:line="240" w:lineRule="auto"/>
              <w:ind w:firstLine="0"/>
              <w:rPr>
                <w:rFonts w:cs="Times New Roman"/>
                <w:color w:val="000000" w:themeColor="text1"/>
                <w:sz w:val="20"/>
                <w:szCs w:val="20"/>
              </w:rPr>
            </w:pPr>
          </w:p>
        </w:tc>
      </w:tr>
      <w:tr w:rsidR="008B6C42" w:rsidRPr="00764134" w14:paraId="1AE81739" w14:textId="77777777" w:rsidTr="008B6C42">
        <w:tc>
          <w:tcPr>
            <w:tcW w:w="5904" w:type="dxa"/>
            <w:gridSpan w:val="2"/>
            <w:tcBorders>
              <w:top w:val="nil"/>
              <w:left w:val="nil"/>
              <w:bottom w:val="nil"/>
              <w:right w:val="nil"/>
            </w:tcBorders>
            <w:shd w:val="clear" w:color="auto" w:fill="auto"/>
          </w:tcPr>
          <w:p w14:paraId="57DF50FE"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The mean of Group One minus Group Two equals 0.036778</w:t>
            </w:r>
          </w:p>
        </w:tc>
        <w:tc>
          <w:tcPr>
            <w:tcW w:w="2952" w:type="dxa"/>
            <w:tcBorders>
              <w:top w:val="nil"/>
              <w:left w:val="nil"/>
              <w:bottom w:val="nil"/>
              <w:right w:val="nil"/>
            </w:tcBorders>
            <w:shd w:val="clear" w:color="auto" w:fill="auto"/>
          </w:tcPr>
          <w:p w14:paraId="2D330F8B" w14:textId="77777777" w:rsidR="008B6C42" w:rsidRPr="00764134" w:rsidRDefault="008B6C42" w:rsidP="008B6C42">
            <w:pPr>
              <w:spacing w:line="240" w:lineRule="auto"/>
              <w:ind w:firstLine="0"/>
              <w:rPr>
                <w:rFonts w:cs="Times New Roman"/>
                <w:color w:val="000000" w:themeColor="text1"/>
                <w:sz w:val="20"/>
                <w:szCs w:val="20"/>
              </w:rPr>
            </w:pPr>
          </w:p>
        </w:tc>
      </w:tr>
      <w:tr w:rsidR="008B6C42" w:rsidRPr="00764134" w14:paraId="3CBB6029" w14:textId="77777777" w:rsidTr="008B6C42">
        <w:tc>
          <w:tcPr>
            <w:tcW w:w="8856" w:type="dxa"/>
            <w:gridSpan w:val="3"/>
            <w:tcBorders>
              <w:top w:val="nil"/>
              <w:left w:val="nil"/>
              <w:bottom w:val="nil"/>
              <w:right w:val="nil"/>
            </w:tcBorders>
            <w:shd w:val="clear" w:color="auto" w:fill="auto"/>
          </w:tcPr>
          <w:p w14:paraId="54CFA35F"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95% confidence interval of this difference: From -0.005237 to 0.078793 </w:t>
            </w:r>
          </w:p>
        </w:tc>
      </w:tr>
      <w:tr w:rsidR="008B6C42" w:rsidRPr="00764134" w14:paraId="0F44B141" w14:textId="77777777" w:rsidTr="008B6C42">
        <w:tc>
          <w:tcPr>
            <w:tcW w:w="5904" w:type="dxa"/>
            <w:gridSpan w:val="2"/>
            <w:tcBorders>
              <w:top w:val="nil"/>
              <w:left w:val="nil"/>
              <w:bottom w:val="nil"/>
              <w:right w:val="nil"/>
            </w:tcBorders>
            <w:shd w:val="clear" w:color="auto" w:fill="auto"/>
          </w:tcPr>
          <w:p w14:paraId="7B64C6E7" w14:textId="77777777" w:rsidR="008B6C42" w:rsidRPr="00764134" w:rsidRDefault="008B6C42" w:rsidP="008B6C42">
            <w:pPr>
              <w:spacing w:line="276" w:lineRule="auto"/>
              <w:ind w:firstLine="0"/>
              <w:rPr>
                <w:rFonts w:cs="Times New Roman"/>
                <w:color w:val="000000" w:themeColor="text1"/>
                <w:sz w:val="20"/>
                <w:szCs w:val="20"/>
              </w:rPr>
            </w:pPr>
            <w:r w:rsidRPr="00764134">
              <w:rPr>
                <w:rFonts w:eastAsia="Times New Roman" w:cs="Times New Roman"/>
                <w:color w:val="000000" w:themeColor="text1"/>
                <w:sz w:val="20"/>
                <w:szCs w:val="20"/>
              </w:rPr>
              <w:t>Standard error of difference = 0.020 </w:t>
            </w:r>
          </w:p>
        </w:tc>
        <w:tc>
          <w:tcPr>
            <w:tcW w:w="2952" w:type="dxa"/>
            <w:tcBorders>
              <w:top w:val="nil"/>
              <w:left w:val="nil"/>
              <w:bottom w:val="nil"/>
              <w:right w:val="nil"/>
            </w:tcBorders>
            <w:shd w:val="clear" w:color="auto" w:fill="auto"/>
          </w:tcPr>
          <w:p w14:paraId="642F8D18" w14:textId="77777777" w:rsidR="008B6C42" w:rsidRPr="00764134" w:rsidRDefault="008B6C42" w:rsidP="008B6C42">
            <w:pPr>
              <w:spacing w:line="240" w:lineRule="auto"/>
              <w:ind w:firstLine="0"/>
              <w:rPr>
                <w:rFonts w:cs="Times New Roman"/>
                <w:color w:val="000000" w:themeColor="text1"/>
                <w:sz w:val="20"/>
                <w:szCs w:val="20"/>
              </w:rPr>
            </w:pPr>
          </w:p>
        </w:tc>
      </w:tr>
      <w:tr w:rsidR="008B6C42" w:rsidRPr="00764134" w14:paraId="518AD77D" w14:textId="77777777" w:rsidTr="008B6C42">
        <w:tc>
          <w:tcPr>
            <w:tcW w:w="3078" w:type="dxa"/>
            <w:tcBorders>
              <w:top w:val="nil"/>
              <w:left w:val="nil"/>
              <w:bottom w:val="nil"/>
              <w:right w:val="nil"/>
            </w:tcBorders>
            <w:shd w:val="clear" w:color="auto" w:fill="auto"/>
            <w:vAlign w:val="center"/>
          </w:tcPr>
          <w:p w14:paraId="5950D4CB" w14:textId="77777777" w:rsidR="008B6C42" w:rsidRPr="00764134" w:rsidRDefault="008B6C42" w:rsidP="008B6C42">
            <w:pPr>
              <w:spacing w:line="240" w:lineRule="auto"/>
              <w:ind w:firstLine="0"/>
              <w:rPr>
                <w:rFonts w:eastAsia="Times New Roman" w:cs="Times New Roman"/>
                <w:i/>
                <w:color w:val="000000" w:themeColor="text1"/>
                <w:sz w:val="20"/>
                <w:szCs w:val="20"/>
              </w:rPr>
            </w:pPr>
            <w:r w:rsidRPr="00764134">
              <w:rPr>
                <w:rFonts w:eastAsia="Times New Roman" w:cs="Times New Roman"/>
                <w:bCs/>
                <w:i/>
                <w:color w:val="000000" w:themeColor="text1"/>
                <w:sz w:val="20"/>
                <w:szCs w:val="20"/>
              </w:rPr>
              <w:t>  Group</w:t>
            </w:r>
          </w:p>
        </w:tc>
        <w:tc>
          <w:tcPr>
            <w:tcW w:w="2826" w:type="dxa"/>
            <w:tcBorders>
              <w:top w:val="nil"/>
              <w:left w:val="nil"/>
              <w:bottom w:val="nil"/>
              <w:right w:val="nil"/>
            </w:tcBorders>
            <w:shd w:val="clear" w:color="auto" w:fill="auto"/>
            <w:vAlign w:val="center"/>
          </w:tcPr>
          <w:p w14:paraId="0D0042D8" w14:textId="77777777" w:rsidR="008B6C42" w:rsidRPr="00764134" w:rsidRDefault="008B6C42" w:rsidP="008B6C42">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  Group One  </w:t>
            </w:r>
          </w:p>
        </w:tc>
        <w:tc>
          <w:tcPr>
            <w:tcW w:w="2952" w:type="dxa"/>
            <w:tcBorders>
              <w:top w:val="nil"/>
              <w:left w:val="nil"/>
              <w:bottom w:val="nil"/>
              <w:right w:val="nil"/>
            </w:tcBorders>
            <w:shd w:val="clear" w:color="auto" w:fill="auto"/>
            <w:vAlign w:val="center"/>
          </w:tcPr>
          <w:p w14:paraId="5E111CCD" w14:textId="77777777" w:rsidR="008B6C42" w:rsidRPr="00764134" w:rsidRDefault="008B6C42" w:rsidP="008B6C42">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  Group Two  </w:t>
            </w:r>
          </w:p>
        </w:tc>
      </w:tr>
      <w:tr w:rsidR="008B6C42" w:rsidRPr="00764134" w14:paraId="2A4689FF" w14:textId="77777777" w:rsidTr="008B6C42">
        <w:tc>
          <w:tcPr>
            <w:tcW w:w="3078" w:type="dxa"/>
            <w:tcBorders>
              <w:top w:val="nil"/>
              <w:left w:val="nil"/>
              <w:bottom w:val="nil"/>
              <w:right w:val="nil"/>
            </w:tcBorders>
            <w:shd w:val="clear" w:color="auto" w:fill="auto"/>
            <w:vAlign w:val="center"/>
          </w:tcPr>
          <w:p w14:paraId="5679A948" w14:textId="77777777" w:rsidR="008B6C42" w:rsidRPr="00764134" w:rsidRDefault="008B6C42" w:rsidP="008B6C42">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Mean</w:t>
            </w:r>
          </w:p>
        </w:tc>
        <w:tc>
          <w:tcPr>
            <w:tcW w:w="2826" w:type="dxa"/>
            <w:tcBorders>
              <w:top w:val="nil"/>
              <w:left w:val="nil"/>
              <w:bottom w:val="nil"/>
              <w:right w:val="nil"/>
            </w:tcBorders>
            <w:shd w:val="clear" w:color="auto" w:fill="auto"/>
            <w:vAlign w:val="center"/>
          </w:tcPr>
          <w:p w14:paraId="146004F4"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0.125167</w:t>
            </w:r>
          </w:p>
        </w:tc>
        <w:tc>
          <w:tcPr>
            <w:tcW w:w="2952" w:type="dxa"/>
            <w:tcBorders>
              <w:top w:val="nil"/>
              <w:left w:val="nil"/>
              <w:bottom w:val="nil"/>
              <w:right w:val="nil"/>
            </w:tcBorders>
            <w:shd w:val="clear" w:color="auto" w:fill="auto"/>
            <w:vAlign w:val="center"/>
          </w:tcPr>
          <w:p w14:paraId="42AAB74B"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0.088389</w:t>
            </w:r>
          </w:p>
        </w:tc>
      </w:tr>
      <w:tr w:rsidR="008B6C42" w:rsidRPr="00764134" w14:paraId="1AA070AE" w14:textId="77777777" w:rsidTr="008B6C42">
        <w:tc>
          <w:tcPr>
            <w:tcW w:w="3078" w:type="dxa"/>
            <w:tcBorders>
              <w:top w:val="nil"/>
              <w:left w:val="nil"/>
              <w:bottom w:val="nil"/>
              <w:right w:val="nil"/>
            </w:tcBorders>
            <w:shd w:val="clear" w:color="auto" w:fill="auto"/>
            <w:vAlign w:val="center"/>
          </w:tcPr>
          <w:p w14:paraId="6F28B5A1" w14:textId="77777777" w:rsidR="008B6C42" w:rsidRPr="00764134" w:rsidRDefault="008B6C42" w:rsidP="008B6C42">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SD</w:t>
            </w:r>
          </w:p>
        </w:tc>
        <w:tc>
          <w:tcPr>
            <w:tcW w:w="2826" w:type="dxa"/>
            <w:tcBorders>
              <w:top w:val="nil"/>
              <w:left w:val="nil"/>
              <w:bottom w:val="nil"/>
              <w:right w:val="nil"/>
            </w:tcBorders>
            <w:shd w:val="clear" w:color="auto" w:fill="auto"/>
            <w:vAlign w:val="center"/>
          </w:tcPr>
          <w:p w14:paraId="07CCD1F6"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0.179022</w:t>
            </w:r>
          </w:p>
        </w:tc>
        <w:tc>
          <w:tcPr>
            <w:tcW w:w="2952" w:type="dxa"/>
            <w:tcBorders>
              <w:top w:val="nil"/>
              <w:left w:val="nil"/>
              <w:bottom w:val="nil"/>
              <w:right w:val="nil"/>
            </w:tcBorders>
            <w:shd w:val="clear" w:color="auto" w:fill="auto"/>
            <w:vAlign w:val="center"/>
          </w:tcPr>
          <w:p w14:paraId="579F7034"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0.113223</w:t>
            </w:r>
          </w:p>
        </w:tc>
      </w:tr>
      <w:tr w:rsidR="008B6C42" w:rsidRPr="00764134" w14:paraId="048A8501" w14:textId="77777777" w:rsidTr="008B6C42">
        <w:trPr>
          <w:trHeight w:val="51"/>
        </w:trPr>
        <w:tc>
          <w:tcPr>
            <w:tcW w:w="3078" w:type="dxa"/>
            <w:tcBorders>
              <w:top w:val="nil"/>
              <w:left w:val="nil"/>
              <w:bottom w:val="nil"/>
              <w:right w:val="nil"/>
            </w:tcBorders>
            <w:shd w:val="clear" w:color="auto" w:fill="auto"/>
            <w:vAlign w:val="center"/>
          </w:tcPr>
          <w:p w14:paraId="180F8B5F" w14:textId="77777777" w:rsidR="008B6C42" w:rsidRPr="00764134" w:rsidRDefault="008B6C42" w:rsidP="008B6C42">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SEM</w:t>
            </w:r>
          </w:p>
        </w:tc>
        <w:tc>
          <w:tcPr>
            <w:tcW w:w="2826" w:type="dxa"/>
            <w:tcBorders>
              <w:top w:val="nil"/>
              <w:left w:val="nil"/>
              <w:bottom w:val="nil"/>
              <w:right w:val="nil"/>
            </w:tcBorders>
            <w:shd w:val="clear" w:color="auto" w:fill="auto"/>
            <w:vAlign w:val="center"/>
          </w:tcPr>
          <w:p w14:paraId="27626BEB"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0.042196</w:t>
            </w:r>
          </w:p>
        </w:tc>
        <w:tc>
          <w:tcPr>
            <w:tcW w:w="2952" w:type="dxa"/>
            <w:tcBorders>
              <w:top w:val="nil"/>
              <w:left w:val="nil"/>
              <w:bottom w:val="nil"/>
              <w:right w:val="nil"/>
            </w:tcBorders>
            <w:shd w:val="clear" w:color="auto" w:fill="auto"/>
            <w:vAlign w:val="center"/>
          </w:tcPr>
          <w:p w14:paraId="05D2D6E3"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0.026687</w:t>
            </w:r>
          </w:p>
        </w:tc>
      </w:tr>
      <w:tr w:rsidR="008B6C42" w:rsidRPr="00764134" w14:paraId="0DBBA8A0" w14:textId="77777777" w:rsidTr="008B6C42">
        <w:tc>
          <w:tcPr>
            <w:tcW w:w="3078" w:type="dxa"/>
            <w:tcBorders>
              <w:top w:val="nil"/>
              <w:left w:val="nil"/>
              <w:bottom w:val="nil"/>
              <w:right w:val="nil"/>
            </w:tcBorders>
            <w:shd w:val="clear" w:color="auto" w:fill="auto"/>
            <w:vAlign w:val="center"/>
          </w:tcPr>
          <w:p w14:paraId="511D363A" w14:textId="77777777" w:rsidR="008B6C42" w:rsidRPr="00764134" w:rsidRDefault="008B6C42" w:rsidP="008B6C42">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N</w:t>
            </w:r>
          </w:p>
        </w:tc>
        <w:tc>
          <w:tcPr>
            <w:tcW w:w="2826" w:type="dxa"/>
            <w:tcBorders>
              <w:top w:val="nil"/>
              <w:left w:val="nil"/>
              <w:bottom w:val="nil"/>
              <w:right w:val="nil"/>
            </w:tcBorders>
            <w:shd w:val="clear" w:color="auto" w:fill="auto"/>
            <w:vAlign w:val="center"/>
          </w:tcPr>
          <w:p w14:paraId="68B6381E"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17        </w:t>
            </w:r>
          </w:p>
        </w:tc>
        <w:tc>
          <w:tcPr>
            <w:tcW w:w="2952" w:type="dxa"/>
            <w:tcBorders>
              <w:top w:val="nil"/>
              <w:left w:val="nil"/>
              <w:bottom w:val="nil"/>
              <w:right w:val="nil"/>
            </w:tcBorders>
            <w:shd w:val="clear" w:color="auto" w:fill="auto"/>
            <w:vAlign w:val="center"/>
          </w:tcPr>
          <w:p w14:paraId="3193CA10"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17       </w:t>
            </w:r>
          </w:p>
        </w:tc>
      </w:tr>
      <w:tr w:rsidR="008B6C42" w:rsidRPr="00764134" w14:paraId="12AC3BD4" w14:textId="77777777" w:rsidTr="008B6C42">
        <w:tc>
          <w:tcPr>
            <w:tcW w:w="8856" w:type="dxa"/>
            <w:gridSpan w:val="3"/>
            <w:tcBorders>
              <w:top w:val="nil"/>
              <w:left w:val="nil"/>
              <w:bottom w:val="single" w:sz="4" w:space="0" w:color="000000" w:themeColor="text1"/>
              <w:right w:val="nil"/>
            </w:tcBorders>
            <w:shd w:val="clear" w:color="auto" w:fill="auto"/>
          </w:tcPr>
          <w:p w14:paraId="7340A94F" w14:textId="77777777" w:rsidR="008B6C42" w:rsidRPr="00764134" w:rsidRDefault="008B6C42" w:rsidP="008B6C42">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xml:space="preserve">By conventional criteria, this difference </w:t>
            </w:r>
            <w:proofErr w:type="gramStart"/>
            <w:r w:rsidRPr="00764134">
              <w:rPr>
                <w:rFonts w:eastAsia="Times New Roman" w:cs="Times New Roman"/>
                <w:color w:val="000000" w:themeColor="text1"/>
                <w:sz w:val="20"/>
                <w:szCs w:val="20"/>
              </w:rPr>
              <w:t>is considered to be</w:t>
            </w:r>
            <w:proofErr w:type="gramEnd"/>
            <w:r w:rsidRPr="00764134">
              <w:rPr>
                <w:rFonts w:eastAsia="Times New Roman" w:cs="Times New Roman"/>
                <w:color w:val="000000" w:themeColor="text1"/>
                <w:sz w:val="20"/>
                <w:szCs w:val="20"/>
              </w:rPr>
              <w:t xml:space="preserve"> </w:t>
            </w:r>
            <w:r w:rsidRPr="006E0971">
              <w:rPr>
                <w:rFonts w:eastAsia="Times New Roman" w:cs="Times New Roman"/>
                <w:color w:val="000000" w:themeColor="text1"/>
                <w:sz w:val="20"/>
                <w:szCs w:val="20"/>
              </w:rPr>
              <w:t>not statistically significant. </w:t>
            </w:r>
          </w:p>
        </w:tc>
      </w:tr>
    </w:tbl>
    <w:p w14:paraId="2B5DB913" w14:textId="2CEA61C3" w:rsidR="006E0971" w:rsidRPr="008B6C42" w:rsidRDefault="008B6C42" w:rsidP="008B6C42">
      <w:pPr>
        <w:pStyle w:val="Heading3"/>
      </w:pPr>
      <w:bookmarkStart w:id="333" w:name="_Toc261381314"/>
      <w:bookmarkStart w:id="334" w:name="_Toc261382124"/>
      <w:r>
        <w:t>Financial</w:t>
      </w:r>
      <w:r w:rsidR="00674238" w:rsidRPr="008B6C42">
        <w:t xml:space="preserve"> Sector Two-Tailed Paired T-Test for Significance</w:t>
      </w:r>
      <w:bookmarkEnd w:id="329"/>
      <w:bookmarkEnd w:id="330"/>
      <w:bookmarkEnd w:id="331"/>
      <w:bookmarkEnd w:id="332"/>
      <w:bookmarkEnd w:id="333"/>
      <w:bookmarkEnd w:id="334"/>
      <w:r w:rsidR="006E0971" w:rsidRPr="008B6C42">
        <w:t xml:space="preserve"> </w:t>
      </w:r>
    </w:p>
    <w:p w14:paraId="2F143C90" w14:textId="77777777" w:rsidR="008B6C42" w:rsidRPr="008B6C42" w:rsidRDefault="008B6C42" w:rsidP="008B6C42"/>
    <w:p w14:paraId="4C8C94B9" w14:textId="4EEBD167" w:rsidR="008B6C42" w:rsidRDefault="006E0971" w:rsidP="008B6C42">
      <w:pPr>
        <w:widowControl w:val="0"/>
        <w:autoSpaceDE w:val="0"/>
        <w:autoSpaceDN w:val="0"/>
        <w:adjustRightInd w:val="0"/>
      </w:pPr>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healthcare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10</w:t>
      </w:r>
      <w:r w:rsidRPr="00E50EB7">
        <w:rPr>
          <w:rFonts w:cs="Times New Roman"/>
        </w:rPr>
        <w:t xml:space="preserve">, M = </w:t>
      </w:r>
      <w:r w:rsidRPr="006E4853">
        <w:rPr>
          <w:rFonts w:eastAsia="Times New Roman" w:cs="Times New Roman"/>
          <w:color w:val="000000" w:themeColor="text1"/>
        </w:rPr>
        <w:t>0.038000</w:t>
      </w:r>
      <w:r w:rsidRPr="00E50EB7">
        <w:rPr>
          <w:rFonts w:cs="Times New Roman"/>
        </w:rPr>
        <w:t xml:space="preserve">, SD = </w:t>
      </w:r>
      <w:r w:rsidRPr="006E4853">
        <w:rPr>
          <w:rFonts w:eastAsia="Times New Roman" w:cs="Times New Roman"/>
          <w:color w:val="000000" w:themeColor="text1"/>
        </w:rPr>
        <w:t>0.021187</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10</w:t>
      </w:r>
      <w:r w:rsidRPr="00E50EB7">
        <w:rPr>
          <w:rFonts w:cs="Times New Roman"/>
        </w:rPr>
        <w:t xml:space="preserve">, M = </w:t>
      </w:r>
      <w:r w:rsidRPr="006E4853">
        <w:rPr>
          <w:rFonts w:eastAsia="Times New Roman" w:cs="Times New Roman"/>
          <w:color w:val="000000" w:themeColor="text1"/>
        </w:rPr>
        <w:t>0.044310</w:t>
      </w:r>
      <w:r w:rsidRPr="00E50EB7">
        <w:rPr>
          <w:rFonts w:cs="Times New Roman"/>
        </w:rPr>
        <w:t xml:space="preserve">, SD = </w:t>
      </w:r>
      <w:r w:rsidRPr="006E4853">
        <w:rPr>
          <w:rFonts w:eastAsia="Times New Roman" w:cs="Times New Roman"/>
          <w:color w:val="000000" w:themeColor="text1"/>
        </w:rPr>
        <w:t>0.027498</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9</w:t>
      </w:r>
      <w:r w:rsidRPr="00E63591">
        <w:rPr>
          <w:rFonts w:cs="Times New Roman"/>
        </w:rPr>
        <w:t xml:space="preserve">) = </w:t>
      </w:r>
      <w:r w:rsidRPr="00764134">
        <w:rPr>
          <w:rFonts w:eastAsia="Times New Roman" w:cs="Times New Roman"/>
          <w:color w:val="000000" w:themeColor="text1"/>
        </w:rPr>
        <w:t>0.5781</w:t>
      </w:r>
      <w:r w:rsidRPr="00764134">
        <w:rPr>
          <w:rFonts w:cs="Times New Roman"/>
        </w:rPr>
        <w:t xml:space="preserve">, p = </w:t>
      </w:r>
      <w:r w:rsidRPr="00764134">
        <w:rPr>
          <w:rFonts w:eastAsia="Times New Roman" w:cs="Times New Roman"/>
          <w:color w:val="000000" w:themeColor="text1"/>
        </w:rPr>
        <w:t>0.5774</w:t>
      </w:r>
      <w:r w:rsidRPr="00E50EB7">
        <w:rPr>
          <w:rFonts w:cs="Times New Roman"/>
        </w:rPr>
        <w:t xml:space="preserve">, 95% CI </w:t>
      </w:r>
      <w:r>
        <w:rPr>
          <w:rFonts w:cs="Times New Roman"/>
        </w:rPr>
        <w:t>[</w:t>
      </w:r>
      <w:r>
        <w:rPr>
          <w:rFonts w:eastAsia="Times New Roman" w:cs="Times New Roman"/>
          <w:color w:val="000000" w:themeColor="text1"/>
        </w:rPr>
        <w:t xml:space="preserve">-0.031001, </w:t>
      </w:r>
      <w:r w:rsidRPr="006E4853">
        <w:rPr>
          <w:rFonts w:eastAsia="Times New Roman" w:cs="Times New Roman"/>
          <w:color w:val="000000" w:themeColor="text1"/>
        </w:rPr>
        <w:t>0.018381 </w:t>
      </w:r>
      <w:r w:rsidRPr="00E50EB7">
        <w:rPr>
          <w:rFonts w:cs="Times New Roman"/>
        </w:rPr>
        <w:t xml:space="preserve">], d = </w:t>
      </w:r>
      <w:r>
        <w:rPr>
          <w:rFonts w:eastAsia="Times New Roman" w:cs="Times New Roman"/>
          <w:color w:val="494949"/>
        </w:rPr>
        <w:t>0.011.</w:t>
      </w:r>
      <w:r w:rsidR="008B6C42">
        <w:rPr>
          <w:b/>
        </w:rPr>
        <w:t xml:space="preserve"> </w:t>
      </w:r>
    </w:p>
    <w:p w14:paraId="24A4CACD" w14:textId="77777777" w:rsidR="008B6C42" w:rsidRDefault="008B6C42">
      <w:pPr>
        <w:spacing w:line="240" w:lineRule="auto"/>
        <w:ind w:firstLine="0"/>
        <w:rPr>
          <w:rFonts w:eastAsiaTheme="majorEastAsia" w:cs="Times New Roman"/>
          <w:b/>
          <w:bCs/>
          <w:i/>
          <w:iCs/>
          <w:color w:val="000000" w:themeColor="text1"/>
        </w:rPr>
      </w:pPr>
      <w:r>
        <w:br w:type="page"/>
      </w:r>
    </w:p>
    <w:p w14:paraId="4A637ECE" w14:textId="47CD28D8" w:rsidR="008B6C42" w:rsidRPr="008B6C42" w:rsidRDefault="006E0971" w:rsidP="008B6C42">
      <w:pPr>
        <w:pStyle w:val="Heading3"/>
        <w:spacing w:before="0"/>
      </w:pPr>
      <w:bookmarkStart w:id="335" w:name="_Toc261381315"/>
      <w:bookmarkStart w:id="336" w:name="_Toc261382125"/>
      <w:r w:rsidRPr="008B6C42">
        <w:lastRenderedPageBreak/>
        <w:t>Table 10</w:t>
      </w:r>
      <w:bookmarkEnd w:id="335"/>
      <w:bookmarkEnd w:id="336"/>
    </w:p>
    <w:p w14:paraId="7880EFAF" w14:textId="514CB476" w:rsidR="00674238" w:rsidRPr="008B6C42" w:rsidRDefault="008B6C42" w:rsidP="006E0971">
      <w:pPr>
        <w:pStyle w:val="Heading3"/>
      </w:pPr>
      <w:bookmarkStart w:id="337" w:name="_Toc261381316"/>
      <w:bookmarkStart w:id="338" w:name="_Toc261382126"/>
      <w:r w:rsidRPr="008B6C42">
        <w:t>Healthcare Sector Two-Tailed Paired T-Test for Significance</w:t>
      </w:r>
      <w:bookmarkEnd w:id="337"/>
      <w:bookmarkEnd w:id="338"/>
      <w:r w:rsidRPr="008B6C42">
        <w:t xml:space="preserve"> </w:t>
      </w:r>
    </w:p>
    <w:tbl>
      <w:tblPr>
        <w:tblStyle w:val="TableGrid"/>
        <w:tblW w:w="0" w:type="auto"/>
        <w:tblLook w:val="04A0" w:firstRow="1" w:lastRow="0" w:firstColumn="1" w:lastColumn="0" w:noHBand="0" w:noVBand="1"/>
      </w:tblPr>
      <w:tblGrid>
        <w:gridCol w:w="3005"/>
        <w:gridCol w:w="2757"/>
        <w:gridCol w:w="2878"/>
      </w:tblGrid>
      <w:tr w:rsidR="00674238" w:rsidRPr="008570D1" w14:paraId="68F986C3" w14:textId="77777777" w:rsidTr="006E0971">
        <w:tc>
          <w:tcPr>
            <w:tcW w:w="8856" w:type="dxa"/>
            <w:gridSpan w:val="3"/>
            <w:tcBorders>
              <w:top w:val="single" w:sz="4" w:space="0" w:color="000000" w:themeColor="text1"/>
              <w:left w:val="nil"/>
              <w:bottom w:val="single" w:sz="4" w:space="0" w:color="000000" w:themeColor="text1"/>
              <w:right w:val="nil"/>
            </w:tcBorders>
            <w:shd w:val="clear" w:color="auto" w:fill="auto"/>
          </w:tcPr>
          <w:p w14:paraId="057808E2" w14:textId="77777777" w:rsidR="00674238" w:rsidRPr="008570D1" w:rsidRDefault="00674238" w:rsidP="006E0971">
            <w:pPr>
              <w:spacing w:line="240" w:lineRule="auto"/>
              <w:ind w:firstLine="0"/>
              <w:rPr>
                <w:rFonts w:cs="Times New Roman"/>
                <w:i/>
                <w:color w:val="000000" w:themeColor="text1"/>
                <w:sz w:val="20"/>
                <w:szCs w:val="20"/>
              </w:rPr>
            </w:pPr>
            <w:r w:rsidRPr="008570D1">
              <w:rPr>
                <w:rFonts w:eastAsia="Times New Roman" w:cs="Times New Roman"/>
                <w:i/>
                <w:color w:val="000000" w:themeColor="text1"/>
                <w:sz w:val="20"/>
                <w:szCs w:val="20"/>
              </w:rPr>
              <w:t>Healthcare paired </w:t>
            </w:r>
            <w:r w:rsidRPr="008570D1">
              <w:rPr>
                <w:rFonts w:eastAsia="Times New Roman" w:cs="Times New Roman"/>
                <w:i/>
                <w:iCs/>
                <w:color w:val="000000" w:themeColor="text1"/>
                <w:sz w:val="20"/>
                <w:szCs w:val="20"/>
              </w:rPr>
              <w:t>t</w:t>
            </w:r>
            <w:r w:rsidRPr="008570D1">
              <w:rPr>
                <w:rFonts w:eastAsia="Times New Roman" w:cs="Times New Roman"/>
                <w:i/>
                <w:color w:val="000000" w:themeColor="text1"/>
                <w:sz w:val="20"/>
                <w:szCs w:val="20"/>
              </w:rPr>
              <w:t>-test results</w:t>
            </w:r>
          </w:p>
        </w:tc>
      </w:tr>
      <w:tr w:rsidR="00674238" w:rsidRPr="00764134" w14:paraId="1EFF2D79" w14:textId="77777777" w:rsidTr="006E0971">
        <w:tc>
          <w:tcPr>
            <w:tcW w:w="3078" w:type="dxa"/>
            <w:tcBorders>
              <w:top w:val="single" w:sz="4" w:space="0" w:color="000000" w:themeColor="text1"/>
              <w:left w:val="nil"/>
              <w:bottom w:val="nil"/>
              <w:right w:val="nil"/>
            </w:tcBorders>
            <w:shd w:val="clear" w:color="auto" w:fill="auto"/>
          </w:tcPr>
          <w:p w14:paraId="47B3DDAD" w14:textId="77777777" w:rsidR="00674238" w:rsidRPr="00764134" w:rsidRDefault="00674238" w:rsidP="006E0971">
            <w:pPr>
              <w:spacing w:line="240" w:lineRule="auto"/>
              <w:ind w:firstLine="0"/>
              <w:rPr>
                <w:rFonts w:cs="Times New Roman"/>
                <w:color w:val="000000" w:themeColor="text1"/>
                <w:sz w:val="20"/>
                <w:szCs w:val="20"/>
              </w:rPr>
            </w:pPr>
            <w:proofErr w:type="gramStart"/>
            <w:r w:rsidRPr="00764134">
              <w:rPr>
                <w:rFonts w:cs="Times New Roman"/>
                <w:i/>
                <w:sz w:val="20"/>
                <w:szCs w:val="20"/>
              </w:rPr>
              <w:t>t</w:t>
            </w:r>
            <w:r w:rsidRPr="00764134">
              <w:rPr>
                <w:rFonts w:cs="Times New Roman"/>
                <w:sz w:val="20"/>
                <w:szCs w:val="20"/>
              </w:rPr>
              <w:t>(</w:t>
            </w:r>
            <w:proofErr w:type="gramEnd"/>
            <w:r w:rsidRPr="00764134">
              <w:rPr>
                <w:rFonts w:cs="Times New Roman"/>
                <w:sz w:val="20"/>
                <w:szCs w:val="20"/>
              </w:rPr>
              <w:t xml:space="preserve">9) = </w:t>
            </w:r>
            <w:r w:rsidRPr="00764134">
              <w:rPr>
                <w:rFonts w:eastAsia="Times New Roman" w:cs="Times New Roman"/>
                <w:color w:val="000000" w:themeColor="text1"/>
                <w:sz w:val="20"/>
                <w:szCs w:val="20"/>
                <w:u w:val="single"/>
              </w:rPr>
              <w:t>0.5781</w:t>
            </w:r>
            <w:r w:rsidRPr="00764134">
              <w:rPr>
                <w:rFonts w:cs="Times New Roman"/>
                <w:sz w:val="20"/>
                <w:szCs w:val="20"/>
              </w:rPr>
              <w:t xml:space="preserve">, p = </w:t>
            </w:r>
            <w:r w:rsidRPr="00764134">
              <w:rPr>
                <w:rFonts w:eastAsia="Times New Roman" w:cs="Times New Roman"/>
                <w:color w:val="000000" w:themeColor="text1"/>
                <w:sz w:val="20"/>
                <w:szCs w:val="20"/>
                <w:u w:val="single"/>
              </w:rPr>
              <w:t>0.5774.</w:t>
            </w:r>
          </w:p>
        </w:tc>
        <w:tc>
          <w:tcPr>
            <w:tcW w:w="2826" w:type="dxa"/>
            <w:tcBorders>
              <w:top w:val="single" w:sz="4" w:space="0" w:color="000000" w:themeColor="text1"/>
              <w:left w:val="nil"/>
              <w:bottom w:val="nil"/>
              <w:right w:val="nil"/>
            </w:tcBorders>
            <w:shd w:val="clear" w:color="auto" w:fill="auto"/>
          </w:tcPr>
          <w:p w14:paraId="5A4C12D5" w14:textId="77777777" w:rsidR="00674238" w:rsidRPr="00764134"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left w:val="nil"/>
              <w:bottom w:val="nil"/>
              <w:right w:val="nil"/>
            </w:tcBorders>
            <w:shd w:val="clear" w:color="auto" w:fill="auto"/>
          </w:tcPr>
          <w:p w14:paraId="337B5F2E"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61D716EB" w14:textId="77777777" w:rsidTr="006E0971">
        <w:tc>
          <w:tcPr>
            <w:tcW w:w="3078" w:type="dxa"/>
            <w:tcBorders>
              <w:top w:val="nil"/>
              <w:left w:val="nil"/>
              <w:bottom w:val="nil"/>
              <w:right w:val="nil"/>
            </w:tcBorders>
            <w:shd w:val="clear" w:color="auto" w:fill="auto"/>
          </w:tcPr>
          <w:p w14:paraId="3E80328E" w14:textId="77777777" w:rsidR="00674238" w:rsidRPr="00764134" w:rsidRDefault="00674238" w:rsidP="006E0971">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Confidence interval:</w:t>
            </w:r>
          </w:p>
        </w:tc>
        <w:tc>
          <w:tcPr>
            <w:tcW w:w="2826" w:type="dxa"/>
            <w:tcBorders>
              <w:top w:val="nil"/>
              <w:left w:val="nil"/>
              <w:bottom w:val="nil"/>
              <w:right w:val="nil"/>
            </w:tcBorders>
            <w:shd w:val="clear" w:color="auto" w:fill="auto"/>
          </w:tcPr>
          <w:p w14:paraId="572042E2" w14:textId="77777777" w:rsidR="00674238" w:rsidRPr="00764134" w:rsidRDefault="00674238" w:rsidP="006E0971">
            <w:pPr>
              <w:spacing w:line="240" w:lineRule="auto"/>
              <w:ind w:firstLine="0"/>
              <w:rPr>
                <w:rFonts w:cs="Times New Roman"/>
                <w:color w:val="000000" w:themeColor="text1"/>
                <w:sz w:val="20"/>
                <w:szCs w:val="20"/>
              </w:rPr>
            </w:pPr>
          </w:p>
        </w:tc>
        <w:tc>
          <w:tcPr>
            <w:tcW w:w="2952" w:type="dxa"/>
            <w:tcBorders>
              <w:top w:val="nil"/>
              <w:left w:val="nil"/>
              <w:bottom w:val="nil"/>
              <w:right w:val="nil"/>
            </w:tcBorders>
            <w:shd w:val="clear" w:color="auto" w:fill="auto"/>
          </w:tcPr>
          <w:p w14:paraId="0BB2B504"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71320994" w14:textId="77777777" w:rsidTr="006E0971">
        <w:tc>
          <w:tcPr>
            <w:tcW w:w="5904" w:type="dxa"/>
            <w:gridSpan w:val="2"/>
            <w:tcBorders>
              <w:top w:val="nil"/>
              <w:left w:val="nil"/>
              <w:bottom w:val="nil"/>
              <w:right w:val="nil"/>
            </w:tcBorders>
            <w:shd w:val="clear" w:color="auto" w:fill="auto"/>
          </w:tcPr>
          <w:p w14:paraId="1397259E"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The mean of Group One minus Group Two equals -0.006310</w:t>
            </w:r>
          </w:p>
        </w:tc>
        <w:tc>
          <w:tcPr>
            <w:tcW w:w="2952" w:type="dxa"/>
            <w:tcBorders>
              <w:top w:val="nil"/>
              <w:left w:val="nil"/>
              <w:bottom w:val="nil"/>
              <w:right w:val="nil"/>
            </w:tcBorders>
            <w:shd w:val="clear" w:color="auto" w:fill="auto"/>
          </w:tcPr>
          <w:p w14:paraId="288AD59F"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3561FF30" w14:textId="77777777" w:rsidTr="006E0971">
        <w:tc>
          <w:tcPr>
            <w:tcW w:w="8856" w:type="dxa"/>
            <w:gridSpan w:val="3"/>
            <w:tcBorders>
              <w:top w:val="nil"/>
              <w:left w:val="nil"/>
              <w:bottom w:val="nil"/>
              <w:right w:val="nil"/>
            </w:tcBorders>
            <w:shd w:val="clear" w:color="auto" w:fill="auto"/>
          </w:tcPr>
          <w:p w14:paraId="27A66449"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95% confidence interval of this difference: From -0.031001 to 0.018381 </w:t>
            </w:r>
          </w:p>
        </w:tc>
      </w:tr>
      <w:tr w:rsidR="00674238" w:rsidRPr="00764134" w14:paraId="02A15F0D" w14:textId="77777777" w:rsidTr="006E0971">
        <w:tc>
          <w:tcPr>
            <w:tcW w:w="5904" w:type="dxa"/>
            <w:gridSpan w:val="2"/>
            <w:tcBorders>
              <w:top w:val="nil"/>
              <w:left w:val="nil"/>
              <w:bottom w:val="nil"/>
              <w:right w:val="nil"/>
            </w:tcBorders>
            <w:shd w:val="clear" w:color="auto" w:fill="auto"/>
          </w:tcPr>
          <w:p w14:paraId="0B87B6E6" w14:textId="77777777" w:rsidR="00674238" w:rsidRPr="00764134" w:rsidRDefault="00674238" w:rsidP="006E0971">
            <w:pPr>
              <w:spacing w:line="276" w:lineRule="auto"/>
              <w:ind w:firstLine="0"/>
              <w:rPr>
                <w:rFonts w:cs="Times New Roman"/>
                <w:color w:val="000000" w:themeColor="text1"/>
                <w:sz w:val="20"/>
                <w:szCs w:val="20"/>
              </w:rPr>
            </w:pPr>
            <w:r w:rsidRPr="00764134">
              <w:rPr>
                <w:rFonts w:eastAsia="Times New Roman" w:cs="Times New Roman"/>
                <w:color w:val="000000" w:themeColor="text1"/>
                <w:sz w:val="20"/>
                <w:szCs w:val="20"/>
              </w:rPr>
              <w:t>Standard error of difference = 0.011 </w:t>
            </w:r>
          </w:p>
        </w:tc>
        <w:tc>
          <w:tcPr>
            <w:tcW w:w="2952" w:type="dxa"/>
            <w:tcBorders>
              <w:top w:val="nil"/>
              <w:left w:val="nil"/>
              <w:bottom w:val="nil"/>
              <w:right w:val="nil"/>
            </w:tcBorders>
            <w:shd w:val="clear" w:color="auto" w:fill="auto"/>
          </w:tcPr>
          <w:p w14:paraId="70803C97" w14:textId="77777777" w:rsidR="00674238" w:rsidRPr="00764134" w:rsidRDefault="00674238" w:rsidP="006E0971">
            <w:pPr>
              <w:spacing w:line="240" w:lineRule="auto"/>
              <w:ind w:firstLine="0"/>
              <w:rPr>
                <w:rFonts w:cs="Times New Roman"/>
                <w:color w:val="000000" w:themeColor="text1"/>
                <w:sz w:val="20"/>
                <w:szCs w:val="20"/>
              </w:rPr>
            </w:pPr>
          </w:p>
        </w:tc>
      </w:tr>
      <w:tr w:rsidR="00674238" w:rsidRPr="00764134" w14:paraId="76542B43" w14:textId="77777777" w:rsidTr="006E0971">
        <w:tc>
          <w:tcPr>
            <w:tcW w:w="3078" w:type="dxa"/>
            <w:tcBorders>
              <w:top w:val="nil"/>
              <w:left w:val="nil"/>
              <w:bottom w:val="nil"/>
              <w:right w:val="nil"/>
            </w:tcBorders>
            <w:shd w:val="clear" w:color="auto" w:fill="auto"/>
            <w:vAlign w:val="center"/>
          </w:tcPr>
          <w:p w14:paraId="03C8224F" w14:textId="77777777" w:rsidR="00674238" w:rsidRPr="00764134" w:rsidRDefault="00674238" w:rsidP="006E0971">
            <w:pPr>
              <w:spacing w:line="240" w:lineRule="auto"/>
              <w:ind w:firstLine="0"/>
              <w:rPr>
                <w:rFonts w:eastAsia="Times New Roman" w:cs="Times New Roman"/>
                <w:i/>
                <w:color w:val="000000" w:themeColor="text1"/>
                <w:sz w:val="20"/>
                <w:szCs w:val="20"/>
              </w:rPr>
            </w:pPr>
            <w:r w:rsidRPr="00764134">
              <w:rPr>
                <w:rFonts w:eastAsia="Times New Roman" w:cs="Times New Roman"/>
                <w:bCs/>
                <w:i/>
                <w:color w:val="000000" w:themeColor="text1"/>
                <w:sz w:val="20"/>
                <w:szCs w:val="20"/>
              </w:rPr>
              <w:t>  Group</w:t>
            </w:r>
          </w:p>
        </w:tc>
        <w:tc>
          <w:tcPr>
            <w:tcW w:w="2826" w:type="dxa"/>
            <w:tcBorders>
              <w:top w:val="nil"/>
              <w:left w:val="nil"/>
              <w:bottom w:val="nil"/>
              <w:right w:val="nil"/>
            </w:tcBorders>
            <w:shd w:val="clear" w:color="auto" w:fill="auto"/>
            <w:vAlign w:val="center"/>
          </w:tcPr>
          <w:p w14:paraId="2FD8E71A" w14:textId="77777777" w:rsidR="00674238" w:rsidRPr="00764134" w:rsidRDefault="00674238" w:rsidP="006E0971">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  Group One  </w:t>
            </w:r>
          </w:p>
        </w:tc>
        <w:tc>
          <w:tcPr>
            <w:tcW w:w="2952" w:type="dxa"/>
            <w:tcBorders>
              <w:top w:val="nil"/>
              <w:left w:val="nil"/>
              <w:bottom w:val="nil"/>
              <w:right w:val="nil"/>
            </w:tcBorders>
            <w:shd w:val="clear" w:color="auto" w:fill="auto"/>
            <w:vAlign w:val="center"/>
          </w:tcPr>
          <w:p w14:paraId="2F2695F9" w14:textId="77777777" w:rsidR="00674238" w:rsidRPr="00764134" w:rsidRDefault="00674238" w:rsidP="006E0971">
            <w:pPr>
              <w:spacing w:line="240" w:lineRule="auto"/>
              <w:ind w:firstLine="0"/>
              <w:rPr>
                <w:rFonts w:cs="Times New Roman"/>
                <w:i/>
                <w:color w:val="000000" w:themeColor="text1"/>
                <w:sz w:val="20"/>
                <w:szCs w:val="20"/>
              </w:rPr>
            </w:pPr>
            <w:r w:rsidRPr="00764134">
              <w:rPr>
                <w:rFonts w:eastAsia="Times New Roman" w:cs="Times New Roman"/>
                <w:bCs/>
                <w:i/>
                <w:color w:val="000000" w:themeColor="text1"/>
                <w:sz w:val="20"/>
                <w:szCs w:val="20"/>
              </w:rPr>
              <w:t>  Group Two  </w:t>
            </w:r>
          </w:p>
        </w:tc>
      </w:tr>
      <w:tr w:rsidR="00674238" w:rsidRPr="00764134" w14:paraId="68C3547C" w14:textId="77777777" w:rsidTr="006E0971">
        <w:tc>
          <w:tcPr>
            <w:tcW w:w="3078" w:type="dxa"/>
            <w:tcBorders>
              <w:top w:val="nil"/>
              <w:left w:val="nil"/>
              <w:bottom w:val="nil"/>
              <w:right w:val="nil"/>
            </w:tcBorders>
            <w:shd w:val="clear" w:color="auto" w:fill="auto"/>
            <w:vAlign w:val="center"/>
          </w:tcPr>
          <w:p w14:paraId="160C9B92"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Mean</w:t>
            </w:r>
          </w:p>
        </w:tc>
        <w:tc>
          <w:tcPr>
            <w:tcW w:w="2826" w:type="dxa"/>
            <w:tcBorders>
              <w:top w:val="nil"/>
              <w:left w:val="nil"/>
              <w:bottom w:val="nil"/>
              <w:right w:val="nil"/>
            </w:tcBorders>
            <w:shd w:val="clear" w:color="auto" w:fill="auto"/>
            <w:vAlign w:val="center"/>
          </w:tcPr>
          <w:p w14:paraId="7CB8F365"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0.038000</w:t>
            </w:r>
          </w:p>
        </w:tc>
        <w:tc>
          <w:tcPr>
            <w:tcW w:w="2952" w:type="dxa"/>
            <w:tcBorders>
              <w:top w:val="nil"/>
              <w:left w:val="nil"/>
              <w:bottom w:val="nil"/>
              <w:right w:val="nil"/>
            </w:tcBorders>
            <w:shd w:val="clear" w:color="auto" w:fill="auto"/>
            <w:vAlign w:val="center"/>
          </w:tcPr>
          <w:p w14:paraId="5E5E7535"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0.044310</w:t>
            </w:r>
          </w:p>
        </w:tc>
      </w:tr>
      <w:tr w:rsidR="00674238" w:rsidRPr="00764134" w14:paraId="70C14F9E" w14:textId="77777777" w:rsidTr="006E0971">
        <w:trPr>
          <w:trHeight w:val="287"/>
        </w:trPr>
        <w:tc>
          <w:tcPr>
            <w:tcW w:w="3078" w:type="dxa"/>
            <w:tcBorders>
              <w:top w:val="nil"/>
              <w:left w:val="nil"/>
              <w:bottom w:val="nil"/>
              <w:right w:val="nil"/>
            </w:tcBorders>
            <w:shd w:val="clear" w:color="auto" w:fill="auto"/>
            <w:vAlign w:val="center"/>
          </w:tcPr>
          <w:p w14:paraId="288CF7E8"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SD</w:t>
            </w:r>
          </w:p>
        </w:tc>
        <w:tc>
          <w:tcPr>
            <w:tcW w:w="2826" w:type="dxa"/>
            <w:tcBorders>
              <w:top w:val="nil"/>
              <w:left w:val="nil"/>
              <w:bottom w:val="nil"/>
              <w:right w:val="nil"/>
            </w:tcBorders>
            <w:shd w:val="clear" w:color="auto" w:fill="auto"/>
            <w:vAlign w:val="center"/>
          </w:tcPr>
          <w:p w14:paraId="430F5779"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0.021187</w:t>
            </w:r>
          </w:p>
        </w:tc>
        <w:tc>
          <w:tcPr>
            <w:tcW w:w="2952" w:type="dxa"/>
            <w:tcBorders>
              <w:top w:val="nil"/>
              <w:left w:val="nil"/>
              <w:bottom w:val="nil"/>
              <w:right w:val="nil"/>
            </w:tcBorders>
            <w:shd w:val="clear" w:color="auto" w:fill="auto"/>
            <w:vAlign w:val="center"/>
          </w:tcPr>
          <w:p w14:paraId="3E9B8EC7"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0.027498</w:t>
            </w:r>
          </w:p>
        </w:tc>
      </w:tr>
      <w:tr w:rsidR="00674238" w:rsidRPr="00764134" w14:paraId="7A9B3CA7" w14:textId="77777777" w:rsidTr="006E0971">
        <w:trPr>
          <w:trHeight w:val="51"/>
        </w:trPr>
        <w:tc>
          <w:tcPr>
            <w:tcW w:w="3078" w:type="dxa"/>
            <w:tcBorders>
              <w:top w:val="nil"/>
              <w:left w:val="nil"/>
              <w:bottom w:val="nil"/>
              <w:right w:val="nil"/>
            </w:tcBorders>
            <w:shd w:val="clear" w:color="auto" w:fill="auto"/>
            <w:vAlign w:val="center"/>
          </w:tcPr>
          <w:p w14:paraId="43184CBF"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SEM</w:t>
            </w:r>
          </w:p>
        </w:tc>
        <w:tc>
          <w:tcPr>
            <w:tcW w:w="2826" w:type="dxa"/>
            <w:tcBorders>
              <w:top w:val="nil"/>
              <w:left w:val="nil"/>
              <w:bottom w:val="nil"/>
              <w:right w:val="nil"/>
            </w:tcBorders>
            <w:shd w:val="clear" w:color="auto" w:fill="auto"/>
            <w:vAlign w:val="center"/>
          </w:tcPr>
          <w:p w14:paraId="1645080B"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0.006700</w:t>
            </w:r>
          </w:p>
        </w:tc>
        <w:tc>
          <w:tcPr>
            <w:tcW w:w="2952" w:type="dxa"/>
            <w:tcBorders>
              <w:top w:val="nil"/>
              <w:left w:val="nil"/>
              <w:bottom w:val="nil"/>
              <w:right w:val="nil"/>
            </w:tcBorders>
            <w:shd w:val="clear" w:color="auto" w:fill="auto"/>
            <w:vAlign w:val="center"/>
          </w:tcPr>
          <w:p w14:paraId="71523A80"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0.008696</w:t>
            </w:r>
          </w:p>
        </w:tc>
      </w:tr>
      <w:tr w:rsidR="00674238" w:rsidRPr="00764134" w14:paraId="0C41D9D2" w14:textId="77777777" w:rsidTr="006E0971">
        <w:tc>
          <w:tcPr>
            <w:tcW w:w="3078" w:type="dxa"/>
            <w:tcBorders>
              <w:top w:val="nil"/>
              <w:left w:val="nil"/>
              <w:bottom w:val="nil"/>
              <w:right w:val="nil"/>
            </w:tcBorders>
            <w:shd w:val="clear" w:color="auto" w:fill="auto"/>
            <w:vAlign w:val="center"/>
          </w:tcPr>
          <w:p w14:paraId="3072D21F" w14:textId="77777777" w:rsidR="00674238" w:rsidRPr="00764134" w:rsidRDefault="00674238" w:rsidP="006E0971">
            <w:pPr>
              <w:spacing w:line="240" w:lineRule="auto"/>
              <w:ind w:firstLine="0"/>
              <w:rPr>
                <w:rFonts w:eastAsia="Times New Roman" w:cs="Times New Roman"/>
                <w:color w:val="000000" w:themeColor="text1"/>
                <w:sz w:val="20"/>
                <w:szCs w:val="20"/>
              </w:rPr>
            </w:pPr>
            <w:r w:rsidRPr="00764134">
              <w:rPr>
                <w:rFonts w:eastAsia="Times New Roman" w:cs="Times New Roman"/>
                <w:color w:val="000000" w:themeColor="text1"/>
                <w:sz w:val="20"/>
                <w:szCs w:val="20"/>
              </w:rPr>
              <w:t>N</w:t>
            </w:r>
          </w:p>
        </w:tc>
        <w:tc>
          <w:tcPr>
            <w:tcW w:w="2826" w:type="dxa"/>
            <w:tcBorders>
              <w:top w:val="nil"/>
              <w:left w:val="nil"/>
              <w:bottom w:val="nil"/>
              <w:right w:val="nil"/>
            </w:tcBorders>
            <w:shd w:val="clear" w:color="auto" w:fill="auto"/>
            <w:vAlign w:val="center"/>
          </w:tcPr>
          <w:p w14:paraId="3FF3C80D"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10        </w:t>
            </w:r>
          </w:p>
        </w:tc>
        <w:tc>
          <w:tcPr>
            <w:tcW w:w="2952" w:type="dxa"/>
            <w:tcBorders>
              <w:top w:val="nil"/>
              <w:left w:val="nil"/>
              <w:bottom w:val="nil"/>
              <w:right w:val="nil"/>
            </w:tcBorders>
            <w:shd w:val="clear" w:color="auto" w:fill="auto"/>
            <w:vAlign w:val="center"/>
          </w:tcPr>
          <w:p w14:paraId="064E7DEE"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10     </w:t>
            </w:r>
          </w:p>
        </w:tc>
      </w:tr>
      <w:tr w:rsidR="00674238" w:rsidRPr="00764134" w14:paraId="2FB92BC2" w14:textId="77777777" w:rsidTr="006E0971">
        <w:tc>
          <w:tcPr>
            <w:tcW w:w="8856" w:type="dxa"/>
            <w:gridSpan w:val="3"/>
            <w:tcBorders>
              <w:top w:val="nil"/>
              <w:left w:val="nil"/>
              <w:bottom w:val="single" w:sz="4" w:space="0" w:color="000000" w:themeColor="text1"/>
              <w:right w:val="nil"/>
            </w:tcBorders>
            <w:shd w:val="clear" w:color="auto" w:fill="auto"/>
          </w:tcPr>
          <w:p w14:paraId="554E1645" w14:textId="77777777" w:rsidR="00674238" w:rsidRPr="00764134" w:rsidRDefault="00674238" w:rsidP="006E0971">
            <w:pPr>
              <w:spacing w:line="240" w:lineRule="auto"/>
              <w:ind w:firstLine="0"/>
              <w:rPr>
                <w:rFonts w:cs="Times New Roman"/>
                <w:color w:val="000000" w:themeColor="text1"/>
                <w:sz w:val="20"/>
                <w:szCs w:val="20"/>
              </w:rPr>
            </w:pPr>
            <w:r w:rsidRPr="00764134">
              <w:rPr>
                <w:rFonts w:eastAsia="Times New Roman" w:cs="Times New Roman"/>
                <w:color w:val="000000" w:themeColor="text1"/>
                <w:sz w:val="20"/>
                <w:szCs w:val="20"/>
              </w:rPr>
              <w:t xml:space="preserve">By conventional criteria, this difference </w:t>
            </w:r>
            <w:proofErr w:type="gramStart"/>
            <w:r w:rsidRPr="00764134">
              <w:rPr>
                <w:rFonts w:eastAsia="Times New Roman" w:cs="Times New Roman"/>
                <w:color w:val="000000" w:themeColor="text1"/>
                <w:sz w:val="20"/>
                <w:szCs w:val="20"/>
              </w:rPr>
              <w:t>is considered to be</w:t>
            </w:r>
            <w:proofErr w:type="gramEnd"/>
            <w:r w:rsidRPr="00764134">
              <w:rPr>
                <w:rFonts w:eastAsia="Times New Roman" w:cs="Times New Roman"/>
                <w:color w:val="000000" w:themeColor="text1"/>
                <w:sz w:val="20"/>
                <w:szCs w:val="20"/>
              </w:rPr>
              <w:t xml:space="preserve"> </w:t>
            </w:r>
            <w:r w:rsidRPr="008B6C42">
              <w:rPr>
                <w:rFonts w:eastAsia="Times New Roman" w:cs="Times New Roman"/>
                <w:color w:val="000000" w:themeColor="text1"/>
                <w:sz w:val="20"/>
                <w:szCs w:val="20"/>
              </w:rPr>
              <w:t>not statistically significant</w:t>
            </w:r>
            <w:r w:rsidRPr="00764134">
              <w:rPr>
                <w:rFonts w:eastAsia="Times New Roman" w:cs="Times New Roman"/>
                <w:color w:val="000000" w:themeColor="text1"/>
                <w:sz w:val="20"/>
                <w:szCs w:val="20"/>
              </w:rPr>
              <w:t>. </w:t>
            </w:r>
          </w:p>
        </w:tc>
      </w:tr>
    </w:tbl>
    <w:p w14:paraId="6DD09162" w14:textId="77777777" w:rsidR="00674238" w:rsidRDefault="00674238" w:rsidP="00674238">
      <w:pPr>
        <w:spacing w:line="240" w:lineRule="auto"/>
        <w:ind w:firstLine="0"/>
        <w:rPr>
          <w:rFonts w:cs="Times New Roman"/>
        </w:rPr>
      </w:pPr>
    </w:p>
    <w:p w14:paraId="7566499F" w14:textId="77777777" w:rsidR="00674238" w:rsidRDefault="00674238" w:rsidP="00674238">
      <w:pPr>
        <w:spacing w:line="240" w:lineRule="auto"/>
        <w:ind w:firstLine="0"/>
        <w:rPr>
          <w:rFonts w:cs="Times New Roman"/>
        </w:rPr>
      </w:pPr>
    </w:p>
    <w:p w14:paraId="70233DB0" w14:textId="77777777" w:rsidR="00674238" w:rsidRDefault="00674238" w:rsidP="00674238">
      <w:pPr>
        <w:spacing w:line="240" w:lineRule="auto"/>
        <w:ind w:firstLine="0"/>
        <w:rPr>
          <w:rFonts w:cs="Times New Roman"/>
        </w:rPr>
      </w:pPr>
    </w:p>
    <w:p w14:paraId="13027C8E" w14:textId="77777777" w:rsidR="00674238" w:rsidRPr="00764134" w:rsidRDefault="00674238" w:rsidP="00674238">
      <w:pPr>
        <w:widowControl w:val="0"/>
        <w:autoSpaceDE w:val="0"/>
        <w:autoSpaceDN w:val="0"/>
        <w:adjustRightInd w:val="0"/>
        <w:spacing w:after="240"/>
        <w:rPr>
          <w:rFonts w:cs="Times New Roman"/>
        </w:rPr>
      </w:pPr>
      <w:bookmarkStart w:id="339" w:name="table12"/>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industrial sector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12</w:t>
      </w:r>
      <w:r w:rsidRPr="00E50EB7">
        <w:rPr>
          <w:rFonts w:cs="Times New Roman"/>
        </w:rPr>
        <w:t xml:space="preserve">, M = </w:t>
      </w:r>
      <w:r w:rsidRPr="006E4853">
        <w:rPr>
          <w:rFonts w:eastAsia="Times New Roman" w:cs="Times New Roman"/>
          <w:color w:val="000000" w:themeColor="text1"/>
        </w:rPr>
        <w:t>0.114250</w:t>
      </w:r>
      <w:r w:rsidRPr="00E50EB7">
        <w:rPr>
          <w:rFonts w:cs="Times New Roman"/>
        </w:rPr>
        <w:t xml:space="preserve">, SD = </w:t>
      </w:r>
      <w:r w:rsidRPr="006E4853">
        <w:rPr>
          <w:rFonts w:eastAsia="Times New Roman" w:cs="Times New Roman"/>
          <w:color w:val="000000" w:themeColor="text1"/>
        </w:rPr>
        <w:t>0.198122</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12</w:t>
      </w:r>
      <w:r w:rsidRPr="00E50EB7">
        <w:rPr>
          <w:rFonts w:cs="Times New Roman"/>
        </w:rPr>
        <w:t xml:space="preserve">, M = </w:t>
      </w:r>
      <w:r w:rsidRPr="006E4853">
        <w:rPr>
          <w:rFonts w:eastAsia="Times New Roman" w:cs="Times New Roman"/>
          <w:color w:val="000000" w:themeColor="text1"/>
        </w:rPr>
        <w:t>0.074583</w:t>
      </w:r>
      <w:r w:rsidRPr="00E50EB7">
        <w:rPr>
          <w:rFonts w:cs="Times New Roman"/>
        </w:rPr>
        <w:t xml:space="preserve">, SD = </w:t>
      </w:r>
      <w:r w:rsidRPr="006E4853">
        <w:rPr>
          <w:rFonts w:eastAsia="Times New Roman" w:cs="Times New Roman"/>
          <w:color w:val="000000" w:themeColor="text1"/>
        </w:rPr>
        <w:t>0.098772</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11</w:t>
      </w:r>
      <w:r w:rsidRPr="00E63591">
        <w:rPr>
          <w:rFonts w:cs="Times New Roman"/>
        </w:rPr>
        <w:t xml:space="preserve">) = </w:t>
      </w:r>
      <w:r w:rsidRPr="000F7DA1">
        <w:rPr>
          <w:rFonts w:eastAsia="Times New Roman" w:cs="Times New Roman"/>
          <w:color w:val="000000" w:themeColor="text1"/>
        </w:rPr>
        <w:t>1.0458</w:t>
      </w:r>
      <w:r w:rsidRPr="000F7DA1">
        <w:rPr>
          <w:rFonts w:cs="Times New Roman"/>
        </w:rPr>
        <w:t xml:space="preserve">, p = </w:t>
      </w:r>
      <w:r w:rsidRPr="000F7DA1">
        <w:rPr>
          <w:rFonts w:eastAsia="Times New Roman" w:cs="Times New Roman"/>
          <w:color w:val="000000" w:themeColor="text1"/>
        </w:rPr>
        <w:t>0.3181</w:t>
      </w:r>
      <w:r w:rsidRPr="00E50EB7">
        <w:rPr>
          <w:rFonts w:cs="Times New Roman"/>
        </w:rPr>
        <w:t xml:space="preserve">, 95% CI </w:t>
      </w:r>
      <w:r>
        <w:rPr>
          <w:rFonts w:cs="Times New Roman"/>
        </w:rPr>
        <w:t>[</w:t>
      </w:r>
      <w:r>
        <w:rPr>
          <w:rFonts w:eastAsia="Times New Roman" w:cs="Times New Roman"/>
          <w:color w:val="000000" w:themeColor="text1"/>
        </w:rPr>
        <w:t>-0.043816, 0.123149</w:t>
      </w:r>
      <w:r w:rsidRPr="00E50EB7">
        <w:rPr>
          <w:rFonts w:cs="Times New Roman"/>
        </w:rPr>
        <w:t xml:space="preserve">], d = </w:t>
      </w:r>
      <w:r>
        <w:rPr>
          <w:rFonts w:eastAsia="Times New Roman" w:cs="Times New Roman"/>
          <w:color w:val="494949"/>
        </w:rPr>
        <w:t>0.038.</w:t>
      </w:r>
    </w:p>
    <w:p w14:paraId="6171118D" w14:textId="77777777" w:rsidR="00674238" w:rsidRPr="008B6C42" w:rsidRDefault="00674238" w:rsidP="008B6C42">
      <w:pPr>
        <w:pStyle w:val="Heading3"/>
      </w:pPr>
      <w:bookmarkStart w:id="340" w:name="_Toc260402530"/>
      <w:bookmarkStart w:id="341" w:name="_Toc260564583"/>
      <w:bookmarkStart w:id="342" w:name="_Toc260566011"/>
      <w:bookmarkStart w:id="343" w:name="_Toc261381317"/>
      <w:bookmarkStart w:id="344" w:name="_Toc261382127"/>
      <w:r w:rsidRPr="008B6C42">
        <w:t>Table 11</w:t>
      </w:r>
      <w:r w:rsidRPr="008B6C42">
        <w:br/>
        <w:t>Industrials Sector Two-Tailed Paired T-Test for Significance</w:t>
      </w:r>
      <w:bookmarkEnd w:id="339"/>
      <w:bookmarkEnd w:id="340"/>
      <w:bookmarkEnd w:id="341"/>
      <w:bookmarkEnd w:id="342"/>
      <w:bookmarkEnd w:id="343"/>
      <w:bookmarkEnd w:id="34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757"/>
        <w:gridCol w:w="2878"/>
      </w:tblGrid>
      <w:tr w:rsidR="00674238" w:rsidRPr="000F7DA1" w14:paraId="2D3BD121" w14:textId="77777777" w:rsidTr="006E0971">
        <w:trPr>
          <w:trHeight w:val="161"/>
        </w:trPr>
        <w:tc>
          <w:tcPr>
            <w:tcW w:w="8856" w:type="dxa"/>
            <w:gridSpan w:val="3"/>
            <w:tcBorders>
              <w:top w:val="single" w:sz="4" w:space="0" w:color="000000" w:themeColor="text1"/>
              <w:bottom w:val="single" w:sz="4" w:space="0" w:color="000000" w:themeColor="text1"/>
            </w:tcBorders>
            <w:shd w:val="clear" w:color="auto" w:fill="auto"/>
          </w:tcPr>
          <w:p w14:paraId="49BB3061" w14:textId="77777777" w:rsidR="00674238" w:rsidRPr="000F7DA1" w:rsidRDefault="00674238" w:rsidP="006E0971">
            <w:pPr>
              <w:spacing w:line="240" w:lineRule="auto"/>
              <w:ind w:firstLine="0"/>
              <w:rPr>
                <w:rFonts w:cs="Times New Roman"/>
                <w:color w:val="000000" w:themeColor="text1"/>
                <w:sz w:val="20"/>
                <w:szCs w:val="20"/>
              </w:rPr>
            </w:pPr>
            <w:r w:rsidRPr="008B6C42">
              <w:rPr>
                <w:rFonts w:eastAsia="Times New Roman" w:cs="Times New Roman"/>
                <w:color w:val="000000" w:themeColor="text1"/>
                <w:sz w:val="20"/>
                <w:szCs w:val="20"/>
              </w:rPr>
              <w:t>Industrials</w:t>
            </w:r>
            <w:r w:rsidRPr="000F7DA1">
              <w:rPr>
                <w:rFonts w:eastAsia="Times New Roman" w:cs="Times New Roman"/>
                <w:color w:val="000000" w:themeColor="text1"/>
                <w:sz w:val="20"/>
                <w:szCs w:val="20"/>
              </w:rPr>
              <w:t xml:space="preserve"> paired </w:t>
            </w:r>
            <w:r w:rsidRPr="000F7DA1">
              <w:rPr>
                <w:rFonts w:eastAsia="Times New Roman" w:cs="Times New Roman"/>
                <w:i/>
                <w:iCs/>
                <w:color w:val="000000" w:themeColor="text1"/>
                <w:sz w:val="20"/>
                <w:szCs w:val="20"/>
              </w:rPr>
              <w:t>t</w:t>
            </w:r>
            <w:r w:rsidRPr="000F7DA1">
              <w:rPr>
                <w:rFonts w:eastAsia="Times New Roman" w:cs="Times New Roman"/>
                <w:color w:val="000000" w:themeColor="text1"/>
                <w:sz w:val="20"/>
                <w:szCs w:val="20"/>
              </w:rPr>
              <w:t>-test results</w:t>
            </w:r>
          </w:p>
        </w:tc>
      </w:tr>
      <w:tr w:rsidR="00674238" w:rsidRPr="000F7DA1" w14:paraId="4045AE4E" w14:textId="77777777" w:rsidTr="006E0971">
        <w:tc>
          <w:tcPr>
            <w:tcW w:w="3078" w:type="dxa"/>
            <w:tcBorders>
              <w:top w:val="single" w:sz="4" w:space="0" w:color="000000" w:themeColor="text1"/>
            </w:tcBorders>
            <w:shd w:val="clear" w:color="auto" w:fill="auto"/>
          </w:tcPr>
          <w:p w14:paraId="6AD2BB4C" w14:textId="77777777" w:rsidR="00674238" w:rsidRPr="000F7DA1" w:rsidRDefault="00674238" w:rsidP="006E0971">
            <w:pPr>
              <w:spacing w:line="240" w:lineRule="auto"/>
              <w:ind w:firstLine="0"/>
              <w:rPr>
                <w:rFonts w:cs="Times New Roman"/>
                <w:color w:val="000000" w:themeColor="text1"/>
                <w:sz w:val="20"/>
                <w:szCs w:val="20"/>
              </w:rPr>
            </w:pPr>
            <w:proofErr w:type="gramStart"/>
            <w:r w:rsidRPr="000F7DA1">
              <w:rPr>
                <w:rFonts w:cs="Times New Roman"/>
                <w:i/>
                <w:sz w:val="20"/>
                <w:szCs w:val="20"/>
              </w:rPr>
              <w:t>t</w:t>
            </w:r>
            <w:r w:rsidRPr="000F7DA1">
              <w:rPr>
                <w:rFonts w:cs="Times New Roman"/>
                <w:sz w:val="20"/>
                <w:szCs w:val="20"/>
              </w:rPr>
              <w:t>(</w:t>
            </w:r>
            <w:proofErr w:type="gramEnd"/>
            <w:r w:rsidRPr="000F7DA1">
              <w:rPr>
                <w:rFonts w:cs="Times New Roman"/>
                <w:sz w:val="20"/>
                <w:szCs w:val="20"/>
              </w:rPr>
              <w:t xml:space="preserve">11) = </w:t>
            </w:r>
            <w:r w:rsidRPr="000F7DA1">
              <w:rPr>
                <w:rFonts w:eastAsia="Times New Roman" w:cs="Times New Roman"/>
                <w:color w:val="000000" w:themeColor="text1"/>
                <w:sz w:val="20"/>
                <w:szCs w:val="20"/>
                <w:u w:val="single"/>
              </w:rPr>
              <w:t>1.0458</w:t>
            </w:r>
            <w:r w:rsidRPr="000F7DA1">
              <w:rPr>
                <w:rFonts w:cs="Times New Roman"/>
                <w:sz w:val="20"/>
                <w:szCs w:val="20"/>
              </w:rPr>
              <w:t xml:space="preserve">, p = </w:t>
            </w:r>
            <w:r w:rsidRPr="000F7DA1">
              <w:rPr>
                <w:rFonts w:eastAsia="Times New Roman" w:cs="Times New Roman"/>
                <w:color w:val="000000" w:themeColor="text1"/>
                <w:sz w:val="20"/>
                <w:szCs w:val="20"/>
                <w:u w:val="single"/>
              </w:rPr>
              <w:t>0.3181</w:t>
            </w:r>
            <w:r w:rsidRPr="000F7DA1">
              <w:rPr>
                <w:rFonts w:eastAsia="Times New Roman" w:cs="Times New Roman"/>
                <w:color w:val="000000" w:themeColor="text1"/>
                <w:sz w:val="20"/>
                <w:szCs w:val="20"/>
              </w:rPr>
              <w:t>.</w:t>
            </w:r>
          </w:p>
        </w:tc>
        <w:tc>
          <w:tcPr>
            <w:tcW w:w="2826" w:type="dxa"/>
            <w:tcBorders>
              <w:top w:val="single" w:sz="4" w:space="0" w:color="000000" w:themeColor="text1"/>
            </w:tcBorders>
            <w:shd w:val="clear" w:color="auto" w:fill="auto"/>
          </w:tcPr>
          <w:p w14:paraId="31684A6C" w14:textId="77777777" w:rsidR="00674238" w:rsidRPr="000F7DA1"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tcBorders>
            <w:shd w:val="clear" w:color="auto" w:fill="auto"/>
          </w:tcPr>
          <w:p w14:paraId="08FBD5CC" w14:textId="77777777" w:rsidR="00674238" w:rsidRPr="000F7DA1" w:rsidRDefault="00674238" w:rsidP="006E0971">
            <w:pPr>
              <w:spacing w:line="240" w:lineRule="auto"/>
              <w:ind w:firstLine="0"/>
              <w:rPr>
                <w:rFonts w:cs="Times New Roman"/>
                <w:color w:val="000000" w:themeColor="text1"/>
                <w:sz w:val="20"/>
                <w:szCs w:val="20"/>
              </w:rPr>
            </w:pPr>
          </w:p>
        </w:tc>
      </w:tr>
      <w:tr w:rsidR="00674238" w:rsidRPr="000F7DA1" w14:paraId="77AE502A" w14:textId="77777777" w:rsidTr="006E0971">
        <w:tc>
          <w:tcPr>
            <w:tcW w:w="3078" w:type="dxa"/>
            <w:shd w:val="clear" w:color="auto" w:fill="auto"/>
          </w:tcPr>
          <w:p w14:paraId="4C3CACD8" w14:textId="77777777" w:rsidR="00674238" w:rsidRPr="000F7DA1" w:rsidRDefault="00674238" w:rsidP="006E0971">
            <w:pPr>
              <w:spacing w:line="240" w:lineRule="auto"/>
              <w:ind w:firstLine="0"/>
              <w:rPr>
                <w:rFonts w:cs="Times New Roman"/>
                <w:i/>
                <w:color w:val="000000" w:themeColor="text1"/>
                <w:sz w:val="20"/>
                <w:szCs w:val="20"/>
              </w:rPr>
            </w:pPr>
            <w:r w:rsidRPr="000F7DA1">
              <w:rPr>
                <w:rFonts w:eastAsia="Times New Roman" w:cs="Times New Roman"/>
                <w:bCs/>
                <w:i/>
                <w:color w:val="000000" w:themeColor="text1"/>
                <w:sz w:val="20"/>
                <w:szCs w:val="20"/>
              </w:rPr>
              <w:t>Confidence interval:</w:t>
            </w:r>
          </w:p>
        </w:tc>
        <w:tc>
          <w:tcPr>
            <w:tcW w:w="2826" w:type="dxa"/>
            <w:shd w:val="clear" w:color="auto" w:fill="auto"/>
          </w:tcPr>
          <w:p w14:paraId="4EBFB163" w14:textId="77777777" w:rsidR="00674238" w:rsidRPr="000F7DA1" w:rsidRDefault="00674238" w:rsidP="006E0971">
            <w:pPr>
              <w:spacing w:line="240" w:lineRule="auto"/>
              <w:ind w:firstLine="0"/>
              <w:rPr>
                <w:rFonts w:cs="Times New Roman"/>
                <w:color w:val="000000" w:themeColor="text1"/>
                <w:sz w:val="20"/>
                <w:szCs w:val="20"/>
              </w:rPr>
            </w:pPr>
          </w:p>
        </w:tc>
        <w:tc>
          <w:tcPr>
            <w:tcW w:w="2952" w:type="dxa"/>
            <w:shd w:val="clear" w:color="auto" w:fill="auto"/>
          </w:tcPr>
          <w:p w14:paraId="2B04F16B" w14:textId="77777777" w:rsidR="00674238" w:rsidRPr="000F7DA1" w:rsidRDefault="00674238" w:rsidP="006E0971">
            <w:pPr>
              <w:spacing w:line="240" w:lineRule="auto"/>
              <w:ind w:firstLine="0"/>
              <w:rPr>
                <w:rFonts w:cs="Times New Roman"/>
                <w:color w:val="000000" w:themeColor="text1"/>
                <w:sz w:val="20"/>
                <w:szCs w:val="20"/>
              </w:rPr>
            </w:pPr>
          </w:p>
        </w:tc>
      </w:tr>
      <w:tr w:rsidR="00674238" w:rsidRPr="000F7DA1" w14:paraId="226094BD" w14:textId="77777777" w:rsidTr="006E0971">
        <w:tc>
          <w:tcPr>
            <w:tcW w:w="5904" w:type="dxa"/>
            <w:gridSpan w:val="2"/>
            <w:shd w:val="clear" w:color="auto" w:fill="auto"/>
          </w:tcPr>
          <w:p w14:paraId="7546413B"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The mean of Group One minus Group Two equals 0.039667</w:t>
            </w:r>
          </w:p>
        </w:tc>
        <w:tc>
          <w:tcPr>
            <w:tcW w:w="2952" w:type="dxa"/>
            <w:shd w:val="clear" w:color="auto" w:fill="auto"/>
          </w:tcPr>
          <w:p w14:paraId="23417CE1" w14:textId="77777777" w:rsidR="00674238" w:rsidRPr="000F7DA1" w:rsidRDefault="00674238" w:rsidP="006E0971">
            <w:pPr>
              <w:spacing w:line="240" w:lineRule="auto"/>
              <w:ind w:firstLine="0"/>
              <w:rPr>
                <w:rFonts w:cs="Times New Roman"/>
                <w:color w:val="000000" w:themeColor="text1"/>
                <w:sz w:val="20"/>
                <w:szCs w:val="20"/>
              </w:rPr>
            </w:pPr>
          </w:p>
        </w:tc>
      </w:tr>
      <w:tr w:rsidR="00674238" w:rsidRPr="000F7DA1" w14:paraId="48FDBAFA" w14:textId="77777777" w:rsidTr="006E0971">
        <w:tc>
          <w:tcPr>
            <w:tcW w:w="8856" w:type="dxa"/>
            <w:gridSpan w:val="3"/>
            <w:shd w:val="clear" w:color="auto" w:fill="auto"/>
          </w:tcPr>
          <w:p w14:paraId="6E36D7B2"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 95% confidence interval of this difference: From -0.043816 to 0.123149 </w:t>
            </w:r>
          </w:p>
        </w:tc>
      </w:tr>
      <w:tr w:rsidR="00674238" w:rsidRPr="000F7DA1" w14:paraId="624219F3" w14:textId="77777777" w:rsidTr="006E0971">
        <w:tc>
          <w:tcPr>
            <w:tcW w:w="5904" w:type="dxa"/>
            <w:gridSpan w:val="2"/>
            <w:shd w:val="clear" w:color="auto" w:fill="auto"/>
          </w:tcPr>
          <w:p w14:paraId="48FAF7A4" w14:textId="77777777" w:rsidR="00674238" w:rsidRPr="000F7DA1" w:rsidRDefault="00674238" w:rsidP="006E0971">
            <w:pPr>
              <w:spacing w:line="276" w:lineRule="auto"/>
              <w:ind w:firstLine="0"/>
              <w:rPr>
                <w:rFonts w:cs="Times New Roman"/>
                <w:color w:val="000000" w:themeColor="text1"/>
                <w:sz w:val="20"/>
                <w:szCs w:val="20"/>
              </w:rPr>
            </w:pPr>
            <w:r w:rsidRPr="000F7DA1">
              <w:rPr>
                <w:rFonts w:eastAsia="Times New Roman" w:cs="Times New Roman"/>
                <w:color w:val="000000" w:themeColor="text1"/>
                <w:sz w:val="20"/>
                <w:szCs w:val="20"/>
              </w:rPr>
              <w:t>Standard error of difference = 0.038 </w:t>
            </w:r>
          </w:p>
        </w:tc>
        <w:tc>
          <w:tcPr>
            <w:tcW w:w="2952" w:type="dxa"/>
            <w:shd w:val="clear" w:color="auto" w:fill="auto"/>
          </w:tcPr>
          <w:p w14:paraId="5EFB1ADB" w14:textId="77777777" w:rsidR="00674238" w:rsidRPr="000F7DA1" w:rsidRDefault="00674238" w:rsidP="006E0971">
            <w:pPr>
              <w:spacing w:line="240" w:lineRule="auto"/>
              <w:ind w:firstLine="0"/>
              <w:rPr>
                <w:rFonts w:cs="Times New Roman"/>
                <w:color w:val="000000" w:themeColor="text1"/>
                <w:sz w:val="20"/>
                <w:szCs w:val="20"/>
              </w:rPr>
            </w:pPr>
          </w:p>
        </w:tc>
      </w:tr>
      <w:tr w:rsidR="00674238" w:rsidRPr="000F7DA1" w14:paraId="30FBA600" w14:textId="77777777" w:rsidTr="006E0971">
        <w:tc>
          <w:tcPr>
            <w:tcW w:w="3078" w:type="dxa"/>
            <w:shd w:val="clear" w:color="auto" w:fill="auto"/>
            <w:vAlign w:val="center"/>
          </w:tcPr>
          <w:p w14:paraId="1CEA69AE" w14:textId="77777777" w:rsidR="00674238" w:rsidRPr="000F7DA1" w:rsidRDefault="00674238" w:rsidP="006E0971">
            <w:pPr>
              <w:spacing w:line="240" w:lineRule="auto"/>
              <w:ind w:firstLine="0"/>
              <w:rPr>
                <w:rFonts w:eastAsia="Times New Roman" w:cs="Times New Roman"/>
                <w:i/>
                <w:color w:val="000000" w:themeColor="text1"/>
                <w:sz w:val="20"/>
                <w:szCs w:val="20"/>
              </w:rPr>
            </w:pPr>
            <w:r w:rsidRPr="000F7DA1">
              <w:rPr>
                <w:rFonts w:eastAsia="Times New Roman" w:cs="Times New Roman"/>
                <w:bCs/>
                <w:i/>
                <w:color w:val="000000" w:themeColor="text1"/>
                <w:sz w:val="20"/>
                <w:szCs w:val="20"/>
              </w:rPr>
              <w:t>  Group</w:t>
            </w:r>
          </w:p>
        </w:tc>
        <w:tc>
          <w:tcPr>
            <w:tcW w:w="2826" w:type="dxa"/>
            <w:shd w:val="clear" w:color="auto" w:fill="auto"/>
            <w:vAlign w:val="center"/>
          </w:tcPr>
          <w:p w14:paraId="67E4E8FD" w14:textId="77777777" w:rsidR="00674238" w:rsidRPr="000F7DA1" w:rsidRDefault="00674238" w:rsidP="006E0971">
            <w:pPr>
              <w:spacing w:line="240" w:lineRule="auto"/>
              <w:ind w:firstLine="0"/>
              <w:rPr>
                <w:rFonts w:cs="Times New Roman"/>
                <w:i/>
                <w:color w:val="000000" w:themeColor="text1"/>
                <w:sz w:val="20"/>
                <w:szCs w:val="20"/>
              </w:rPr>
            </w:pPr>
            <w:r w:rsidRPr="000F7DA1">
              <w:rPr>
                <w:rFonts w:eastAsia="Times New Roman" w:cs="Times New Roman"/>
                <w:bCs/>
                <w:i/>
                <w:color w:val="000000" w:themeColor="text1"/>
                <w:sz w:val="20"/>
                <w:szCs w:val="20"/>
              </w:rPr>
              <w:t>  Group One  </w:t>
            </w:r>
          </w:p>
        </w:tc>
        <w:tc>
          <w:tcPr>
            <w:tcW w:w="2952" w:type="dxa"/>
            <w:shd w:val="clear" w:color="auto" w:fill="auto"/>
            <w:vAlign w:val="center"/>
          </w:tcPr>
          <w:p w14:paraId="53CB1544" w14:textId="77777777" w:rsidR="00674238" w:rsidRPr="000F7DA1" w:rsidRDefault="00674238" w:rsidP="006E0971">
            <w:pPr>
              <w:spacing w:line="240" w:lineRule="auto"/>
              <w:ind w:firstLine="0"/>
              <w:rPr>
                <w:rFonts w:cs="Times New Roman"/>
                <w:i/>
                <w:color w:val="000000" w:themeColor="text1"/>
                <w:sz w:val="20"/>
                <w:szCs w:val="20"/>
              </w:rPr>
            </w:pPr>
            <w:r w:rsidRPr="000F7DA1">
              <w:rPr>
                <w:rFonts w:eastAsia="Times New Roman" w:cs="Times New Roman"/>
                <w:bCs/>
                <w:i/>
                <w:color w:val="000000" w:themeColor="text1"/>
                <w:sz w:val="20"/>
                <w:szCs w:val="20"/>
              </w:rPr>
              <w:t>  Group Two  </w:t>
            </w:r>
          </w:p>
        </w:tc>
      </w:tr>
      <w:tr w:rsidR="00674238" w:rsidRPr="000F7DA1" w14:paraId="34320706" w14:textId="77777777" w:rsidTr="006E0971">
        <w:tc>
          <w:tcPr>
            <w:tcW w:w="3078" w:type="dxa"/>
            <w:shd w:val="clear" w:color="auto" w:fill="auto"/>
            <w:vAlign w:val="center"/>
          </w:tcPr>
          <w:p w14:paraId="411C0EBD" w14:textId="77777777" w:rsidR="00674238" w:rsidRPr="000F7DA1" w:rsidRDefault="00674238" w:rsidP="006E0971">
            <w:pPr>
              <w:spacing w:line="240" w:lineRule="auto"/>
              <w:ind w:firstLine="0"/>
              <w:rPr>
                <w:rFonts w:eastAsia="Times New Roman" w:cs="Times New Roman"/>
                <w:color w:val="000000" w:themeColor="text1"/>
                <w:sz w:val="20"/>
                <w:szCs w:val="20"/>
              </w:rPr>
            </w:pPr>
            <w:r w:rsidRPr="000F7DA1">
              <w:rPr>
                <w:rFonts w:eastAsia="Times New Roman" w:cs="Times New Roman"/>
                <w:color w:val="000000" w:themeColor="text1"/>
                <w:sz w:val="20"/>
                <w:szCs w:val="20"/>
              </w:rPr>
              <w:t>Mean</w:t>
            </w:r>
          </w:p>
        </w:tc>
        <w:tc>
          <w:tcPr>
            <w:tcW w:w="2826" w:type="dxa"/>
            <w:shd w:val="clear" w:color="auto" w:fill="auto"/>
            <w:vAlign w:val="center"/>
          </w:tcPr>
          <w:p w14:paraId="6C6E4019"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0.114250</w:t>
            </w:r>
          </w:p>
        </w:tc>
        <w:tc>
          <w:tcPr>
            <w:tcW w:w="2952" w:type="dxa"/>
            <w:shd w:val="clear" w:color="auto" w:fill="auto"/>
            <w:vAlign w:val="center"/>
          </w:tcPr>
          <w:p w14:paraId="5C9DFE4F"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0.074583</w:t>
            </w:r>
          </w:p>
        </w:tc>
      </w:tr>
      <w:tr w:rsidR="00674238" w:rsidRPr="000F7DA1" w14:paraId="0FCC106A" w14:textId="77777777" w:rsidTr="006E0971">
        <w:tc>
          <w:tcPr>
            <w:tcW w:w="3078" w:type="dxa"/>
            <w:shd w:val="clear" w:color="auto" w:fill="auto"/>
            <w:vAlign w:val="center"/>
          </w:tcPr>
          <w:p w14:paraId="7E444159" w14:textId="77777777" w:rsidR="00674238" w:rsidRPr="000F7DA1" w:rsidRDefault="00674238" w:rsidP="006E0971">
            <w:pPr>
              <w:spacing w:line="240" w:lineRule="auto"/>
              <w:ind w:firstLine="0"/>
              <w:rPr>
                <w:rFonts w:eastAsia="Times New Roman" w:cs="Times New Roman"/>
                <w:color w:val="000000" w:themeColor="text1"/>
                <w:sz w:val="20"/>
                <w:szCs w:val="20"/>
              </w:rPr>
            </w:pPr>
            <w:r w:rsidRPr="000F7DA1">
              <w:rPr>
                <w:rFonts w:eastAsia="Times New Roman" w:cs="Times New Roman"/>
                <w:color w:val="000000" w:themeColor="text1"/>
                <w:sz w:val="20"/>
                <w:szCs w:val="20"/>
              </w:rPr>
              <w:t>SD</w:t>
            </w:r>
          </w:p>
        </w:tc>
        <w:tc>
          <w:tcPr>
            <w:tcW w:w="2826" w:type="dxa"/>
            <w:shd w:val="clear" w:color="auto" w:fill="auto"/>
            <w:vAlign w:val="center"/>
          </w:tcPr>
          <w:p w14:paraId="1B8C012D"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0.198122</w:t>
            </w:r>
          </w:p>
        </w:tc>
        <w:tc>
          <w:tcPr>
            <w:tcW w:w="2952" w:type="dxa"/>
            <w:shd w:val="clear" w:color="auto" w:fill="auto"/>
            <w:vAlign w:val="center"/>
          </w:tcPr>
          <w:p w14:paraId="6515C8FA"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0.098772</w:t>
            </w:r>
          </w:p>
        </w:tc>
      </w:tr>
      <w:tr w:rsidR="00674238" w:rsidRPr="000F7DA1" w14:paraId="0DB0FFA5" w14:textId="77777777" w:rsidTr="006E0971">
        <w:trPr>
          <w:trHeight w:val="51"/>
        </w:trPr>
        <w:tc>
          <w:tcPr>
            <w:tcW w:w="3078" w:type="dxa"/>
            <w:shd w:val="clear" w:color="auto" w:fill="auto"/>
            <w:vAlign w:val="center"/>
          </w:tcPr>
          <w:p w14:paraId="229E7412" w14:textId="77777777" w:rsidR="00674238" w:rsidRPr="000F7DA1" w:rsidRDefault="00674238" w:rsidP="006E0971">
            <w:pPr>
              <w:spacing w:line="240" w:lineRule="auto"/>
              <w:ind w:firstLine="0"/>
              <w:rPr>
                <w:rFonts w:eastAsia="Times New Roman" w:cs="Times New Roman"/>
                <w:color w:val="000000" w:themeColor="text1"/>
                <w:sz w:val="20"/>
                <w:szCs w:val="20"/>
              </w:rPr>
            </w:pPr>
            <w:r w:rsidRPr="000F7DA1">
              <w:rPr>
                <w:rFonts w:eastAsia="Times New Roman" w:cs="Times New Roman"/>
                <w:color w:val="000000" w:themeColor="text1"/>
                <w:sz w:val="20"/>
                <w:szCs w:val="20"/>
              </w:rPr>
              <w:t>SEM</w:t>
            </w:r>
          </w:p>
        </w:tc>
        <w:tc>
          <w:tcPr>
            <w:tcW w:w="2826" w:type="dxa"/>
            <w:shd w:val="clear" w:color="auto" w:fill="auto"/>
            <w:vAlign w:val="center"/>
          </w:tcPr>
          <w:p w14:paraId="33D7ADE8"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0.057193</w:t>
            </w:r>
          </w:p>
        </w:tc>
        <w:tc>
          <w:tcPr>
            <w:tcW w:w="2952" w:type="dxa"/>
            <w:shd w:val="clear" w:color="auto" w:fill="auto"/>
            <w:vAlign w:val="center"/>
          </w:tcPr>
          <w:p w14:paraId="74376F2D"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0.028513</w:t>
            </w:r>
          </w:p>
        </w:tc>
      </w:tr>
      <w:tr w:rsidR="00674238" w:rsidRPr="000F7DA1" w14:paraId="0BEA4CA0" w14:textId="77777777" w:rsidTr="006E0971">
        <w:tc>
          <w:tcPr>
            <w:tcW w:w="3078" w:type="dxa"/>
            <w:shd w:val="clear" w:color="auto" w:fill="auto"/>
            <w:vAlign w:val="center"/>
          </w:tcPr>
          <w:p w14:paraId="5A4C1ECD" w14:textId="77777777" w:rsidR="00674238" w:rsidRPr="000F7DA1" w:rsidRDefault="00674238" w:rsidP="006E0971">
            <w:pPr>
              <w:spacing w:line="240" w:lineRule="auto"/>
              <w:ind w:firstLine="0"/>
              <w:rPr>
                <w:rFonts w:eastAsia="Times New Roman" w:cs="Times New Roman"/>
                <w:color w:val="000000" w:themeColor="text1"/>
                <w:sz w:val="20"/>
                <w:szCs w:val="20"/>
              </w:rPr>
            </w:pPr>
            <w:r w:rsidRPr="000F7DA1">
              <w:rPr>
                <w:rFonts w:eastAsia="Times New Roman" w:cs="Times New Roman"/>
                <w:color w:val="000000" w:themeColor="text1"/>
                <w:sz w:val="20"/>
                <w:szCs w:val="20"/>
              </w:rPr>
              <w:t>N</w:t>
            </w:r>
          </w:p>
        </w:tc>
        <w:tc>
          <w:tcPr>
            <w:tcW w:w="2826" w:type="dxa"/>
            <w:shd w:val="clear" w:color="auto" w:fill="auto"/>
            <w:vAlign w:val="center"/>
          </w:tcPr>
          <w:p w14:paraId="354691B7"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12        </w:t>
            </w:r>
          </w:p>
        </w:tc>
        <w:tc>
          <w:tcPr>
            <w:tcW w:w="2952" w:type="dxa"/>
            <w:shd w:val="clear" w:color="auto" w:fill="auto"/>
            <w:vAlign w:val="center"/>
          </w:tcPr>
          <w:p w14:paraId="6F50DAE4"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12   </w:t>
            </w:r>
          </w:p>
        </w:tc>
      </w:tr>
      <w:tr w:rsidR="00674238" w:rsidRPr="000F7DA1" w14:paraId="7241EA19" w14:textId="77777777" w:rsidTr="006E0971">
        <w:tc>
          <w:tcPr>
            <w:tcW w:w="8856" w:type="dxa"/>
            <w:gridSpan w:val="3"/>
            <w:shd w:val="clear" w:color="auto" w:fill="auto"/>
          </w:tcPr>
          <w:p w14:paraId="368A49E7" w14:textId="77777777" w:rsidR="00674238" w:rsidRPr="000F7DA1" w:rsidRDefault="00674238" w:rsidP="006E0971">
            <w:pPr>
              <w:spacing w:line="240" w:lineRule="auto"/>
              <w:ind w:firstLine="0"/>
              <w:rPr>
                <w:rFonts w:cs="Times New Roman"/>
                <w:color w:val="000000" w:themeColor="text1"/>
                <w:sz w:val="20"/>
                <w:szCs w:val="20"/>
              </w:rPr>
            </w:pPr>
            <w:r w:rsidRPr="000F7DA1">
              <w:rPr>
                <w:rFonts w:eastAsia="Times New Roman" w:cs="Times New Roman"/>
                <w:color w:val="000000" w:themeColor="text1"/>
                <w:sz w:val="20"/>
                <w:szCs w:val="20"/>
              </w:rPr>
              <w:t xml:space="preserve">By conventional criteria, this difference </w:t>
            </w:r>
            <w:proofErr w:type="gramStart"/>
            <w:r w:rsidRPr="000F7DA1">
              <w:rPr>
                <w:rFonts w:eastAsia="Times New Roman" w:cs="Times New Roman"/>
                <w:color w:val="000000" w:themeColor="text1"/>
                <w:sz w:val="20"/>
                <w:szCs w:val="20"/>
              </w:rPr>
              <w:t>is considered to be</w:t>
            </w:r>
            <w:proofErr w:type="gramEnd"/>
            <w:r w:rsidRPr="000F7DA1">
              <w:rPr>
                <w:rFonts w:eastAsia="Times New Roman" w:cs="Times New Roman"/>
                <w:color w:val="000000" w:themeColor="text1"/>
                <w:sz w:val="20"/>
                <w:szCs w:val="20"/>
              </w:rPr>
              <w:t xml:space="preserve"> </w:t>
            </w:r>
            <w:r w:rsidRPr="000F7DA1">
              <w:rPr>
                <w:rFonts w:eastAsia="Times New Roman" w:cs="Times New Roman"/>
                <w:b/>
                <w:color w:val="000000" w:themeColor="text1"/>
                <w:sz w:val="20"/>
                <w:szCs w:val="20"/>
              </w:rPr>
              <w:t>not statistically significant</w:t>
            </w:r>
            <w:r w:rsidRPr="000F7DA1">
              <w:rPr>
                <w:rFonts w:eastAsia="Times New Roman" w:cs="Times New Roman"/>
                <w:color w:val="000000" w:themeColor="text1"/>
                <w:sz w:val="20"/>
                <w:szCs w:val="20"/>
              </w:rPr>
              <w:t>. </w:t>
            </w:r>
          </w:p>
        </w:tc>
      </w:tr>
    </w:tbl>
    <w:p w14:paraId="65BEB059" w14:textId="77777777" w:rsidR="00674238" w:rsidRDefault="00674238" w:rsidP="00674238">
      <w:pPr>
        <w:spacing w:line="240" w:lineRule="auto"/>
        <w:ind w:firstLine="0"/>
        <w:rPr>
          <w:rFonts w:cs="Times New Roman"/>
        </w:rPr>
      </w:pPr>
    </w:p>
    <w:p w14:paraId="6104D644" w14:textId="77777777" w:rsidR="008B6C42" w:rsidRDefault="008B6C42" w:rsidP="00674238">
      <w:pPr>
        <w:widowControl w:val="0"/>
        <w:autoSpaceDE w:val="0"/>
        <w:autoSpaceDN w:val="0"/>
        <w:adjustRightInd w:val="0"/>
        <w:rPr>
          <w:rFonts w:cs="Times New Roman"/>
        </w:rPr>
      </w:pPr>
      <w:bookmarkStart w:id="345" w:name="table13"/>
    </w:p>
    <w:p w14:paraId="29DE481A" w14:textId="119CC699" w:rsidR="00674238" w:rsidRPr="008B6C42" w:rsidRDefault="00674238" w:rsidP="008B6C42">
      <w:pPr>
        <w:widowControl w:val="0"/>
        <w:autoSpaceDE w:val="0"/>
        <w:autoSpaceDN w:val="0"/>
        <w:adjustRightInd w:val="0"/>
        <w:rPr>
          <w:rFonts w:eastAsia="Times New Roman" w:cs="Times New Roman"/>
          <w:color w:val="494949"/>
        </w:rPr>
      </w:pPr>
      <w:r>
        <w:rPr>
          <w:rFonts w:cs="Times New Roman"/>
        </w:rPr>
        <w:lastRenderedPageBreak/>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technology sector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17</w:t>
      </w:r>
      <w:r w:rsidRPr="00E50EB7">
        <w:rPr>
          <w:rFonts w:cs="Times New Roman"/>
        </w:rPr>
        <w:t xml:space="preserve">, M = </w:t>
      </w:r>
      <w:r w:rsidRPr="007C13A6">
        <w:rPr>
          <w:rFonts w:eastAsia="Times New Roman" w:cs="Times New Roman"/>
          <w:color w:val="000000" w:themeColor="text1"/>
        </w:rPr>
        <w:t>0.0800</w:t>
      </w:r>
      <w:r w:rsidRPr="00E50EB7">
        <w:rPr>
          <w:rFonts w:cs="Times New Roman"/>
        </w:rPr>
        <w:t xml:space="preserve">, SD = </w:t>
      </w:r>
      <w:r w:rsidRPr="007C13A6">
        <w:rPr>
          <w:rFonts w:eastAsia="Times New Roman" w:cs="Times New Roman"/>
          <w:color w:val="000000" w:themeColor="text1"/>
        </w:rPr>
        <w:t>0.067952</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17</w:t>
      </w:r>
      <w:r w:rsidRPr="00E50EB7">
        <w:rPr>
          <w:rFonts w:cs="Times New Roman"/>
        </w:rPr>
        <w:t xml:space="preserve">, M = </w:t>
      </w:r>
      <w:r w:rsidRPr="007C13A6">
        <w:rPr>
          <w:rFonts w:eastAsia="Times New Roman" w:cs="Times New Roman"/>
          <w:color w:val="000000" w:themeColor="text1"/>
        </w:rPr>
        <w:t>0.053176</w:t>
      </w:r>
      <w:r w:rsidRPr="00E50EB7">
        <w:rPr>
          <w:rFonts w:cs="Times New Roman"/>
        </w:rPr>
        <w:t xml:space="preserve">, SD = </w:t>
      </w:r>
      <w:r w:rsidRPr="007C13A6">
        <w:rPr>
          <w:rFonts w:eastAsia="Times New Roman" w:cs="Times New Roman"/>
          <w:color w:val="000000" w:themeColor="text1"/>
        </w:rPr>
        <w:t>0.027302</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16</w:t>
      </w:r>
      <w:r w:rsidRPr="00E63591">
        <w:rPr>
          <w:rFonts w:cs="Times New Roman"/>
        </w:rPr>
        <w:t xml:space="preserve">) = </w:t>
      </w:r>
      <w:r w:rsidRPr="00B37497">
        <w:rPr>
          <w:rFonts w:eastAsia="Times New Roman" w:cs="Times New Roman"/>
          <w:color w:val="000000" w:themeColor="text1"/>
        </w:rPr>
        <w:t>1.8142</w:t>
      </w:r>
      <w:r w:rsidRPr="00B37497">
        <w:rPr>
          <w:rFonts w:cs="Times New Roman"/>
        </w:rPr>
        <w:t xml:space="preserve">, p = </w:t>
      </w:r>
      <w:r w:rsidRPr="00B37497">
        <w:rPr>
          <w:rFonts w:eastAsia="Times New Roman" w:cs="Times New Roman"/>
          <w:color w:val="000000" w:themeColor="text1"/>
        </w:rPr>
        <w:t>0.0884</w:t>
      </w:r>
      <w:r w:rsidRPr="00E50EB7">
        <w:rPr>
          <w:rFonts w:cs="Times New Roman"/>
        </w:rPr>
        <w:t xml:space="preserve">, 95% CI </w:t>
      </w:r>
      <w:r>
        <w:rPr>
          <w:rFonts w:cs="Times New Roman"/>
        </w:rPr>
        <w:t>[</w:t>
      </w:r>
      <w:r w:rsidRPr="007C13A6">
        <w:rPr>
          <w:rFonts w:eastAsia="Times New Roman" w:cs="Times New Roman"/>
          <w:color w:val="000000" w:themeColor="text1"/>
        </w:rPr>
        <w:t>-0.004519</w:t>
      </w:r>
      <w:r>
        <w:rPr>
          <w:rFonts w:eastAsia="Times New Roman" w:cs="Times New Roman"/>
          <w:color w:val="000000" w:themeColor="text1"/>
        </w:rPr>
        <w:t>,</w:t>
      </w:r>
      <w:r w:rsidRPr="007C13A6">
        <w:rPr>
          <w:rFonts w:eastAsia="Times New Roman" w:cs="Times New Roman"/>
          <w:color w:val="000000" w:themeColor="text1"/>
        </w:rPr>
        <w:t xml:space="preserve"> 0.058166 </w:t>
      </w:r>
      <w:r w:rsidRPr="00E50EB7">
        <w:rPr>
          <w:rFonts w:cs="Times New Roman"/>
        </w:rPr>
        <w:t xml:space="preserve">], d = </w:t>
      </w:r>
      <w:r>
        <w:rPr>
          <w:rFonts w:eastAsia="Times New Roman" w:cs="Times New Roman"/>
          <w:color w:val="494949"/>
        </w:rPr>
        <w:t>0.015.</w:t>
      </w:r>
    </w:p>
    <w:p w14:paraId="4F80D85F" w14:textId="467B9188" w:rsidR="00674238" w:rsidRPr="008B6C42" w:rsidRDefault="00674238" w:rsidP="008B6C42">
      <w:pPr>
        <w:pStyle w:val="Heading3"/>
      </w:pPr>
      <w:r w:rsidRPr="008570D1">
        <w:t xml:space="preserve"> </w:t>
      </w:r>
      <w:bookmarkStart w:id="346" w:name="_Toc260402531"/>
      <w:bookmarkStart w:id="347" w:name="_Toc260564584"/>
      <w:bookmarkStart w:id="348" w:name="_Toc260566012"/>
      <w:bookmarkStart w:id="349" w:name="_Toc261381318"/>
      <w:bookmarkStart w:id="350" w:name="_Toc261382128"/>
      <w:r w:rsidRPr="008B6C42">
        <w:t>Table 12</w:t>
      </w:r>
      <w:r w:rsidRPr="008B6C42">
        <w:br/>
      </w:r>
      <w:r w:rsidR="008B6C42" w:rsidRPr="008B6C42">
        <w:t xml:space="preserve">Technology </w:t>
      </w:r>
      <w:r w:rsidRPr="008B6C42">
        <w:t>Sector Two-Tailed Paired T-Test for Significance</w:t>
      </w:r>
      <w:bookmarkEnd w:id="345"/>
      <w:bookmarkEnd w:id="346"/>
      <w:bookmarkEnd w:id="347"/>
      <w:bookmarkEnd w:id="348"/>
      <w:bookmarkEnd w:id="349"/>
      <w:bookmarkEnd w:id="350"/>
    </w:p>
    <w:tbl>
      <w:tblPr>
        <w:tblStyle w:val="TableGrid"/>
        <w:tblW w:w="0" w:type="auto"/>
        <w:tblLook w:val="04A0" w:firstRow="1" w:lastRow="0" w:firstColumn="1" w:lastColumn="0" w:noHBand="0" w:noVBand="1"/>
      </w:tblPr>
      <w:tblGrid>
        <w:gridCol w:w="3005"/>
        <w:gridCol w:w="2757"/>
        <w:gridCol w:w="2878"/>
      </w:tblGrid>
      <w:tr w:rsidR="00674238" w:rsidRPr="00B37497" w14:paraId="3085B9F3" w14:textId="77777777" w:rsidTr="006E0971">
        <w:tc>
          <w:tcPr>
            <w:tcW w:w="8856" w:type="dxa"/>
            <w:gridSpan w:val="3"/>
            <w:tcBorders>
              <w:top w:val="single" w:sz="4" w:space="0" w:color="000000" w:themeColor="text1"/>
              <w:left w:val="nil"/>
              <w:bottom w:val="single" w:sz="4" w:space="0" w:color="000000" w:themeColor="text1"/>
              <w:right w:val="nil"/>
            </w:tcBorders>
            <w:shd w:val="clear" w:color="auto" w:fill="auto"/>
          </w:tcPr>
          <w:p w14:paraId="1CF9A6EE"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Technology paired </w:t>
            </w:r>
            <w:r w:rsidRPr="00B37497">
              <w:rPr>
                <w:rFonts w:eastAsia="Times New Roman" w:cs="Times New Roman"/>
                <w:i/>
                <w:iCs/>
                <w:color w:val="000000" w:themeColor="text1"/>
                <w:sz w:val="20"/>
                <w:szCs w:val="20"/>
              </w:rPr>
              <w:t>t</w:t>
            </w:r>
            <w:r w:rsidRPr="00B37497">
              <w:rPr>
                <w:rFonts w:eastAsia="Times New Roman" w:cs="Times New Roman"/>
                <w:color w:val="000000" w:themeColor="text1"/>
                <w:sz w:val="20"/>
                <w:szCs w:val="20"/>
              </w:rPr>
              <w:t>-test results</w:t>
            </w:r>
          </w:p>
        </w:tc>
      </w:tr>
      <w:tr w:rsidR="00674238" w:rsidRPr="00B37497" w14:paraId="53208FA3" w14:textId="77777777" w:rsidTr="006E0971">
        <w:tc>
          <w:tcPr>
            <w:tcW w:w="3078" w:type="dxa"/>
            <w:tcBorders>
              <w:top w:val="single" w:sz="4" w:space="0" w:color="000000" w:themeColor="text1"/>
              <w:left w:val="nil"/>
              <w:bottom w:val="nil"/>
              <w:right w:val="nil"/>
            </w:tcBorders>
            <w:shd w:val="clear" w:color="auto" w:fill="auto"/>
          </w:tcPr>
          <w:p w14:paraId="153B6FAE" w14:textId="77777777" w:rsidR="00674238" w:rsidRPr="00B37497" w:rsidRDefault="00674238" w:rsidP="006E0971">
            <w:pPr>
              <w:spacing w:line="240" w:lineRule="auto"/>
              <w:ind w:firstLine="0"/>
              <w:rPr>
                <w:rFonts w:cs="Times New Roman"/>
                <w:color w:val="000000" w:themeColor="text1"/>
                <w:sz w:val="20"/>
                <w:szCs w:val="20"/>
              </w:rPr>
            </w:pPr>
            <w:proofErr w:type="gramStart"/>
            <w:r w:rsidRPr="00B37497">
              <w:rPr>
                <w:rFonts w:cs="Times New Roman"/>
                <w:i/>
                <w:sz w:val="20"/>
                <w:szCs w:val="20"/>
              </w:rPr>
              <w:t>t</w:t>
            </w:r>
            <w:r w:rsidRPr="00B37497">
              <w:rPr>
                <w:rFonts w:cs="Times New Roman"/>
                <w:sz w:val="20"/>
                <w:szCs w:val="20"/>
              </w:rPr>
              <w:t>(</w:t>
            </w:r>
            <w:proofErr w:type="gramEnd"/>
            <w:r w:rsidRPr="00B37497">
              <w:rPr>
                <w:rFonts w:cs="Times New Roman"/>
                <w:sz w:val="20"/>
                <w:szCs w:val="20"/>
              </w:rPr>
              <w:t xml:space="preserve">16) = </w:t>
            </w:r>
            <w:r w:rsidRPr="00B37497">
              <w:rPr>
                <w:rFonts w:eastAsia="Times New Roman" w:cs="Times New Roman"/>
                <w:color w:val="000000" w:themeColor="text1"/>
                <w:sz w:val="20"/>
                <w:szCs w:val="20"/>
                <w:u w:val="single"/>
              </w:rPr>
              <w:t>1.8142</w:t>
            </w:r>
            <w:r w:rsidRPr="00B37497">
              <w:rPr>
                <w:rFonts w:cs="Times New Roman"/>
                <w:sz w:val="20"/>
                <w:szCs w:val="20"/>
              </w:rPr>
              <w:t xml:space="preserve">, p = </w:t>
            </w:r>
            <w:r w:rsidRPr="00B37497">
              <w:rPr>
                <w:rFonts w:eastAsia="Times New Roman" w:cs="Times New Roman"/>
                <w:color w:val="000000" w:themeColor="text1"/>
                <w:sz w:val="20"/>
                <w:szCs w:val="20"/>
                <w:u w:val="single"/>
              </w:rPr>
              <w:t>0.0884</w:t>
            </w:r>
            <w:r w:rsidRPr="00B37497">
              <w:rPr>
                <w:rFonts w:eastAsia="Times New Roman" w:cs="Times New Roman"/>
                <w:color w:val="000000" w:themeColor="text1"/>
                <w:sz w:val="20"/>
                <w:szCs w:val="20"/>
              </w:rPr>
              <w:t>.</w:t>
            </w:r>
          </w:p>
        </w:tc>
        <w:tc>
          <w:tcPr>
            <w:tcW w:w="2826" w:type="dxa"/>
            <w:tcBorders>
              <w:top w:val="single" w:sz="4" w:space="0" w:color="000000" w:themeColor="text1"/>
              <w:left w:val="nil"/>
              <w:bottom w:val="nil"/>
              <w:right w:val="nil"/>
            </w:tcBorders>
            <w:shd w:val="clear" w:color="auto" w:fill="auto"/>
          </w:tcPr>
          <w:p w14:paraId="243815DE" w14:textId="77777777" w:rsidR="00674238" w:rsidRPr="00B37497"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left w:val="nil"/>
              <w:bottom w:val="nil"/>
              <w:right w:val="nil"/>
            </w:tcBorders>
            <w:shd w:val="clear" w:color="auto" w:fill="auto"/>
          </w:tcPr>
          <w:p w14:paraId="16ABAD35" w14:textId="77777777" w:rsidR="00674238" w:rsidRPr="00B37497" w:rsidRDefault="00674238" w:rsidP="006E0971">
            <w:pPr>
              <w:spacing w:line="240" w:lineRule="auto"/>
              <w:ind w:firstLine="0"/>
              <w:rPr>
                <w:rFonts w:cs="Times New Roman"/>
                <w:color w:val="000000" w:themeColor="text1"/>
                <w:sz w:val="20"/>
                <w:szCs w:val="20"/>
              </w:rPr>
            </w:pPr>
          </w:p>
        </w:tc>
      </w:tr>
      <w:tr w:rsidR="00674238" w:rsidRPr="00B37497" w14:paraId="5D7A428E" w14:textId="77777777" w:rsidTr="006E0971">
        <w:tc>
          <w:tcPr>
            <w:tcW w:w="3078" w:type="dxa"/>
            <w:tcBorders>
              <w:top w:val="nil"/>
              <w:left w:val="nil"/>
              <w:bottom w:val="nil"/>
              <w:right w:val="nil"/>
            </w:tcBorders>
            <w:shd w:val="clear" w:color="auto" w:fill="auto"/>
          </w:tcPr>
          <w:p w14:paraId="233341B3" w14:textId="77777777" w:rsidR="00674238" w:rsidRPr="00B37497" w:rsidRDefault="00674238" w:rsidP="006E0971">
            <w:pPr>
              <w:spacing w:line="240" w:lineRule="auto"/>
              <w:ind w:firstLine="0"/>
              <w:rPr>
                <w:rFonts w:cs="Times New Roman"/>
                <w:i/>
                <w:color w:val="000000" w:themeColor="text1"/>
                <w:sz w:val="20"/>
                <w:szCs w:val="20"/>
              </w:rPr>
            </w:pPr>
            <w:r w:rsidRPr="00B37497">
              <w:rPr>
                <w:rFonts w:eastAsia="Times New Roman" w:cs="Times New Roman"/>
                <w:bCs/>
                <w:i/>
                <w:color w:val="000000" w:themeColor="text1"/>
                <w:sz w:val="20"/>
                <w:szCs w:val="20"/>
              </w:rPr>
              <w:t>Confidence interval:</w:t>
            </w:r>
          </w:p>
        </w:tc>
        <w:tc>
          <w:tcPr>
            <w:tcW w:w="2826" w:type="dxa"/>
            <w:tcBorders>
              <w:top w:val="nil"/>
              <w:left w:val="nil"/>
              <w:bottom w:val="nil"/>
              <w:right w:val="nil"/>
            </w:tcBorders>
            <w:shd w:val="clear" w:color="auto" w:fill="auto"/>
          </w:tcPr>
          <w:p w14:paraId="006C2F92" w14:textId="77777777" w:rsidR="00674238" w:rsidRPr="00B37497" w:rsidRDefault="00674238" w:rsidP="006E0971">
            <w:pPr>
              <w:spacing w:line="240" w:lineRule="auto"/>
              <w:ind w:firstLine="0"/>
              <w:rPr>
                <w:rFonts w:cs="Times New Roman"/>
                <w:color w:val="000000" w:themeColor="text1"/>
                <w:sz w:val="20"/>
                <w:szCs w:val="20"/>
              </w:rPr>
            </w:pPr>
          </w:p>
        </w:tc>
        <w:tc>
          <w:tcPr>
            <w:tcW w:w="2952" w:type="dxa"/>
            <w:tcBorders>
              <w:top w:val="nil"/>
              <w:left w:val="nil"/>
              <w:bottom w:val="nil"/>
              <w:right w:val="nil"/>
            </w:tcBorders>
            <w:shd w:val="clear" w:color="auto" w:fill="auto"/>
          </w:tcPr>
          <w:p w14:paraId="5169A8B7" w14:textId="77777777" w:rsidR="00674238" w:rsidRPr="00B37497" w:rsidRDefault="00674238" w:rsidP="006E0971">
            <w:pPr>
              <w:spacing w:line="240" w:lineRule="auto"/>
              <w:ind w:firstLine="0"/>
              <w:rPr>
                <w:rFonts w:cs="Times New Roman"/>
                <w:color w:val="000000" w:themeColor="text1"/>
                <w:sz w:val="20"/>
                <w:szCs w:val="20"/>
              </w:rPr>
            </w:pPr>
          </w:p>
        </w:tc>
      </w:tr>
      <w:tr w:rsidR="00674238" w:rsidRPr="00B37497" w14:paraId="7E9EECA3" w14:textId="77777777" w:rsidTr="006E0971">
        <w:tc>
          <w:tcPr>
            <w:tcW w:w="5904" w:type="dxa"/>
            <w:gridSpan w:val="2"/>
            <w:tcBorders>
              <w:top w:val="nil"/>
              <w:left w:val="nil"/>
              <w:bottom w:val="nil"/>
              <w:right w:val="nil"/>
            </w:tcBorders>
            <w:shd w:val="clear" w:color="auto" w:fill="auto"/>
          </w:tcPr>
          <w:p w14:paraId="3658313B"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The mean of Group One minus Group Two equals 0.026824</w:t>
            </w:r>
          </w:p>
        </w:tc>
        <w:tc>
          <w:tcPr>
            <w:tcW w:w="2952" w:type="dxa"/>
            <w:tcBorders>
              <w:top w:val="nil"/>
              <w:left w:val="nil"/>
              <w:bottom w:val="nil"/>
              <w:right w:val="nil"/>
            </w:tcBorders>
            <w:shd w:val="clear" w:color="auto" w:fill="auto"/>
          </w:tcPr>
          <w:p w14:paraId="706570A2" w14:textId="77777777" w:rsidR="00674238" w:rsidRPr="00B37497" w:rsidRDefault="00674238" w:rsidP="006E0971">
            <w:pPr>
              <w:spacing w:line="240" w:lineRule="auto"/>
              <w:ind w:firstLine="0"/>
              <w:rPr>
                <w:rFonts w:cs="Times New Roman"/>
                <w:color w:val="000000" w:themeColor="text1"/>
                <w:sz w:val="20"/>
                <w:szCs w:val="20"/>
              </w:rPr>
            </w:pPr>
          </w:p>
        </w:tc>
      </w:tr>
      <w:tr w:rsidR="00674238" w:rsidRPr="00B37497" w14:paraId="56405E23" w14:textId="77777777" w:rsidTr="006E0971">
        <w:tc>
          <w:tcPr>
            <w:tcW w:w="8856" w:type="dxa"/>
            <w:gridSpan w:val="3"/>
            <w:tcBorders>
              <w:top w:val="nil"/>
              <w:left w:val="nil"/>
              <w:bottom w:val="nil"/>
              <w:right w:val="nil"/>
            </w:tcBorders>
            <w:shd w:val="clear" w:color="auto" w:fill="auto"/>
          </w:tcPr>
          <w:p w14:paraId="31E917BC"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 95% confidence interval of this difference: From -0.004519 to 0.058166 </w:t>
            </w:r>
          </w:p>
        </w:tc>
      </w:tr>
      <w:tr w:rsidR="00674238" w:rsidRPr="00B37497" w14:paraId="013EF141" w14:textId="77777777" w:rsidTr="006E0971">
        <w:tc>
          <w:tcPr>
            <w:tcW w:w="5904" w:type="dxa"/>
            <w:gridSpan w:val="2"/>
            <w:tcBorders>
              <w:top w:val="nil"/>
              <w:left w:val="nil"/>
              <w:bottom w:val="nil"/>
              <w:right w:val="nil"/>
            </w:tcBorders>
            <w:shd w:val="clear" w:color="auto" w:fill="auto"/>
          </w:tcPr>
          <w:p w14:paraId="7E68528E" w14:textId="77777777" w:rsidR="00674238" w:rsidRPr="00B37497" w:rsidRDefault="00674238" w:rsidP="006E0971">
            <w:pPr>
              <w:spacing w:line="276" w:lineRule="auto"/>
              <w:ind w:firstLine="0"/>
              <w:rPr>
                <w:rFonts w:cs="Times New Roman"/>
                <w:color w:val="000000" w:themeColor="text1"/>
                <w:sz w:val="20"/>
                <w:szCs w:val="20"/>
              </w:rPr>
            </w:pPr>
            <w:r w:rsidRPr="00B37497">
              <w:rPr>
                <w:rFonts w:eastAsia="Times New Roman" w:cs="Times New Roman"/>
                <w:color w:val="000000" w:themeColor="text1"/>
                <w:sz w:val="20"/>
                <w:szCs w:val="20"/>
              </w:rPr>
              <w:t>Standard error of difference = 0.015 </w:t>
            </w:r>
          </w:p>
        </w:tc>
        <w:tc>
          <w:tcPr>
            <w:tcW w:w="2952" w:type="dxa"/>
            <w:tcBorders>
              <w:top w:val="nil"/>
              <w:left w:val="nil"/>
              <w:bottom w:val="nil"/>
              <w:right w:val="nil"/>
            </w:tcBorders>
            <w:shd w:val="clear" w:color="auto" w:fill="auto"/>
          </w:tcPr>
          <w:p w14:paraId="03341CBB" w14:textId="77777777" w:rsidR="00674238" w:rsidRPr="00B37497" w:rsidRDefault="00674238" w:rsidP="006E0971">
            <w:pPr>
              <w:spacing w:line="240" w:lineRule="auto"/>
              <w:ind w:firstLine="0"/>
              <w:rPr>
                <w:rFonts w:cs="Times New Roman"/>
                <w:color w:val="000000" w:themeColor="text1"/>
                <w:sz w:val="20"/>
                <w:szCs w:val="20"/>
              </w:rPr>
            </w:pPr>
          </w:p>
        </w:tc>
      </w:tr>
      <w:tr w:rsidR="00674238" w:rsidRPr="00B37497" w14:paraId="79B40458" w14:textId="77777777" w:rsidTr="006E0971">
        <w:tc>
          <w:tcPr>
            <w:tcW w:w="3078" w:type="dxa"/>
            <w:tcBorders>
              <w:top w:val="nil"/>
              <w:left w:val="nil"/>
              <w:bottom w:val="nil"/>
              <w:right w:val="nil"/>
            </w:tcBorders>
            <w:shd w:val="clear" w:color="auto" w:fill="auto"/>
            <w:vAlign w:val="center"/>
          </w:tcPr>
          <w:p w14:paraId="66B9EA62" w14:textId="77777777" w:rsidR="00674238" w:rsidRPr="00B37497" w:rsidRDefault="00674238" w:rsidP="006E0971">
            <w:pPr>
              <w:spacing w:line="240" w:lineRule="auto"/>
              <w:ind w:firstLine="0"/>
              <w:rPr>
                <w:rFonts w:eastAsia="Times New Roman" w:cs="Times New Roman"/>
                <w:i/>
                <w:color w:val="000000" w:themeColor="text1"/>
                <w:sz w:val="20"/>
                <w:szCs w:val="20"/>
              </w:rPr>
            </w:pPr>
            <w:r w:rsidRPr="00B37497">
              <w:rPr>
                <w:rFonts w:eastAsia="Times New Roman" w:cs="Times New Roman"/>
                <w:bCs/>
                <w:i/>
                <w:color w:val="000000" w:themeColor="text1"/>
                <w:sz w:val="20"/>
                <w:szCs w:val="20"/>
              </w:rPr>
              <w:t>  Group</w:t>
            </w:r>
          </w:p>
        </w:tc>
        <w:tc>
          <w:tcPr>
            <w:tcW w:w="2826" w:type="dxa"/>
            <w:tcBorders>
              <w:top w:val="nil"/>
              <w:left w:val="nil"/>
              <w:bottom w:val="nil"/>
              <w:right w:val="nil"/>
            </w:tcBorders>
            <w:shd w:val="clear" w:color="auto" w:fill="auto"/>
            <w:vAlign w:val="center"/>
          </w:tcPr>
          <w:p w14:paraId="0561A30B" w14:textId="77777777" w:rsidR="00674238" w:rsidRPr="00B37497" w:rsidRDefault="00674238" w:rsidP="006E0971">
            <w:pPr>
              <w:spacing w:line="240" w:lineRule="auto"/>
              <w:ind w:firstLine="0"/>
              <w:rPr>
                <w:rFonts w:cs="Times New Roman"/>
                <w:i/>
                <w:color w:val="000000" w:themeColor="text1"/>
                <w:sz w:val="20"/>
                <w:szCs w:val="20"/>
              </w:rPr>
            </w:pPr>
            <w:r w:rsidRPr="00B37497">
              <w:rPr>
                <w:rFonts w:eastAsia="Times New Roman" w:cs="Times New Roman"/>
                <w:bCs/>
                <w:i/>
                <w:color w:val="000000" w:themeColor="text1"/>
                <w:sz w:val="20"/>
                <w:szCs w:val="20"/>
              </w:rPr>
              <w:t>  Group One  </w:t>
            </w:r>
          </w:p>
        </w:tc>
        <w:tc>
          <w:tcPr>
            <w:tcW w:w="2952" w:type="dxa"/>
            <w:tcBorders>
              <w:top w:val="nil"/>
              <w:left w:val="nil"/>
              <w:bottom w:val="nil"/>
              <w:right w:val="nil"/>
            </w:tcBorders>
            <w:shd w:val="clear" w:color="auto" w:fill="auto"/>
            <w:vAlign w:val="center"/>
          </w:tcPr>
          <w:p w14:paraId="0DB87D85" w14:textId="77777777" w:rsidR="00674238" w:rsidRPr="00B37497" w:rsidRDefault="00674238" w:rsidP="006E0971">
            <w:pPr>
              <w:spacing w:line="240" w:lineRule="auto"/>
              <w:ind w:firstLine="0"/>
              <w:rPr>
                <w:rFonts w:cs="Times New Roman"/>
                <w:i/>
                <w:color w:val="000000" w:themeColor="text1"/>
                <w:sz w:val="20"/>
                <w:szCs w:val="20"/>
              </w:rPr>
            </w:pPr>
            <w:r w:rsidRPr="00B37497">
              <w:rPr>
                <w:rFonts w:eastAsia="Times New Roman" w:cs="Times New Roman"/>
                <w:bCs/>
                <w:i/>
                <w:color w:val="000000" w:themeColor="text1"/>
                <w:sz w:val="20"/>
                <w:szCs w:val="20"/>
              </w:rPr>
              <w:t>  Group Two  </w:t>
            </w:r>
          </w:p>
        </w:tc>
      </w:tr>
      <w:tr w:rsidR="00674238" w:rsidRPr="00B37497" w14:paraId="798071B1" w14:textId="77777777" w:rsidTr="006E0971">
        <w:tc>
          <w:tcPr>
            <w:tcW w:w="3078" w:type="dxa"/>
            <w:tcBorders>
              <w:top w:val="nil"/>
              <w:left w:val="nil"/>
              <w:bottom w:val="nil"/>
              <w:right w:val="nil"/>
            </w:tcBorders>
            <w:shd w:val="clear" w:color="auto" w:fill="auto"/>
            <w:vAlign w:val="center"/>
          </w:tcPr>
          <w:p w14:paraId="0A17AA8B" w14:textId="77777777" w:rsidR="00674238" w:rsidRPr="00B37497" w:rsidRDefault="00674238" w:rsidP="006E0971">
            <w:pPr>
              <w:spacing w:line="240" w:lineRule="auto"/>
              <w:ind w:firstLine="0"/>
              <w:rPr>
                <w:rFonts w:eastAsia="Times New Roman" w:cs="Times New Roman"/>
                <w:color w:val="000000" w:themeColor="text1"/>
                <w:sz w:val="20"/>
                <w:szCs w:val="20"/>
              </w:rPr>
            </w:pPr>
            <w:r w:rsidRPr="00B37497">
              <w:rPr>
                <w:rFonts w:eastAsia="Times New Roman" w:cs="Times New Roman"/>
                <w:color w:val="000000" w:themeColor="text1"/>
                <w:sz w:val="20"/>
                <w:szCs w:val="20"/>
              </w:rPr>
              <w:t>Mean</w:t>
            </w:r>
          </w:p>
        </w:tc>
        <w:tc>
          <w:tcPr>
            <w:tcW w:w="2826" w:type="dxa"/>
            <w:tcBorders>
              <w:top w:val="nil"/>
              <w:left w:val="nil"/>
              <w:bottom w:val="nil"/>
              <w:right w:val="nil"/>
            </w:tcBorders>
            <w:shd w:val="clear" w:color="auto" w:fill="auto"/>
            <w:vAlign w:val="center"/>
          </w:tcPr>
          <w:p w14:paraId="48F652AA"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0.080000</w:t>
            </w:r>
          </w:p>
        </w:tc>
        <w:tc>
          <w:tcPr>
            <w:tcW w:w="2952" w:type="dxa"/>
            <w:tcBorders>
              <w:top w:val="nil"/>
              <w:left w:val="nil"/>
              <w:bottom w:val="nil"/>
              <w:right w:val="nil"/>
            </w:tcBorders>
            <w:shd w:val="clear" w:color="auto" w:fill="auto"/>
            <w:vAlign w:val="center"/>
          </w:tcPr>
          <w:p w14:paraId="2CCE1821"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0.053176</w:t>
            </w:r>
          </w:p>
        </w:tc>
      </w:tr>
      <w:tr w:rsidR="00674238" w:rsidRPr="00B37497" w14:paraId="07BEA37C" w14:textId="77777777" w:rsidTr="006E0971">
        <w:tc>
          <w:tcPr>
            <w:tcW w:w="3078" w:type="dxa"/>
            <w:tcBorders>
              <w:top w:val="nil"/>
              <w:left w:val="nil"/>
              <w:bottom w:val="nil"/>
              <w:right w:val="nil"/>
            </w:tcBorders>
            <w:shd w:val="clear" w:color="auto" w:fill="auto"/>
            <w:vAlign w:val="center"/>
          </w:tcPr>
          <w:p w14:paraId="4F968CFC" w14:textId="77777777" w:rsidR="00674238" w:rsidRPr="00B37497" w:rsidRDefault="00674238" w:rsidP="006E0971">
            <w:pPr>
              <w:spacing w:line="240" w:lineRule="auto"/>
              <w:ind w:firstLine="0"/>
              <w:rPr>
                <w:rFonts w:eastAsia="Times New Roman" w:cs="Times New Roman"/>
                <w:color w:val="000000" w:themeColor="text1"/>
                <w:sz w:val="20"/>
                <w:szCs w:val="20"/>
              </w:rPr>
            </w:pPr>
            <w:r w:rsidRPr="00B37497">
              <w:rPr>
                <w:rFonts w:eastAsia="Times New Roman" w:cs="Times New Roman"/>
                <w:color w:val="000000" w:themeColor="text1"/>
                <w:sz w:val="20"/>
                <w:szCs w:val="20"/>
              </w:rPr>
              <w:t>SD</w:t>
            </w:r>
          </w:p>
        </w:tc>
        <w:tc>
          <w:tcPr>
            <w:tcW w:w="2826" w:type="dxa"/>
            <w:tcBorders>
              <w:top w:val="nil"/>
              <w:left w:val="nil"/>
              <w:bottom w:val="nil"/>
              <w:right w:val="nil"/>
            </w:tcBorders>
            <w:shd w:val="clear" w:color="auto" w:fill="auto"/>
            <w:vAlign w:val="center"/>
          </w:tcPr>
          <w:p w14:paraId="5DAB78C9"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0.067952</w:t>
            </w:r>
          </w:p>
        </w:tc>
        <w:tc>
          <w:tcPr>
            <w:tcW w:w="2952" w:type="dxa"/>
            <w:tcBorders>
              <w:top w:val="nil"/>
              <w:left w:val="nil"/>
              <w:bottom w:val="nil"/>
              <w:right w:val="nil"/>
            </w:tcBorders>
            <w:shd w:val="clear" w:color="auto" w:fill="auto"/>
            <w:vAlign w:val="center"/>
          </w:tcPr>
          <w:p w14:paraId="16459DAD"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0.027302</w:t>
            </w:r>
          </w:p>
        </w:tc>
      </w:tr>
      <w:tr w:rsidR="00674238" w:rsidRPr="00B37497" w14:paraId="3FFB51AE" w14:textId="77777777" w:rsidTr="006E0971">
        <w:trPr>
          <w:trHeight w:val="51"/>
        </w:trPr>
        <w:tc>
          <w:tcPr>
            <w:tcW w:w="3078" w:type="dxa"/>
            <w:tcBorders>
              <w:top w:val="nil"/>
              <w:left w:val="nil"/>
              <w:bottom w:val="nil"/>
              <w:right w:val="nil"/>
            </w:tcBorders>
            <w:shd w:val="clear" w:color="auto" w:fill="auto"/>
            <w:vAlign w:val="center"/>
          </w:tcPr>
          <w:p w14:paraId="379270EA" w14:textId="77777777" w:rsidR="00674238" w:rsidRPr="00B37497" w:rsidRDefault="00674238" w:rsidP="006E0971">
            <w:pPr>
              <w:spacing w:line="240" w:lineRule="auto"/>
              <w:ind w:firstLine="0"/>
              <w:rPr>
                <w:rFonts w:eastAsia="Times New Roman" w:cs="Times New Roman"/>
                <w:color w:val="000000" w:themeColor="text1"/>
                <w:sz w:val="20"/>
                <w:szCs w:val="20"/>
              </w:rPr>
            </w:pPr>
            <w:r w:rsidRPr="00B37497">
              <w:rPr>
                <w:rFonts w:eastAsia="Times New Roman" w:cs="Times New Roman"/>
                <w:color w:val="000000" w:themeColor="text1"/>
                <w:sz w:val="20"/>
                <w:szCs w:val="20"/>
              </w:rPr>
              <w:t>SEM</w:t>
            </w:r>
          </w:p>
        </w:tc>
        <w:tc>
          <w:tcPr>
            <w:tcW w:w="2826" w:type="dxa"/>
            <w:tcBorders>
              <w:top w:val="nil"/>
              <w:left w:val="nil"/>
              <w:bottom w:val="nil"/>
              <w:right w:val="nil"/>
            </w:tcBorders>
            <w:shd w:val="clear" w:color="auto" w:fill="auto"/>
            <w:vAlign w:val="center"/>
          </w:tcPr>
          <w:p w14:paraId="08028293"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0.016481</w:t>
            </w:r>
          </w:p>
        </w:tc>
        <w:tc>
          <w:tcPr>
            <w:tcW w:w="2952" w:type="dxa"/>
            <w:tcBorders>
              <w:top w:val="nil"/>
              <w:left w:val="nil"/>
              <w:bottom w:val="nil"/>
              <w:right w:val="nil"/>
            </w:tcBorders>
            <w:shd w:val="clear" w:color="auto" w:fill="auto"/>
            <w:vAlign w:val="center"/>
          </w:tcPr>
          <w:p w14:paraId="6357F267"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0.006622</w:t>
            </w:r>
          </w:p>
        </w:tc>
      </w:tr>
      <w:tr w:rsidR="00674238" w:rsidRPr="00B37497" w14:paraId="2A5E458B" w14:textId="77777777" w:rsidTr="006E0971">
        <w:tc>
          <w:tcPr>
            <w:tcW w:w="3078" w:type="dxa"/>
            <w:tcBorders>
              <w:top w:val="nil"/>
              <w:left w:val="nil"/>
              <w:bottom w:val="nil"/>
              <w:right w:val="nil"/>
            </w:tcBorders>
            <w:shd w:val="clear" w:color="auto" w:fill="auto"/>
            <w:vAlign w:val="center"/>
          </w:tcPr>
          <w:p w14:paraId="27794825" w14:textId="77777777" w:rsidR="00674238" w:rsidRPr="00B37497" w:rsidRDefault="00674238" w:rsidP="006E0971">
            <w:pPr>
              <w:spacing w:line="240" w:lineRule="auto"/>
              <w:ind w:firstLine="0"/>
              <w:rPr>
                <w:rFonts w:eastAsia="Times New Roman" w:cs="Times New Roman"/>
                <w:color w:val="000000" w:themeColor="text1"/>
                <w:sz w:val="20"/>
                <w:szCs w:val="20"/>
              </w:rPr>
            </w:pPr>
            <w:r w:rsidRPr="00B37497">
              <w:rPr>
                <w:rFonts w:eastAsia="Times New Roman" w:cs="Times New Roman"/>
                <w:color w:val="000000" w:themeColor="text1"/>
                <w:sz w:val="20"/>
                <w:szCs w:val="20"/>
              </w:rPr>
              <w:t>N</w:t>
            </w:r>
          </w:p>
        </w:tc>
        <w:tc>
          <w:tcPr>
            <w:tcW w:w="2826" w:type="dxa"/>
            <w:tcBorders>
              <w:top w:val="nil"/>
              <w:left w:val="nil"/>
              <w:bottom w:val="nil"/>
              <w:right w:val="nil"/>
            </w:tcBorders>
            <w:shd w:val="clear" w:color="auto" w:fill="auto"/>
            <w:vAlign w:val="center"/>
          </w:tcPr>
          <w:p w14:paraId="72D1754D"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17        </w:t>
            </w:r>
          </w:p>
        </w:tc>
        <w:tc>
          <w:tcPr>
            <w:tcW w:w="2952" w:type="dxa"/>
            <w:tcBorders>
              <w:top w:val="nil"/>
              <w:left w:val="nil"/>
              <w:bottom w:val="nil"/>
              <w:right w:val="nil"/>
            </w:tcBorders>
            <w:shd w:val="clear" w:color="auto" w:fill="auto"/>
            <w:vAlign w:val="center"/>
          </w:tcPr>
          <w:p w14:paraId="688DFE36"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17  </w:t>
            </w:r>
          </w:p>
        </w:tc>
      </w:tr>
      <w:tr w:rsidR="00674238" w:rsidRPr="00B37497" w14:paraId="4DC03C2E" w14:textId="77777777" w:rsidTr="006E0971">
        <w:tc>
          <w:tcPr>
            <w:tcW w:w="8856" w:type="dxa"/>
            <w:gridSpan w:val="3"/>
            <w:tcBorders>
              <w:top w:val="nil"/>
              <w:left w:val="nil"/>
              <w:bottom w:val="single" w:sz="4" w:space="0" w:color="000000" w:themeColor="text1"/>
              <w:right w:val="nil"/>
            </w:tcBorders>
            <w:shd w:val="clear" w:color="auto" w:fill="auto"/>
          </w:tcPr>
          <w:p w14:paraId="7D9EBCDC" w14:textId="77777777" w:rsidR="00674238" w:rsidRPr="00B37497" w:rsidRDefault="00674238" w:rsidP="006E0971">
            <w:pPr>
              <w:spacing w:line="240" w:lineRule="auto"/>
              <w:ind w:firstLine="0"/>
              <w:rPr>
                <w:rFonts w:cs="Times New Roman"/>
                <w:color w:val="000000" w:themeColor="text1"/>
                <w:sz w:val="20"/>
                <w:szCs w:val="20"/>
              </w:rPr>
            </w:pPr>
            <w:r w:rsidRPr="00B37497">
              <w:rPr>
                <w:rFonts w:eastAsia="Times New Roman" w:cs="Times New Roman"/>
                <w:color w:val="000000" w:themeColor="text1"/>
                <w:sz w:val="20"/>
                <w:szCs w:val="20"/>
              </w:rPr>
              <w:t xml:space="preserve">By conventional criteria, this difference </w:t>
            </w:r>
            <w:proofErr w:type="gramStart"/>
            <w:r w:rsidRPr="00B37497">
              <w:rPr>
                <w:rFonts w:eastAsia="Times New Roman" w:cs="Times New Roman"/>
                <w:color w:val="000000" w:themeColor="text1"/>
                <w:sz w:val="20"/>
                <w:szCs w:val="20"/>
              </w:rPr>
              <w:t>is considered to be</w:t>
            </w:r>
            <w:proofErr w:type="gramEnd"/>
            <w:r w:rsidRPr="00B37497">
              <w:rPr>
                <w:rFonts w:eastAsia="Times New Roman" w:cs="Times New Roman"/>
                <w:color w:val="000000" w:themeColor="text1"/>
                <w:sz w:val="20"/>
                <w:szCs w:val="20"/>
              </w:rPr>
              <w:t xml:space="preserve"> </w:t>
            </w:r>
            <w:r w:rsidRPr="008B6C42">
              <w:rPr>
                <w:rFonts w:eastAsia="Times New Roman" w:cs="Times New Roman"/>
                <w:color w:val="000000" w:themeColor="text1"/>
                <w:sz w:val="20"/>
                <w:szCs w:val="20"/>
              </w:rPr>
              <w:t>not statistically significant</w:t>
            </w:r>
            <w:r w:rsidRPr="00B37497">
              <w:rPr>
                <w:rFonts w:eastAsia="Times New Roman" w:cs="Times New Roman"/>
                <w:color w:val="000000" w:themeColor="text1"/>
                <w:sz w:val="20"/>
                <w:szCs w:val="20"/>
              </w:rPr>
              <w:t>. </w:t>
            </w:r>
          </w:p>
        </w:tc>
      </w:tr>
    </w:tbl>
    <w:p w14:paraId="62D19F14" w14:textId="77777777" w:rsidR="00674238" w:rsidRDefault="00674238" w:rsidP="00674238">
      <w:pPr>
        <w:widowControl w:val="0"/>
        <w:autoSpaceDE w:val="0"/>
        <w:autoSpaceDN w:val="0"/>
        <w:adjustRightInd w:val="0"/>
        <w:rPr>
          <w:rFonts w:cs="Times New Roman"/>
        </w:rPr>
      </w:pPr>
    </w:p>
    <w:p w14:paraId="1ED0B176" w14:textId="77777777" w:rsidR="00674238" w:rsidRDefault="00674238" w:rsidP="00674238">
      <w:pPr>
        <w:widowControl w:val="0"/>
        <w:autoSpaceDE w:val="0"/>
        <w:autoSpaceDN w:val="0"/>
        <w:adjustRightInd w:val="0"/>
        <w:rPr>
          <w:rFonts w:cs="Times New Roman"/>
        </w:rPr>
      </w:pPr>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utilities sector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6</w:t>
      </w:r>
      <w:r w:rsidRPr="00E50EB7">
        <w:rPr>
          <w:rFonts w:cs="Times New Roman"/>
        </w:rPr>
        <w:t xml:space="preserve">, M = </w:t>
      </w:r>
      <w:r w:rsidRPr="008D19BD">
        <w:rPr>
          <w:rFonts w:eastAsia="Times New Roman" w:cs="Times New Roman"/>
          <w:color w:val="494949"/>
        </w:rPr>
        <w:t>0.029</w:t>
      </w:r>
      <w:r w:rsidRPr="00E50EB7">
        <w:rPr>
          <w:rFonts w:cs="Times New Roman"/>
        </w:rPr>
        <w:t xml:space="preserve">, SD = </w:t>
      </w:r>
      <w:r w:rsidRPr="008D19BD">
        <w:rPr>
          <w:rFonts w:eastAsia="Times New Roman" w:cs="Times New Roman"/>
          <w:color w:val="494949"/>
        </w:rPr>
        <w:t>0.0208</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6</w:t>
      </w:r>
      <w:r w:rsidRPr="00E50EB7">
        <w:rPr>
          <w:rFonts w:cs="Times New Roman"/>
        </w:rPr>
        <w:t xml:space="preserve">, M = </w:t>
      </w:r>
      <w:r w:rsidRPr="008D19BD">
        <w:rPr>
          <w:rFonts w:eastAsia="Times New Roman" w:cs="Times New Roman"/>
          <w:color w:val="494949"/>
        </w:rPr>
        <w:t>0.0473</w:t>
      </w:r>
      <w:r w:rsidRPr="00E50EB7">
        <w:rPr>
          <w:rFonts w:cs="Times New Roman"/>
        </w:rPr>
        <w:t xml:space="preserve">, SD = </w:t>
      </w:r>
      <w:r w:rsidRPr="008D19BD">
        <w:rPr>
          <w:rFonts w:eastAsia="Times New Roman" w:cs="Times New Roman"/>
          <w:color w:val="494949"/>
        </w:rPr>
        <w:t>0.04718</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5</w:t>
      </w:r>
      <w:r w:rsidRPr="00E63591">
        <w:rPr>
          <w:rFonts w:cs="Times New Roman"/>
        </w:rPr>
        <w:t xml:space="preserve">) </w:t>
      </w:r>
      <w:r w:rsidRPr="004C3B31">
        <w:rPr>
          <w:rFonts w:cs="Times New Roman"/>
        </w:rPr>
        <w:t xml:space="preserve">= </w:t>
      </w:r>
      <w:r w:rsidRPr="004C3B31">
        <w:rPr>
          <w:rFonts w:eastAsia="Times New Roman" w:cs="Times New Roman"/>
          <w:color w:val="494949"/>
        </w:rPr>
        <w:t>1.3904</w:t>
      </w:r>
      <w:r w:rsidRPr="004C3B31">
        <w:rPr>
          <w:rFonts w:cs="Times New Roman"/>
        </w:rPr>
        <w:t xml:space="preserve">, p = </w:t>
      </w:r>
      <w:r w:rsidRPr="004C3B31">
        <w:rPr>
          <w:rFonts w:eastAsia="Times New Roman" w:cs="Times New Roman"/>
          <w:color w:val="494949"/>
        </w:rPr>
        <w:t>0.2231</w:t>
      </w:r>
      <w:r w:rsidRPr="00E50EB7">
        <w:rPr>
          <w:rFonts w:cs="Times New Roman"/>
        </w:rPr>
        <w:t xml:space="preserve">, 95% CI </w:t>
      </w:r>
      <w:r>
        <w:rPr>
          <w:rFonts w:cs="Times New Roman"/>
        </w:rPr>
        <w:t>[</w:t>
      </w:r>
      <w:r>
        <w:rPr>
          <w:rFonts w:eastAsia="Times New Roman" w:cs="Times New Roman"/>
          <w:color w:val="494949"/>
        </w:rPr>
        <w:t>-0.05033,</w:t>
      </w:r>
      <w:r w:rsidRPr="008D19BD">
        <w:rPr>
          <w:rFonts w:eastAsia="Times New Roman" w:cs="Times New Roman"/>
          <w:color w:val="494949"/>
        </w:rPr>
        <w:t xml:space="preserve"> 0.01500 </w:t>
      </w:r>
      <w:r w:rsidRPr="00E50EB7">
        <w:rPr>
          <w:rFonts w:cs="Times New Roman"/>
        </w:rPr>
        <w:t xml:space="preserve">], d = </w:t>
      </w:r>
      <w:r>
        <w:rPr>
          <w:rFonts w:eastAsia="Times New Roman" w:cs="Times New Roman"/>
          <w:color w:val="494949"/>
        </w:rPr>
        <w:t>0.013.</w:t>
      </w:r>
    </w:p>
    <w:p w14:paraId="0D8ADFDB" w14:textId="77777777" w:rsidR="008B6C42" w:rsidRDefault="008B6C42" w:rsidP="00674238">
      <w:pPr>
        <w:pStyle w:val="Heading3"/>
        <w:rPr>
          <w:b/>
        </w:rPr>
      </w:pPr>
      <w:bookmarkStart w:id="351" w:name="table14"/>
      <w:bookmarkStart w:id="352" w:name="_Toc260402532"/>
      <w:bookmarkStart w:id="353" w:name="_Toc260564585"/>
      <w:bookmarkStart w:id="354" w:name="_Toc260566013"/>
    </w:p>
    <w:p w14:paraId="3B2F09CE" w14:textId="77777777" w:rsidR="008B6C42" w:rsidRDefault="008B6C42">
      <w:pPr>
        <w:spacing w:line="240" w:lineRule="auto"/>
        <w:ind w:firstLine="0"/>
        <w:rPr>
          <w:rFonts w:eastAsiaTheme="majorEastAsia" w:cs="Times New Roman"/>
          <w:b/>
          <w:bCs/>
          <w:i/>
          <w:iCs/>
          <w:color w:val="000000" w:themeColor="text1"/>
        </w:rPr>
      </w:pPr>
      <w:r>
        <w:br w:type="page"/>
      </w:r>
    </w:p>
    <w:p w14:paraId="4734C49F" w14:textId="0DDEE620" w:rsidR="00674238" w:rsidRPr="008B6C42" w:rsidRDefault="00674238" w:rsidP="008B6C42">
      <w:pPr>
        <w:pStyle w:val="Heading3"/>
      </w:pPr>
      <w:bookmarkStart w:id="355" w:name="_Toc261381319"/>
      <w:bookmarkStart w:id="356" w:name="_Toc261382129"/>
      <w:r w:rsidRPr="008B6C42">
        <w:lastRenderedPageBreak/>
        <w:t>Table 13</w:t>
      </w:r>
      <w:r w:rsidRPr="008B6C42">
        <w:br/>
        <w:t>Utilities Sector Two-Tailed Paired T-Test for Significance</w:t>
      </w:r>
      <w:bookmarkEnd w:id="351"/>
      <w:bookmarkEnd w:id="352"/>
      <w:bookmarkEnd w:id="353"/>
      <w:bookmarkEnd w:id="354"/>
      <w:bookmarkEnd w:id="355"/>
      <w:bookmarkEnd w:id="35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755"/>
        <w:gridCol w:w="2876"/>
      </w:tblGrid>
      <w:tr w:rsidR="00674238" w:rsidRPr="006E4853" w14:paraId="046BA9EB" w14:textId="77777777" w:rsidTr="006E0971">
        <w:tc>
          <w:tcPr>
            <w:tcW w:w="8856" w:type="dxa"/>
            <w:gridSpan w:val="3"/>
            <w:tcBorders>
              <w:top w:val="single" w:sz="4" w:space="0" w:color="000000" w:themeColor="text1"/>
              <w:bottom w:val="single" w:sz="4" w:space="0" w:color="000000" w:themeColor="text1"/>
            </w:tcBorders>
            <w:shd w:val="clear" w:color="auto" w:fill="auto"/>
          </w:tcPr>
          <w:p w14:paraId="4E67EFE9" w14:textId="77777777" w:rsidR="00674238" w:rsidRPr="006E4853" w:rsidRDefault="00674238" w:rsidP="006E0971">
            <w:pPr>
              <w:spacing w:line="240" w:lineRule="auto"/>
              <w:ind w:firstLine="0"/>
              <w:rPr>
                <w:rFonts w:cs="Times New Roman"/>
                <w:color w:val="000000" w:themeColor="text1"/>
              </w:rPr>
            </w:pPr>
            <w:r>
              <w:rPr>
                <w:rFonts w:eastAsia="Times New Roman" w:cs="Times New Roman"/>
                <w:color w:val="000000" w:themeColor="text1"/>
              </w:rPr>
              <w:t>Utilities</w:t>
            </w:r>
            <w:r w:rsidRPr="006E4853">
              <w:rPr>
                <w:rFonts w:eastAsia="Times New Roman" w:cs="Times New Roman"/>
                <w:color w:val="000000" w:themeColor="text1"/>
              </w:rPr>
              <w:t xml:space="preserve"> paired </w:t>
            </w:r>
            <w:r w:rsidRPr="006E4853">
              <w:rPr>
                <w:rFonts w:eastAsia="Times New Roman" w:cs="Times New Roman"/>
                <w:i/>
                <w:iCs/>
                <w:color w:val="000000" w:themeColor="text1"/>
              </w:rPr>
              <w:t>t</w:t>
            </w:r>
            <w:r w:rsidRPr="006E4853">
              <w:rPr>
                <w:rFonts w:eastAsia="Times New Roman" w:cs="Times New Roman"/>
                <w:color w:val="000000" w:themeColor="text1"/>
              </w:rPr>
              <w:t>-test results</w:t>
            </w:r>
          </w:p>
        </w:tc>
      </w:tr>
      <w:tr w:rsidR="00674238" w:rsidRPr="007C13A6" w14:paraId="322CD3B5" w14:textId="77777777" w:rsidTr="006E0971">
        <w:tc>
          <w:tcPr>
            <w:tcW w:w="3078" w:type="dxa"/>
            <w:tcBorders>
              <w:top w:val="single" w:sz="4" w:space="0" w:color="000000" w:themeColor="text1"/>
            </w:tcBorders>
            <w:shd w:val="clear" w:color="auto" w:fill="auto"/>
          </w:tcPr>
          <w:p w14:paraId="316261E8" w14:textId="77777777" w:rsidR="00674238" w:rsidRPr="007C13A6" w:rsidRDefault="00674238" w:rsidP="006E0971">
            <w:pPr>
              <w:spacing w:line="240" w:lineRule="auto"/>
              <w:ind w:firstLine="0"/>
              <w:rPr>
                <w:rFonts w:cs="Times New Roman"/>
                <w:color w:val="000000" w:themeColor="text1"/>
              </w:rPr>
            </w:pPr>
            <w:proofErr w:type="gramStart"/>
            <w:r w:rsidRPr="00E63591">
              <w:rPr>
                <w:rFonts w:cs="Times New Roman"/>
                <w:i/>
                <w:sz w:val="24"/>
                <w:szCs w:val="24"/>
              </w:rPr>
              <w:t>t</w:t>
            </w:r>
            <w:r w:rsidRPr="00E63591">
              <w:rPr>
                <w:rFonts w:cs="Times New Roman"/>
                <w:sz w:val="24"/>
                <w:szCs w:val="24"/>
              </w:rPr>
              <w:t>(</w:t>
            </w:r>
            <w:proofErr w:type="gramEnd"/>
            <w:r>
              <w:rPr>
                <w:rFonts w:cs="Times New Roman"/>
                <w:sz w:val="24"/>
                <w:szCs w:val="24"/>
              </w:rPr>
              <w:t>5</w:t>
            </w:r>
            <w:r w:rsidRPr="00E63591">
              <w:rPr>
                <w:rFonts w:cs="Times New Roman"/>
                <w:sz w:val="24"/>
                <w:szCs w:val="24"/>
              </w:rPr>
              <w:t xml:space="preserve">) = </w:t>
            </w:r>
            <w:r w:rsidRPr="001D49BE">
              <w:rPr>
                <w:rFonts w:eastAsia="Times New Roman" w:cs="Times New Roman"/>
                <w:color w:val="494949"/>
                <w:u w:val="single"/>
              </w:rPr>
              <w:t>1.3904</w:t>
            </w:r>
            <w:r w:rsidRPr="00E63591">
              <w:rPr>
                <w:rFonts w:cs="Times New Roman"/>
                <w:sz w:val="24"/>
                <w:szCs w:val="24"/>
              </w:rPr>
              <w:t xml:space="preserve">, p = </w:t>
            </w:r>
            <w:r w:rsidRPr="001D49BE">
              <w:rPr>
                <w:rFonts w:eastAsia="Times New Roman" w:cs="Times New Roman"/>
                <w:color w:val="494949"/>
                <w:u w:val="single"/>
              </w:rPr>
              <w:t>0.2231</w:t>
            </w:r>
            <w:r>
              <w:rPr>
                <w:rFonts w:eastAsia="Times New Roman" w:cs="Times New Roman"/>
                <w:color w:val="000000" w:themeColor="text1"/>
              </w:rPr>
              <w:t>.</w:t>
            </w:r>
          </w:p>
        </w:tc>
        <w:tc>
          <w:tcPr>
            <w:tcW w:w="2826" w:type="dxa"/>
            <w:tcBorders>
              <w:top w:val="single" w:sz="4" w:space="0" w:color="000000" w:themeColor="text1"/>
            </w:tcBorders>
            <w:shd w:val="clear" w:color="auto" w:fill="auto"/>
          </w:tcPr>
          <w:p w14:paraId="2652CA57" w14:textId="77777777" w:rsidR="00674238" w:rsidRPr="007C13A6" w:rsidRDefault="00674238" w:rsidP="006E0971">
            <w:pPr>
              <w:spacing w:line="240" w:lineRule="auto"/>
              <w:ind w:firstLine="0"/>
              <w:rPr>
                <w:rFonts w:cs="Times New Roman"/>
                <w:color w:val="000000" w:themeColor="text1"/>
              </w:rPr>
            </w:pPr>
          </w:p>
        </w:tc>
        <w:tc>
          <w:tcPr>
            <w:tcW w:w="2952" w:type="dxa"/>
            <w:tcBorders>
              <w:top w:val="single" w:sz="4" w:space="0" w:color="000000" w:themeColor="text1"/>
            </w:tcBorders>
            <w:shd w:val="clear" w:color="auto" w:fill="auto"/>
          </w:tcPr>
          <w:p w14:paraId="512922E7" w14:textId="77777777" w:rsidR="00674238" w:rsidRPr="007C13A6" w:rsidRDefault="00674238" w:rsidP="006E0971">
            <w:pPr>
              <w:spacing w:line="240" w:lineRule="auto"/>
              <w:ind w:firstLine="0"/>
              <w:rPr>
                <w:rFonts w:cs="Times New Roman"/>
                <w:color w:val="000000" w:themeColor="text1"/>
              </w:rPr>
            </w:pPr>
          </w:p>
        </w:tc>
      </w:tr>
      <w:tr w:rsidR="00674238" w:rsidRPr="007C13A6" w14:paraId="14E95B8C" w14:textId="77777777" w:rsidTr="006E0971">
        <w:tc>
          <w:tcPr>
            <w:tcW w:w="3078" w:type="dxa"/>
            <w:shd w:val="clear" w:color="auto" w:fill="auto"/>
          </w:tcPr>
          <w:p w14:paraId="7CC28DC8" w14:textId="77777777" w:rsidR="00674238" w:rsidRPr="007C13A6" w:rsidRDefault="00674238" w:rsidP="006E0971">
            <w:pPr>
              <w:spacing w:line="240" w:lineRule="auto"/>
              <w:ind w:firstLine="0"/>
              <w:rPr>
                <w:rFonts w:cs="Times New Roman"/>
                <w:i/>
                <w:color w:val="000000" w:themeColor="text1"/>
              </w:rPr>
            </w:pPr>
            <w:r w:rsidRPr="007C13A6">
              <w:rPr>
                <w:rFonts w:eastAsia="Times New Roman" w:cs="Times New Roman"/>
                <w:bCs/>
                <w:i/>
                <w:color w:val="000000" w:themeColor="text1"/>
              </w:rPr>
              <w:t>Confidence interval:</w:t>
            </w:r>
          </w:p>
        </w:tc>
        <w:tc>
          <w:tcPr>
            <w:tcW w:w="2826" w:type="dxa"/>
            <w:shd w:val="clear" w:color="auto" w:fill="auto"/>
          </w:tcPr>
          <w:p w14:paraId="4EC6395A" w14:textId="77777777" w:rsidR="00674238" w:rsidRPr="007C13A6" w:rsidRDefault="00674238" w:rsidP="006E0971">
            <w:pPr>
              <w:spacing w:line="240" w:lineRule="auto"/>
              <w:ind w:firstLine="0"/>
              <w:rPr>
                <w:rFonts w:cs="Times New Roman"/>
                <w:color w:val="000000" w:themeColor="text1"/>
              </w:rPr>
            </w:pPr>
          </w:p>
        </w:tc>
        <w:tc>
          <w:tcPr>
            <w:tcW w:w="2952" w:type="dxa"/>
            <w:shd w:val="clear" w:color="auto" w:fill="auto"/>
          </w:tcPr>
          <w:p w14:paraId="259309BD" w14:textId="77777777" w:rsidR="00674238" w:rsidRPr="007C13A6" w:rsidRDefault="00674238" w:rsidP="006E0971">
            <w:pPr>
              <w:spacing w:line="240" w:lineRule="auto"/>
              <w:ind w:firstLine="0"/>
              <w:rPr>
                <w:rFonts w:cs="Times New Roman"/>
                <w:color w:val="000000" w:themeColor="text1"/>
              </w:rPr>
            </w:pPr>
          </w:p>
        </w:tc>
      </w:tr>
      <w:tr w:rsidR="00674238" w:rsidRPr="007C13A6" w14:paraId="6590A7B0" w14:textId="77777777" w:rsidTr="006E0971">
        <w:tc>
          <w:tcPr>
            <w:tcW w:w="5904" w:type="dxa"/>
            <w:gridSpan w:val="2"/>
            <w:shd w:val="clear" w:color="auto" w:fill="auto"/>
          </w:tcPr>
          <w:p w14:paraId="5769D310" w14:textId="77777777" w:rsidR="00674238" w:rsidRPr="007C13A6" w:rsidRDefault="00674238" w:rsidP="006E0971">
            <w:pPr>
              <w:spacing w:line="240" w:lineRule="auto"/>
              <w:ind w:firstLine="0"/>
              <w:rPr>
                <w:rFonts w:cs="Times New Roman"/>
                <w:color w:val="000000" w:themeColor="text1"/>
              </w:rPr>
            </w:pPr>
            <w:r w:rsidRPr="007C13A6">
              <w:rPr>
                <w:rFonts w:eastAsia="Times New Roman" w:cs="Times New Roman"/>
                <w:color w:val="000000" w:themeColor="text1"/>
              </w:rPr>
              <w:t xml:space="preserve">The mean of Group One minus Group Two equals </w:t>
            </w:r>
            <w:r w:rsidRPr="008D19BD">
              <w:rPr>
                <w:rFonts w:eastAsia="Times New Roman" w:cs="Times New Roman"/>
                <w:color w:val="494949"/>
              </w:rPr>
              <w:t>-0.01767</w:t>
            </w:r>
          </w:p>
        </w:tc>
        <w:tc>
          <w:tcPr>
            <w:tcW w:w="2952" w:type="dxa"/>
            <w:shd w:val="clear" w:color="auto" w:fill="auto"/>
          </w:tcPr>
          <w:p w14:paraId="11D2F86A" w14:textId="77777777" w:rsidR="00674238" w:rsidRPr="007C13A6" w:rsidRDefault="00674238" w:rsidP="006E0971">
            <w:pPr>
              <w:spacing w:line="240" w:lineRule="auto"/>
              <w:ind w:firstLine="0"/>
              <w:rPr>
                <w:rFonts w:cs="Times New Roman"/>
                <w:color w:val="000000" w:themeColor="text1"/>
              </w:rPr>
            </w:pPr>
          </w:p>
        </w:tc>
      </w:tr>
      <w:tr w:rsidR="00674238" w:rsidRPr="007C13A6" w14:paraId="70C974EA" w14:textId="77777777" w:rsidTr="006E0971">
        <w:tc>
          <w:tcPr>
            <w:tcW w:w="8856" w:type="dxa"/>
            <w:gridSpan w:val="3"/>
            <w:shd w:val="clear" w:color="auto" w:fill="auto"/>
          </w:tcPr>
          <w:p w14:paraId="797DF914" w14:textId="77777777" w:rsidR="00674238" w:rsidRPr="007C13A6" w:rsidRDefault="00674238" w:rsidP="006E0971">
            <w:pPr>
              <w:spacing w:line="240" w:lineRule="auto"/>
              <w:ind w:firstLine="0"/>
              <w:rPr>
                <w:rFonts w:cs="Times New Roman"/>
                <w:color w:val="000000" w:themeColor="text1"/>
              </w:rPr>
            </w:pPr>
            <w:r w:rsidRPr="007C13A6">
              <w:rPr>
                <w:rFonts w:eastAsia="Times New Roman" w:cs="Times New Roman"/>
                <w:color w:val="000000" w:themeColor="text1"/>
              </w:rPr>
              <w:t xml:space="preserve"> 95% confidence interval of this difference: From </w:t>
            </w:r>
            <w:r w:rsidRPr="008D19BD">
              <w:rPr>
                <w:rFonts w:eastAsia="Times New Roman" w:cs="Times New Roman"/>
                <w:color w:val="494949"/>
              </w:rPr>
              <w:t>-0.05033 to 0.01500 </w:t>
            </w:r>
          </w:p>
        </w:tc>
      </w:tr>
      <w:tr w:rsidR="00674238" w:rsidRPr="007C13A6" w14:paraId="0E156D00" w14:textId="77777777" w:rsidTr="006E0971">
        <w:tc>
          <w:tcPr>
            <w:tcW w:w="5904" w:type="dxa"/>
            <w:gridSpan w:val="2"/>
            <w:shd w:val="clear" w:color="auto" w:fill="auto"/>
          </w:tcPr>
          <w:p w14:paraId="7B973090" w14:textId="77777777" w:rsidR="00674238" w:rsidRPr="007C13A6" w:rsidRDefault="00674238" w:rsidP="006E0971">
            <w:pPr>
              <w:spacing w:line="276" w:lineRule="auto"/>
              <w:ind w:firstLine="0"/>
              <w:rPr>
                <w:rFonts w:cs="Times New Roman"/>
                <w:color w:val="000000" w:themeColor="text1"/>
              </w:rPr>
            </w:pPr>
            <w:r w:rsidRPr="007C13A6">
              <w:rPr>
                <w:rFonts w:eastAsia="Times New Roman" w:cs="Times New Roman"/>
                <w:color w:val="000000" w:themeColor="text1"/>
              </w:rPr>
              <w:t xml:space="preserve">Standard error of difference = </w:t>
            </w:r>
            <w:r w:rsidRPr="008D19BD">
              <w:rPr>
                <w:rFonts w:eastAsia="Times New Roman" w:cs="Times New Roman"/>
                <w:color w:val="494949"/>
              </w:rPr>
              <w:t>0.013 </w:t>
            </w:r>
          </w:p>
        </w:tc>
        <w:tc>
          <w:tcPr>
            <w:tcW w:w="2952" w:type="dxa"/>
            <w:shd w:val="clear" w:color="auto" w:fill="auto"/>
          </w:tcPr>
          <w:p w14:paraId="722EF261" w14:textId="77777777" w:rsidR="00674238" w:rsidRPr="007C13A6" w:rsidRDefault="00674238" w:rsidP="006E0971">
            <w:pPr>
              <w:spacing w:line="240" w:lineRule="auto"/>
              <w:ind w:firstLine="0"/>
              <w:rPr>
                <w:rFonts w:cs="Times New Roman"/>
                <w:color w:val="000000" w:themeColor="text1"/>
              </w:rPr>
            </w:pPr>
          </w:p>
        </w:tc>
      </w:tr>
      <w:tr w:rsidR="00674238" w:rsidRPr="007C13A6" w14:paraId="492DFB6C" w14:textId="77777777" w:rsidTr="006E0971">
        <w:tc>
          <w:tcPr>
            <w:tcW w:w="3078" w:type="dxa"/>
            <w:shd w:val="clear" w:color="auto" w:fill="auto"/>
            <w:vAlign w:val="center"/>
          </w:tcPr>
          <w:p w14:paraId="670352EB" w14:textId="77777777" w:rsidR="00674238" w:rsidRPr="007C13A6" w:rsidRDefault="00674238" w:rsidP="006E0971">
            <w:pPr>
              <w:spacing w:line="240" w:lineRule="auto"/>
              <w:ind w:firstLine="0"/>
              <w:rPr>
                <w:rFonts w:eastAsia="Times New Roman" w:cs="Times New Roman"/>
                <w:i/>
                <w:color w:val="000000" w:themeColor="text1"/>
              </w:rPr>
            </w:pPr>
            <w:r w:rsidRPr="007C13A6">
              <w:rPr>
                <w:rFonts w:eastAsia="Times New Roman" w:cs="Times New Roman"/>
                <w:bCs/>
                <w:i/>
                <w:color w:val="000000" w:themeColor="text1"/>
              </w:rPr>
              <w:t>  Group</w:t>
            </w:r>
          </w:p>
        </w:tc>
        <w:tc>
          <w:tcPr>
            <w:tcW w:w="2826" w:type="dxa"/>
            <w:shd w:val="clear" w:color="auto" w:fill="auto"/>
            <w:vAlign w:val="center"/>
          </w:tcPr>
          <w:p w14:paraId="0590EAE0" w14:textId="77777777" w:rsidR="00674238" w:rsidRPr="007C13A6" w:rsidRDefault="00674238" w:rsidP="006E0971">
            <w:pPr>
              <w:spacing w:line="240" w:lineRule="auto"/>
              <w:ind w:firstLine="0"/>
              <w:rPr>
                <w:rFonts w:cs="Times New Roman"/>
                <w:i/>
                <w:color w:val="000000" w:themeColor="text1"/>
              </w:rPr>
            </w:pPr>
            <w:r w:rsidRPr="007C13A6">
              <w:rPr>
                <w:rFonts w:eastAsia="Times New Roman" w:cs="Times New Roman"/>
                <w:bCs/>
                <w:i/>
                <w:color w:val="000000" w:themeColor="text1"/>
              </w:rPr>
              <w:t>  Group One  </w:t>
            </w:r>
          </w:p>
        </w:tc>
        <w:tc>
          <w:tcPr>
            <w:tcW w:w="2952" w:type="dxa"/>
            <w:shd w:val="clear" w:color="auto" w:fill="auto"/>
            <w:vAlign w:val="center"/>
          </w:tcPr>
          <w:p w14:paraId="238F3D43" w14:textId="77777777" w:rsidR="00674238" w:rsidRPr="007C13A6" w:rsidRDefault="00674238" w:rsidP="006E0971">
            <w:pPr>
              <w:spacing w:line="240" w:lineRule="auto"/>
              <w:ind w:firstLine="0"/>
              <w:rPr>
                <w:rFonts w:cs="Times New Roman"/>
                <w:i/>
                <w:color w:val="000000" w:themeColor="text1"/>
              </w:rPr>
            </w:pPr>
            <w:r w:rsidRPr="007C13A6">
              <w:rPr>
                <w:rFonts w:eastAsia="Times New Roman" w:cs="Times New Roman"/>
                <w:bCs/>
                <w:i/>
                <w:color w:val="000000" w:themeColor="text1"/>
              </w:rPr>
              <w:t>  Group Two  </w:t>
            </w:r>
          </w:p>
        </w:tc>
      </w:tr>
      <w:tr w:rsidR="00674238" w:rsidRPr="007C13A6" w14:paraId="501330E0" w14:textId="77777777" w:rsidTr="006E0971">
        <w:tc>
          <w:tcPr>
            <w:tcW w:w="3078" w:type="dxa"/>
            <w:shd w:val="clear" w:color="auto" w:fill="auto"/>
            <w:vAlign w:val="center"/>
          </w:tcPr>
          <w:p w14:paraId="04132E09" w14:textId="77777777" w:rsidR="00674238" w:rsidRPr="007C13A6" w:rsidRDefault="00674238" w:rsidP="006E0971">
            <w:pPr>
              <w:spacing w:line="240" w:lineRule="auto"/>
              <w:ind w:firstLine="0"/>
              <w:rPr>
                <w:rFonts w:eastAsia="Times New Roman" w:cs="Times New Roman"/>
                <w:color w:val="000000" w:themeColor="text1"/>
              </w:rPr>
            </w:pPr>
            <w:r w:rsidRPr="007C13A6">
              <w:rPr>
                <w:rFonts w:eastAsia="Times New Roman" w:cs="Times New Roman"/>
                <w:color w:val="000000" w:themeColor="text1"/>
              </w:rPr>
              <w:t>Mean</w:t>
            </w:r>
          </w:p>
        </w:tc>
        <w:tc>
          <w:tcPr>
            <w:tcW w:w="2826" w:type="dxa"/>
            <w:shd w:val="clear" w:color="auto" w:fill="auto"/>
            <w:vAlign w:val="center"/>
          </w:tcPr>
          <w:p w14:paraId="6ED9D3E7"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0.02967</w:t>
            </w:r>
          </w:p>
        </w:tc>
        <w:tc>
          <w:tcPr>
            <w:tcW w:w="2952" w:type="dxa"/>
            <w:shd w:val="clear" w:color="auto" w:fill="auto"/>
            <w:vAlign w:val="center"/>
          </w:tcPr>
          <w:p w14:paraId="35A32D72"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0.04733</w:t>
            </w:r>
          </w:p>
        </w:tc>
      </w:tr>
      <w:tr w:rsidR="00674238" w:rsidRPr="007C13A6" w14:paraId="6EBDF7A3" w14:textId="77777777" w:rsidTr="006E0971">
        <w:tc>
          <w:tcPr>
            <w:tcW w:w="3078" w:type="dxa"/>
            <w:shd w:val="clear" w:color="auto" w:fill="auto"/>
            <w:vAlign w:val="center"/>
          </w:tcPr>
          <w:p w14:paraId="0B46DFA3" w14:textId="77777777" w:rsidR="00674238" w:rsidRPr="007C13A6" w:rsidRDefault="00674238" w:rsidP="006E0971">
            <w:pPr>
              <w:spacing w:line="240" w:lineRule="auto"/>
              <w:ind w:firstLine="0"/>
              <w:rPr>
                <w:rFonts w:eastAsia="Times New Roman" w:cs="Times New Roman"/>
                <w:color w:val="000000" w:themeColor="text1"/>
              </w:rPr>
            </w:pPr>
            <w:r w:rsidRPr="007C13A6">
              <w:rPr>
                <w:rFonts w:eastAsia="Times New Roman" w:cs="Times New Roman"/>
                <w:color w:val="000000" w:themeColor="text1"/>
              </w:rPr>
              <w:t>SD</w:t>
            </w:r>
          </w:p>
        </w:tc>
        <w:tc>
          <w:tcPr>
            <w:tcW w:w="2826" w:type="dxa"/>
            <w:shd w:val="clear" w:color="auto" w:fill="auto"/>
            <w:vAlign w:val="center"/>
          </w:tcPr>
          <w:p w14:paraId="38FE3706"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0.02087</w:t>
            </w:r>
          </w:p>
        </w:tc>
        <w:tc>
          <w:tcPr>
            <w:tcW w:w="2952" w:type="dxa"/>
            <w:shd w:val="clear" w:color="auto" w:fill="auto"/>
            <w:vAlign w:val="center"/>
          </w:tcPr>
          <w:p w14:paraId="0B91AD9C"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0.04718</w:t>
            </w:r>
          </w:p>
        </w:tc>
      </w:tr>
      <w:tr w:rsidR="00674238" w:rsidRPr="007C13A6" w14:paraId="380FD050" w14:textId="77777777" w:rsidTr="006E0971">
        <w:trPr>
          <w:trHeight w:val="51"/>
        </w:trPr>
        <w:tc>
          <w:tcPr>
            <w:tcW w:w="3078" w:type="dxa"/>
            <w:shd w:val="clear" w:color="auto" w:fill="auto"/>
            <w:vAlign w:val="center"/>
          </w:tcPr>
          <w:p w14:paraId="08D20A60" w14:textId="77777777" w:rsidR="00674238" w:rsidRPr="007C13A6" w:rsidRDefault="00674238" w:rsidP="006E0971">
            <w:pPr>
              <w:spacing w:line="240" w:lineRule="auto"/>
              <w:ind w:firstLine="0"/>
              <w:rPr>
                <w:rFonts w:eastAsia="Times New Roman" w:cs="Times New Roman"/>
                <w:color w:val="000000" w:themeColor="text1"/>
              </w:rPr>
            </w:pPr>
            <w:r w:rsidRPr="007C13A6">
              <w:rPr>
                <w:rFonts w:eastAsia="Times New Roman" w:cs="Times New Roman"/>
                <w:color w:val="000000" w:themeColor="text1"/>
              </w:rPr>
              <w:t>SEM</w:t>
            </w:r>
          </w:p>
        </w:tc>
        <w:tc>
          <w:tcPr>
            <w:tcW w:w="2826" w:type="dxa"/>
            <w:shd w:val="clear" w:color="auto" w:fill="auto"/>
            <w:vAlign w:val="center"/>
          </w:tcPr>
          <w:p w14:paraId="7CE4B68D"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0.00852</w:t>
            </w:r>
          </w:p>
        </w:tc>
        <w:tc>
          <w:tcPr>
            <w:tcW w:w="2952" w:type="dxa"/>
            <w:shd w:val="clear" w:color="auto" w:fill="auto"/>
            <w:vAlign w:val="center"/>
          </w:tcPr>
          <w:p w14:paraId="6D3C2978"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0.01926</w:t>
            </w:r>
          </w:p>
        </w:tc>
      </w:tr>
      <w:tr w:rsidR="00674238" w:rsidRPr="007C13A6" w14:paraId="39502446" w14:textId="77777777" w:rsidTr="006E0971">
        <w:tc>
          <w:tcPr>
            <w:tcW w:w="3078" w:type="dxa"/>
            <w:shd w:val="clear" w:color="auto" w:fill="auto"/>
            <w:vAlign w:val="center"/>
          </w:tcPr>
          <w:p w14:paraId="51B7604F" w14:textId="77777777" w:rsidR="00674238" w:rsidRPr="007C13A6" w:rsidRDefault="00674238" w:rsidP="006E0971">
            <w:pPr>
              <w:spacing w:line="240" w:lineRule="auto"/>
              <w:ind w:firstLine="0"/>
              <w:rPr>
                <w:rFonts w:eastAsia="Times New Roman" w:cs="Times New Roman"/>
                <w:color w:val="000000" w:themeColor="text1"/>
              </w:rPr>
            </w:pPr>
            <w:r w:rsidRPr="007C13A6">
              <w:rPr>
                <w:rFonts w:eastAsia="Times New Roman" w:cs="Times New Roman"/>
                <w:color w:val="000000" w:themeColor="text1"/>
              </w:rPr>
              <w:t>N</w:t>
            </w:r>
          </w:p>
        </w:tc>
        <w:tc>
          <w:tcPr>
            <w:tcW w:w="2826" w:type="dxa"/>
            <w:shd w:val="clear" w:color="auto" w:fill="auto"/>
            <w:vAlign w:val="center"/>
          </w:tcPr>
          <w:p w14:paraId="02F688F9"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6       </w:t>
            </w:r>
          </w:p>
        </w:tc>
        <w:tc>
          <w:tcPr>
            <w:tcW w:w="2952" w:type="dxa"/>
            <w:shd w:val="clear" w:color="auto" w:fill="auto"/>
            <w:vAlign w:val="center"/>
          </w:tcPr>
          <w:p w14:paraId="46F17CDE" w14:textId="77777777" w:rsidR="00674238" w:rsidRPr="007C13A6" w:rsidRDefault="00674238" w:rsidP="006E0971">
            <w:pPr>
              <w:spacing w:line="240" w:lineRule="auto"/>
              <w:ind w:firstLine="0"/>
              <w:rPr>
                <w:rFonts w:cs="Times New Roman"/>
                <w:color w:val="000000" w:themeColor="text1"/>
              </w:rPr>
            </w:pPr>
            <w:r w:rsidRPr="008D19BD">
              <w:rPr>
                <w:rFonts w:eastAsia="Times New Roman" w:cs="Times New Roman"/>
                <w:color w:val="494949"/>
              </w:rPr>
              <w:t>6      </w:t>
            </w:r>
          </w:p>
        </w:tc>
      </w:tr>
      <w:tr w:rsidR="00674238" w:rsidRPr="007C13A6" w14:paraId="6C055563" w14:textId="77777777" w:rsidTr="006E0971">
        <w:tc>
          <w:tcPr>
            <w:tcW w:w="8856" w:type="dxa"/>
            <w:gridSpan w:val="3"/>
            <w:shd w:val="clear" w:color="auto" w:fill="auto"/>
          </w:tcPr>
          <w:p w14:paraId="528C50D1" w14:textId="77777777" w:rsidR="00674238" w:rsidRPr="007C13A6" w:rsidRDefault="00674238" w:rsidP="006E0971">
            <w:pPr>
              <w:spacing w:line="240" w:lineRule="auto"/>
              <w:ind w:firstLine="0"/>
              <w:rPr>
                <w:rFonts w:cs="Times New Roman"/>
                <w:color w:val="000000" w:themeColor="text1"/>
              </w:rPr>
            </w:pPr>
            <w:r w:rsidRPr="007C13A6">
              <w:rPr>
                <w:rFonts w:eastAsia="Times New Roman" w:cs="Times New Roman"/>
                <w:color w:val="000000" w:themeColor="text1"/>
              </w:rPr>
              <w:t xml:space="preserve">By conventional criteria, this difference </w:t>
            </w:r>
            <w:proofErr w:type="gramStart"/>
            <w:r w:rsidRPr="007C13A6">
              <w:rPr>
                <w:rFonts w:eastAsia="Times New Roman" w:cs="Times New Roman"/>
                <w:color w:val="000000" w:themeColor="text1"/>
              </w:rPr>
              <w:t>is considered to be</w:t>
            </w:r>
            <w:proofErr w:type="gramEnd"/>
            <w:r w:rsidRPr="007C13A6">
              <w:rPr>
                <w:rFonts w:eastAsia="Times New Roman" w:cs="Times New Roman"/>
                <w:color w:val="000000" w:themeColor="text1"/>
              </w:rPr>
              <w:t xml:space="preserve"> </w:t>
            </w:r>
            <w:r w:rsidRPr="008B6C42">
              <w:rPr>
                <w:rFonts w:eastAsia="Times New Roman" w:cs="Times New Roman"/>
                <w:color w:val="000000" w:themeColor="text1"/>
              </w:rPr>
              <w:t>not statistically significant. </w:t>
            </w:r>
          </w:p>
        </w:tc>
      </w:tr>
    </w:tbl>
    <w:p w14:paraId="6377ABC6" w14:textId="77777777" w:rsidR="00674238" w:rsidRDefault="00674238" w:rsidP="008B6C42">
      <w:pPr>
        <w:widowControl w:val="0"/>
        <w:autoSpaceDE w:val="0"/>
        <w:autoSpaceDN w:val="0"/>
        <w:adjustRightInd w:val="0"/>
        <w:ind w:firstLine="0"/>
        <w:rPr>
          <w:rFonts w:cs="Times New Roman"/>
        </w:rPr>
      </w:pPr>
      <w:bookmarkStart w:id="357" w:name="table15"/>
    </w:p>
    <w:p w14:paraId="0105ADEA" w14:textId="77777777" w:rsidR="00674238" w:rsidRPr="004163B1" w:rsidRDefault="00674238" w:rsidP="00674238">
      <w:pPr>
        <w:widowControl w:val="0"/>
        <w:autoSpaceDE w:val="0"/>
        <w:autoSpaceDN w:val="0"/>
        <w:adjustRightInd w:val="0"/>
        <w:rPr>
          <w:rFonts w:cs="Times New Roman"/>
        </w:rPr>
      </w:pPr>
      <w:r>
        <w:rPr>
          <w:rFonts w:cs="Times New Roman"/>
        </w:rPr>
        <w:t>A</w:t>
      </w:r>
      <w:r w:rsidRPr="00E50EB7">
        <w:rPr>
          <w:rFonts w:cs="Times New Roman"/>
        </w:rPr>
        <w:t xml:space="preserve"> </w:t>
      </w:r>
      <w:r>
        <w:rPr>
          <w:rFonts w:cs="Times New Roman"/>
        </w:rPr>
        <w:t>two-tailed</w:t>
      </w:r>
      <w:r w:rsidRPr="00E50EB7">
        <w:rPr>
          <w:rFonts w:cs="Times New Roman"/>
        </w:rPr>
        <w:t xml:space="preserve"> t test showed that the difference </w:t>
      </w:r>
      <w:r>
        <w:rPr>
          <w:rFonts w:cs="Times New Roman"/>
        </w:rPr>
        <w:t>for basic materials sector companies</w:t>
      </w:r>
      <w:r w:rsidRPr="00E50EB7">
        <w:rPr>
          <w:rFonts w:cs="Times New Roman"/>
        </w:rPr>
        <w:t xml:space="preserve"> between the </w:t>
      </w:r>
      <w:r>
        <w:rPr>
          <w:rFonts w:cs="Times New Roman"/>
        </w:rPr>
        <w:t>three months prior</w:t>
      </w:r>
      <w:r w:rsidRPr="00E50EB7">
        <w:rPr>
          <w:rFonts w:cs="Times New Roman"/>
        </w:rPr>
        <w:t xml:space="preserve"> group (N </w:t>
      </w:r>
      <w:r>
        <w:rPr>
          <w:rFonts w:cs="Times New Roman"/>
        </w:rPr>
        <w:t>= 18</w:t>
      </w:r>
      <w:r w:rsidRPr="00E50EB7">
        <w:rPr>
          <w:rFonts w:cs="Times New Roman"/>
        </w:rPr>
        <w:t xml:space="preserve">, M = </w:t>
      </w:r>
      <w:r w:rsidRPr="008D19BD">
        <w:rPr>
          <w:rFonts w:eastAsia="Times New Roman" w:cs="Times New Roman"/>
          <w:color w:val="494949"/>
        </w:rPr>
        <w:t>0.0879</w:t>
      </w:r>
      <w:r w:rsidRPr="00E50EB7">
        <w:rPr>
          <w:rFonts w:cs="Times New Roman"/>
        </w:rPr>
        <w:t xml:space="preserve">, </w:t>
      </w:r>
      <w:r w:rsidRPr="008D19BD">
        <w:rPr>
          <w:rFonts w:eastAsia="Times New Roman" w:cs="Times New Roman"/>
          <w:color w:val="494949"/>
        </w:rPr>
        <w:t>0.0896</w:t>
      </w:r>
      <w:r w:rsidRPr="00E50EB7">
        <w:rPr>
          <w:rFonts w:cs="Times New Roman"/>
        </w:rPr>
        <w:t xml:space="preserve">) and the </w:t>
      </w:r>
      <w:r>
        <w:rPr>
          <w:rFonts w:cs="Times New Roman"/>
        </w:rPr>
        <w:t>three months following</w:t>
      </w:r>
      <w:r w:rsidRPr="00E50EB7">
        <w:rPr>
          <w:rFonts w:cs="Times New Roman"/>
        </w:rPr>
        <w:t xml:space="preserve"> group (N = </w:t>
      </w:r>
      <w:r>
        <w:rPr>
          <w:rFonts w:cs="Times New Roman"/>
        </w:rPr>
        <w:t>18</w:t>
      </w:r>
      <w:r w:rsidRPr="00E50EB7">
        <w:rPr>
          <w:rFonts w:cs="Times New Roman"/>
        </w:rPr>
        <w:t xml:space="preserve">, M = </w:t>
      </w:r>
      <w:r w:rsidRPr="008D19BD">
        <w:rPr>
          <w:rFonts w:eastAsia="Times New Roman" w:cs="Times New Roman"/>
          <w:color w:val="494949"/>
        </w:rPr>
        <w:t>0.07477</w:t>
      </w:r>
      <w:r w:rsidRPr="00E50EB7">
        <w:rPr>
          <w:rFonts w:cs="Times New Roman"/>
        </w:rPr>
        <w:t xml:space="preserve">, SD = </w:t>
      </w:r>
      <w:r w:rsidRPr="008D19BD">
        <w:rPr>
          <w:rFonts w:eastAsia="Times New Roman" w:cs="Times New Roman"/>
          <w:color w:val="494949"/>
        </w:rPr>
        <w:t>0.04377</w:t>
      </w:r>
      <w:r w:rsidRPr="00E50EB7">
        <w:rPr>
          <w:rFonts w:cs="Times New Roman"/>
        </w:rPr>
        <w:t xml:space="preserve">) were </w:t>
      </w:r>
      <w:r>
        <w:rPr>
          <w:rFonts w:cs="Times New Roman"/>
        </w:rPr>
        <w:t xml:space="preserve">not </w:t>
      </w:r>
      <w:r w:rsidRPr="00E50EB7">
        <w:rPr>
          <w:rFonts w:cs="Times New Roman"/>
        </w:rPr>
        <w:t xml:space="preserve">statistically significant, </w:t>
      </w:r>
      <w:r w:rsidRPr="00E63591">
        <w:rPr>
          <w:rFonts w:cs="Times New Roman"/>
          <w:i/>
        </w:rPr>
        <w:t>t</w:t>
      </w:r>
      <w:r w:rsidRPr="00E63591">
        <w:rPr>
          <w:rFonts w:cs="Times New Roman"/>
        </w:rPr>
        <w:t>(</w:t>
      </w:r>
      <w:r>
        <w:rPr>
          <w:rFonts w:cs="Times New Roman"/>
        </w:rPr>
        <w:t>34</w:t>
      </w:r>
      <w:r w:rsidRPr="00E63591">
        <w:rPr>
          <w:rFonts w:cs="Times New Roman"/>
        </w:rPr>
        <w:t xml:space="preserve">) = </w:t>
      </w:r>
      <w:r w:rsidRPr="004163B1">
        <w:rPr>
          <w:rFonts w:eastAsia="Times New Roman" w:cs="Times New Roman"/>
          <w:color w:val="494949"/>
        </w:rPr>
        <w:t>0.5615</w:t>
      </w:r>
      <w:r w:rsidRPr="004163B1">
        <w:rPr>
          <w:rFonts w:cs="Times New Roman"/>
        </w:rPr>
        <w:t xml:space="preserve">, p = </w:t>
      </w:r>
      <w:r w:rsidRPr="004163B1">
        <w:rPr>
          <w:rFonts w:eastAsia="Times New Roman" w:cs="Times New Roman"/>
          <w:color w:val="494949"/>
        </w:rPr>
        <w:t>0.5782</w:t>
      </w:r>
      <w:r w:rsidRPr="00E50EB7">
        <w:rPr>
          <w:rFonts w:cs="Times New Roman"/>
        </w:rPr>
        <w:t xml:space="preserve">, 95% CI </w:t>
      </w:r>
      <w:r>
        <w:rPr>
          <w:rFonts w:cs="Times New Roman"/>
        </w:rPr>
        <w:t>[</w:t>
      </w:r>
      <w:r w:rsidRPr="008D19BD">
        <w:rPr>
          <w:rFonts w:eastAsia="Times New Roman" w:cs="Times New Roman"/>
          <w:color w:val="494949"/>
        </w:rPr>
        <w:t>-0.0345</w:t>
      </w:r>
      <w:r>
        <w:rPr>
          <w:rFonts w:eastAsia="Times New Roman" w:cs="Times New Roman"/>
          <w:color w:val="494949"/>
        </w:rPr>
        <w:t>91,</w:t>
      </w:r>
      <w:r w:rsidRPr="008D19BD">
        <w:rPr>
          <w:rFonts w:eastAsia="Times New Roman" w:cs="Times New Roman"/>
          <w:color w:val="494949"/>
        </w:rPr>
        <w:t xml:space="preserve"> 0.061003</w:t>
      </w:r>
      <w:r w:rsidRPr="00E50EB7">
        <w:rPr>
          <w:rFonts w:cs="Times New Roman"/>
        </w:rPr>
        <w:t xml:space="preserve">], d = </w:t>
      </w:r>
      <w:r>
        <w:rPr>
          <w:rFonts w:eastAsia="Times New Roman" w:cs="Times New Roman"/>
          <w:color w:val="494949"/>
        </w:rPr>
        <w:t>0.024.</w:t>
      </w:r>
    </w:p>
    <w:p w14:paraId="51ED9B76" w14:textId="77777777" w:rsidR="00674238" w:rsidRPr="008B6C42" w:rsidRDefault="00674238" w:rsidP="008B6C42">
      <w:pPr>
        <w:pStyle w:val="Heading3"/>
      </w:pPr>
      <w:bookmarkStart w:id="358" w:name="_Toc260402533"/>
      <w:bookmarkStart w:id="359" w:name="_Toc260564586"/>
      <w:bookmarkStart w:id="360" w:name="_Toc260566014"/>
      <w:bookmarkStart w:id="361" w:name="_Toc261381320"/>
      <w:bookmarkStart w:id="362" w:name="_Toc261382130"/>
      <w:r w:rsidRPr="008B6C42">
        <w:t>Table 14</w:t>
      </w:r>
      <w:r w:rsidRPr="008B6C42">
        <w:br/>
        <w:t>Basic Materials Two-Tailed Paired T-Test for Significance</w:t>
      </w:r>
      <w:bookmarkEnd w:id="358"/>
      <w:bookmarkEnd w:id="359"/>
      <w:bookmarkEnd w:id="360"/>
      <w:bookmarkEnd w:id="361"/>
      <w:bookmarkEnd w:id="362"/>
    </w:p>
    <w:bookmarkEnd w:id="357"/>
    <w:p w14:paraId="2371D337" w14:textId="77777777" w:rsidR="00674238" w:rsidRPr="00BC7585" w:rsidRDefault="00674238" w:rsidP="00674238">
      <w:pPr>
        <w:spacing w:line="240" w:lineRule="auto"/>
        <w:ind w:firstLine="0"/>
        <w:rPr>
          <w:rFonts w:cs="Times New Roman"/>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757"/>
        <w:gridCol w:w="2878"/>
      </w:tblGrid>
      <w:tr w:rsidR="00674238" w:rsidRPr="00F368D4" w14:paraId="58B985C2" w14:textId="77777777" w:rsidTr="006E0971">
        <w:tc>
          <w:tcPr>
            <w:tcW w:w="8856" w:type="dxa"/>
            <w:gridSpan w:val="3"/>
            <w:tcBorders>
              <w:top w:val="single" w:sz="4" w:space="0" w:color="000000" w:themeColor="text1"/>
              <w:bottom w:val="single" w:sz="4" w:space="0" w:color="000000" w:themeColor="text1"/>
            </w:tcBorders>
            <w:shd w:val="clear" w:color="auto" w:fill="auto"/>
          </w:tcPr>
          <w:p w14:paraId="60C09FA6"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000000" w:themeColor="text1"/>
                <w:sz w:val="20"/>
                <w:szCs w:val="20"/>
              </w:rPr>
              <w:t>Basic Materials paired </w:t>
            </w:r>
            <w:r w:rsidRPr="00F368D4">
              <w:rPr>
                <w:rFonts w:eastAsia="Times New Roman" w:cs="Times New Roman"/>
                <w:i/>
                <w:iCs/>
                <w:color w:val="000000" w:themeColor="text1"/>
                <w:sz w:val="20"/>
                <w:szCs w:val="20"/>
              </w:rPr>
              <w:t>t</w:t>
            </w:r>
            <w:r w:rsidRPr="00F368D4">
              <w:rPr>
                <w:rFonts w:eastAsia="Times New Roman" w:cs="Times New Roman"/>
                <w:color w:val="000000" w:themeColor="text1"/>
                <w:sz w:val="20"/>
                <w:szCs w:val="20"/>
              </w:rPr>
              <w:t>-test results</w:t>
            </w:r>
          </w:p>
        </w:tc>
      </w:tr>
      <w:tr w:rsidR="00674238" w:rsidRPr="00F368D4" w14:paraId="5A7E1C57" w14:textId="77777777" w:rsidTr="006E0971">
        <w:tc>
          <w:tcPr>
            <w:tcW w:w="3078" w:type="dxa"/>
            <w:tcBorders>
              <w:top w:val="single" w:sz="4" w:space="0" w:color="000000" w:themeColor="text1"/>
            </w:tcBorders>
            <w:shd w:val="clear" w:color="auto" w:fill="auto"/>
          </w:tcPr>
          <w:p w14:paraId="604D573D" w14:textId="77777777" w:rsidR="00674238" w:rsidRPr="00F368D4" w:rsidRDefault="00674238" w:rsidP="006E0971">
            <w:pPr>
              <w:spacing w:line="240" w:lineRule="auto"/>
              <w:ind w:firstLine="0"/>
              <w:rPr>
                <w:rFonts w:cs="Times New Roman"/>
                <w:color w:val="000000" w:themeColor="text1"/>
                <w:sz w:val="20"/>
                <w:szCs w:val="20"/>
              </w:rPr>
            </w:pPr>
            <w:proofErr w:type="gramStart"/>
            <w:r w:rsidRPr="00F368D4">
              <w:rPr>
                <w:rFonts w:cs="Times New Roman"/>
                <w:i/>
                <w:sz w:val="20"/>
                <w:szCs w:val="20"/>
              </w:rPr>
              <w:t>t</w:t>
            </w:r>
            <w:r w:rsidRPr="00F368D4">
              <w:rPr>
                <w:rFonts w:cs="Times New Roman"/>
                <w:sz w:val="20"/>
                <w:szCs w:val="20"/>
              </w:rPr>
              <w:t>(</w:t>
            </w:r>
            <w:proofErr w:type="gramEnd"/>
            <w:r w:rsidRPr="00F368D4">
              <w:rPr>
                <w:rFonts w:cs="Times New Roman"/>
                <w:sz w:val="20"/>
                <w:szCs w:val="20"/>
              </w:rPr>
              <w:t xml:space="preserve">34) = </w:t>
            </w:r>
            <w:r w:rsidRPr="00F368D4">
              <w:rPr>
                <w:rFonts w:eastAsia="Times New Roman" w:cs="Times New Roman"/>
                <w:color w:val="494949"/>
                <w:sz w:val="20"/>
                <w:szCs w:val="20"/>
                <w:u w:val="single"/>
              </w:rPr>
              <w:t>0.5615</w:t>
            </w:r>
            <w:r w:rsidRPr="00F368D4">
              <w:rPr>
                <w:rFonts w:cs="Times New Roman"/>
                <w:sz w:val="20"/>
                <w:szCs w:val="20"/>
              </w:rPr>
              <w:t xml:space="preserve">, p = </w:t>
            </w:r>
            <w:r w:rsidRPr="00F368D4">
              <w:rPr>
                <w:rFonts w:eastAsia="Times New Roman" w:cs="Times New Roman"/>
                <w:color w:val="494949"/>
                <w:sz w:val="20"/>
                <w:szCs w:val="20"/>
                <w:u w:val="single"/>
              </w:rPr>
              <w:t>0.5782</w:t>
            </w:r>
            <w:r w:rsidRPr="00F368D4">
              <w:rPr>
                <w:rFonts w:eastAsia="Times New Roman" w:cs="Times New Roman"/>
                <w:color w:val="000000" w:themeColor="text1"/>
                <w:sz w:val="20"/>
                <w:szCs w:val="20"/>
              </w:rPr>
              <w:t>.</w:t>
            </w:r>
          </w:p>
        </w:tc>
        <w:tc>
          <w:tcPr>
            <w:tcW w:w="2826" w:type="dxa"/>
            <w:tcBorders>
              <w:top w:val="single" w:sz="4" w:space="0" w:color="000000" w:themeColor="text1"/>
            </w:tcBorders>
            <w:shd w:val="clear" w:color="auto" w:fill="auto"/>
          </w:tcPr>
          <w:p w14:paraId="1218B15B" w14:textId="77777777" w:rsidR="00674238" w:rsidRPr="00F368D4" w:rsidRDefault="00674238" w:rsidP="006E0971">
            <w:pPr>
              <w:spacing w:line="240" w:lineRule="auto"/>
              <w:ind w:firstLine="0"/>
              <w:rPr>
                <w:rFonts w:cs="Times New Roman"/>
                <w:color w:val="000000" w:themeColor="text1"/>
                <w:sz w:val="20"/>
                <w:szCs w:val="20"/>
              </w:rPr>
            </w:pPr>
          </w:p>
        </w:tc>
        <w:tc>
          <w:tcPr>
            <w:tcW w:w="2952" w:type="dxa"/>
            <w:tcBorders>
              <w:top w:val="single" w:sz="4" w:space="0" w:color="000000" w:themeColor="text1"/>
            </w:tcBorders>
            <w:shd w:val="clear" w:color="auto" w:fill="auto"/>
          </w:tcPr>
          <w:p w14:paraId="58589CA4" w14:textId="77777777" w:rsidR="00674238" w:rsidRPr="00F368D4" w:rsidRDefault="00674238" w:rsidP="006E0971">
            <w:pPr>
              <w:spacing w:line="240" w:lineRule="auto"/>
              <w:ind w:firstLine="0"/>
              <w:rPr>
                <w:rFonts w:cs="Times New Roman"/>
                <w:color w:val="000000" w:themeColor="text1"/>
                <w:sz w:val="20"/>
                <w:szCs w:val="20"/>
              </w:rPr>
            </w:pPr>
          </w:p>
        </w:tc>
      </w:tr>
      <w:tr w:rsidR="00674238" w:rsidRPr="00F368D4" w14:paraId="2AE1EB72" w14:textId="77777777" w:rsidTr="006E0971">
        <w:tc>
          <w:tcPr>
            <w:tcW w:w="3078" w:type="dxa"/>
            <w:shd w:val="clear" w:color="auto" w:fill="auto"/>
          </w:tcPr>
          <w:p w14:paraId="33120A80" w14:textId="77777777" w:rsidR="00674238" w:rsidRPr="00F368D4" w:rsidRDefault="00674238" w:rsidP="006E0971">
            <w:pPr>
              <w:spacing w:line="240" w:lineRule="auto"/>
              <w:ind w:firstLine="0"/>
              <w:rPr>
                <w:rFonts w:cs="Times New Roman"/>
                <w:i/>
                <w:color w:val="000000" w:themeColor="text1"/>
                <w:sz w:val="20"/>
                <w:szCs w:val="20"/>
              </w:rPr>
            </w:pPr>
            <w:r w:rsidRPr="00F368D4">
              <w:rPr>
                <w:rFonts w:eastAsia="Times New Roman" w:cs="Times New Roman"/>
                <w:bCs/>
                <w:i/>
                <w:color w:val="000000" w:themeColor="text1"/>
                <w:sz w:val="20"/>
                <w:szCs w:val="20"/>
              </w:rPr>
              <w:t>Confidence interval:</w:t>
            </w:r>
          </w:p>
        </w:tc>
        <w:tc>
          <w:tcPr>
            <w:tcW w:w="2826" w:type="dxa"/>
            <w:shd w:val="clear" w:color="auto" w:fill="auto"/>
          </w:tcPr>
          <w:p w14:paraId="5629A29F" w14:textId="77777777" w:rsidR="00674238" w:rsidRPr="00F368D4" w:rsidRDefault="00674238" w:rsidP="006E0971">
            <w:pPr>
              <w:spacing w:line="240" w:lineRule="auto"/>
              <w:ind w:firstLine="0"/>
              <w:rPr>
                <w:rFonts w:cs="Times New Roman"/>
                <w:color w:val="000000" w:themeColor="text1"/>
                <w:sz w:val="20"/>
                <w:szCs w:val="20"/>
              </w:rPr>
            </w:pPr>
          </w:p>
        </w:tc>
        <w:tc>
          <w:tcPr>
            <w:tcW w:w="2952" w:type="dxa"/>
            <w:shd w:val="clear" w:color="auto" w:fill="auto"/>
          </w:tcPr>
          <w:p w14:paraId="16508A9A" w14:textId="77777777" w:rsidR="00674238" w:rsidRPr="00F368D4" w:rsidRDefault="00674238" w:rsidP="006E0971">
            <w:pPr>
              <w:spacing w:line="240" w:lineRule="auto"/>
              <w:ind w:firstLine="0"/>
              <w:rPr>
                <w:rFonts w:cs="Times New Roman"/>
                <w:color w:val="000000" w:themeColor="text1"/>
                <w:sz w:val="20"/>
                <w:szCs w:val="20"/>
              </w:rPr>
            </w:pPr>
          </w:p>
        </w:tc>
      </w:tr>
      <w:tr w:rsidR="00674238" w:rsidRPr="00F368D4" w14:paraId="7803A02E" w14:textId="77777777" w:rsidTr="006E0971">
        <w:tc>
          <w:tcPr>
            <w:tcW w:w="5904" w:type="dxa"/>
            <w:gridSpan w:val="2"/>
            <w:shd w:val="clear" w:color="auto" w:fill="auto"/>
          </w:tcPr>
          <w:p w14:paraId="3812426A"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000000" w:themeColor="text1"/>
                <w:sz w:val="20"/>
                <w:szCs w:val="20"/>
              </w:rPr>
              <w:t xml:space="preserve">The mean of Group One minus Group Two equals </w:t>
            </w:r>
            <w:r w:rsidRPr="00F368D4">
              <w:rPr>
                <w:rFonts w:eastAsia="Times New Roman" w:cs="Times New Roman"/>
                <w:color w:val="494949"/>
                <w:sz w:val="20"/>
                <w:szCs w:val="20"/>
              </w:rPr>
              <w:t>0.013206</w:t>
            </w:r>
          </w:p>
        </w:tc>
        <w:tc>
          <w:tcPr>
            <w:tcW w:w="2952" w:type="dxa"/>
            <w:shd w:val="clear" w:color="auto" w:fill="auto"/>
          </w:tcPr>
          <w:p w14:paraId="2F8AB9B8" w14:textId="77777777" w:rsidR="00674238" w:rsidRPr="00F368D4" w:rsidRDefault="00674238" w:rsidP="006E0971">
            <w:pPr>
              <w:spacing w:line="240" w:lineRule="auto"/>
              <w:ind w:firstLine="0"/>
              <w:rPr>
                <w:rFonts w:cs="Times New Roman"/>
                <w:color w:val="000000" w:themeColor="text1"/>
                <w:sz w:val="20"/>
                <w:szCs w:val="20"/>
              </w:rPr>
            </w:pPr>
          </w:p>
        </w:tc>
      </w:tr>
      <w:tr w:rsidR="00674238" w:rsidRPr="00F368D4" w14:paraId="2E1D6C9D" w14:textId="77777777" w:rsidTr="006E0971">
        <w:tc>
          <w:tcPr>
            <w:tcW w:w="8856" w:type="dxa"/>
            <w:gridSpan w:val="3"/>
            <w:shd w:val="clear" w:color="auto" w:fill="auto"/>
          </w:tcPr>
          <w:p w14:paraId="3E250AD5"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000000" w:themeColor="text1"/>
                <w:sz w:val="20"/>
                <w:szCs w:val="20"/>
              </w:rPr>
              <w:t xml:space="preserve"> 95% confidence interval of this difference: From </w:t>
            </w:r>
            <w:r w:rsidRPr="00F368D4">
              <w:rPr>
                <w:rFonts w:eastAsia="Times New Roman" w:cs="Times New Roman"/>
                <w:color w:val="494949"/>
                <w:sz w:val="20"/>
                <w:szCs w:val="20"/>
              </w:rPr>
              <w:t>-0.034591 to 0.061003 </w:t>
            </w:r>
          </w:p>
        </w:tc>
      </w:tr>
      <w:tr w:rsidR="00674238" w:rsidRPr="00F368D4" w14:paraId="56028E4B" w14:textId="77777777" w:rsidTr="006E0971">
        <w:tc>
          <w:tcPr>
            <w:tcW w:w="5904" w:type="dxa"/>
            <w:gridSpan w:val="2"/>
            <w:shd w:val="clear" w:color="auto" w:fill="auto"/>
          </w:tcPr>
          <w:p w14:paraId="39DC97B4" w14:textId="77777777" w:rsidR="00674238" w:rsidRPr="00F368D4" w:rsidRDefault="00674238" w:rsidP="006E0971">
            <w:pPr>
              <w:spacing w:line="276" w:lineRule="auto"/>
              <w:ind w:firstLine="0"/>
              <w:rPr>
                <w:rFonts w:cs="Times New Roman"/>
                <w:color w:val="000000" w:themeColor="text1"/>
                <w:sz w:val="20"/>
                <w:szCs w:val="20"/>
              </w:rPr>
            </w:pPr>
            <w:r w:rsidRPr="00F368D4">
              <w:rPr>
                <w:rFonts w:eastAsia="Times New Roman" w:cs="Times New Roman"/>
                <w:color w:val="000000" w:themeColor="text1"/>
                <w:sz w:val="20"/>
                <w:szCs w:val="20"/>
              </w:rPr>
              <w:t xml:space="preserve">Standard error of difference = </w:t>
            </w:r>
            <w:r w:rsidRPr="00F368D4">
              <w:rPr>
                <w:rFonts w:eastAsia="Times New Roman" w:cs="Times New Roman"/>
                <w:color w:val="494949"/>
                <w:sz w:val="20"/>
                <w:szCs w:val="20"/>
              </w:rPr>
              <w:t>0.024 </w:t>
            </w:r>
          </w:p>
        </w:tc>
        <w:tc>
          <w:tcPr>
            <w:tcW w:w="2952" w:type="dxa"/>
            <w:shd w:val="clear" w:color="auto" w:fill="auto"/>
          </w:tcPr>
          <w:p w14:paraId="5EB4B7F8" w14:textId="77777777" w:rsidR="00674238" w:rsidRPr="00F368D4" w:rsidRDefault="00674238" w:rsidP="006E0971">
            <w:pPr>
              <w:spacing w:line="240" w:lineRule="auto"/>
              <w:ind w:firstLine="0"/>
              <w:rPr>
                <w:rFonts w:cs="Times New Roman"/>
                <w:color w:val="000000" w:themeColor="text1"/>
                <w:sz w:val="20"/>
                <w:szCs w:val="20"/>
              </w:rPr>
            </w:pPr>
          </w:p>
        </w:tc>
      </w:tr>
      <w:tr w:rsidR="00674238" w:rsidRPr="00F368D4" w14:paraId="659C8F76" w14:textId="77777777" w:rsidTr="006E0971">
        <w:tc>
          <w:tcPr>
            <w:tcW w:w="3078" w:type="dxa"/>
            <w:shd w:val="clear" w:color="auto" w:fill="auto"/>
            <w:vAlign w:val="center"/>
          </w:tcPr>
          <w:p w14:paraId="3B19ADFC" w14:textId="77777777" w:rsidR="00674238" w:rsidRPr="00F368D4" w:rsidRDefault="00674238" w:rsidP="006E0971">
            <w:pPr>
              <w:spacing w:line="240" w:lineRule="auto"/>
              <w:ind w:firstLine="0"/>
              <w:rPr>
                <w:rFonts w:eastAsia="Times New Roman" w:cs="Times New Roman"/>
                <w:i/>
                <w:color w:val="000000" w:themeColor="text1"/>
                <w:sz w:val="20"/>
                <w:szCs w:val="20"/>
              </w:rPr>
            </w:pPr>
            <w:r w:rsidRPr="00F368D4">
              <w:rPr>
                <w:rFonts w:eastAsia="Times New Roman" w:cs="Times New Roman"/>
                <w:bCs/>
                <w:i/>
                <w:color w:val="000000" w:themeColor="text1"/>
                <w:sz w:val="20"/>
                <w:szCs w:val="20"/>
              </w:rPr>
              <w:t>  Group</w:t>
            </w:r>
          </w:p>
        </w:tc>
        <w:tc>
          <w:tcPr>
            <w:tcW w:w="2826" w:type="dxa"/>
            <w:shd w:val="clear" w:color="auto" w:fill="auto"/>
            <w:vAlign w:val="center"/>
          </w:tcPr>
          <w:p w14:paraId="6334751C" w14:textId="77777777" w:rsidR="00674238" w:rsidRPr="00F368D4" w:rsidRDefault="00674238" w:rsidP="006E0971">
            <w:pPr>
              <w:spacing w:line="240" w:lineRule="auto"/>
              <w:ind w:firstLine="0"/>
              <w:rPr>
                <w:rFonts w:cs="Times New Roman"/>
                <w:i/>
                <w:color w:val="000000" w:themeColor="text1"/>
                <w:sz w:val="20"/>
                <w:szCs w:val="20"/>
              </w:rPr>
            </w:pPr>
            <w:r w:rsidRPr="00F368D4">
              <w:rPr>
                <w:rFonts w:eastAsia="Times New Roman" w:cs="Times New Roman"/>
                <w:bCs/>
                <w:i/>
                <w:color w:val="000000" w:themeColor="text1"/>
                <w:sz w:val="20"/>
                <w:szCs w:val="20"/>
              </w:rPr>
              <w:t>  Group One  </w:t>
            </w:r>
          </w:p>
        </w:tc>
        <w:tc>
          <w:tcPr>
            <w:tcW w:w="2952" w:type="dxa"/>
            <w:shd w:val="clear" w:color="auto" w:fill="auto"/>
            <w:vAlign w:val="center"/>
          </w:tcPr>
          <w:p w14:paraId="6E7DA7D5" w14:textId="77777777" w:rsidR="00674238" w:rsidRPr="00F368D4" w:rsidRDefault="00674238" w:rsidP="006E0971">
            <w:pPr>
              <w:spacing w:line="240" w:lineRule="auto"/>
              <w:ind w:firstLine="0"/>
              <w:rPr>
                <w:rFonts w:cs="Times New Roman"/>
                <w:i/>
                <w:color w:val="000000" w:themeColor="text1"/>
                <w:sz w:val="20"/>
                <w:szCs w:val="20"/>
              </w:rPr>
            </w:pPr>
            <w:r w:rsidRPr="00F368D4">
              <w:rPr>
                <w:rFonts w:eastAsia="Times New Roman" w:cs="Times New Roman"/>
                <w:bCs/>
                <w:i/>
                <w:color w:val="000000" w:themeColor="text1"/>
                <w:sz w:val="20"/>
                <w:szCs w:val="20"/>
              </w:rPr>
              <w:t>  Group Two  </w:t>
            </w:r>
          </w:p>
        </w:tc>
      </w:tr>
      <w:tr w:rsidR="00674238" w:rsidRPr="00F368D4" w14:paraId="3531454A" w14:textId="77777777" w:rsidTr="006E0971">
        <w:tc>
          <w:tcPr>
            <w:tcW w:w="3078" w:type="dxa"/>
            <w:shd w:val="clear" w:color="auto" w:fill="auto"/>
            <w:vAlign w:val="center"/>
          </w:tcPr>
          <w:p w14:paraId="42389016" w14:textId="77777777" w:rsidR="00674238" w:rsidRPr="00F368D4" w:rsidRDefault="00674238" w:rsidP="006E0971">
            <w:pPr>
              <w:spacing w:line="240" w:lineRule="auto"/>
              <w:ind w:firstLine="0"/>
              <w:rPr>
                <w:rFonts w:eastAsia="Times New Roman" w:cs="Times New Roman"/>
                <w:color w:val="000000" w:themeColor="text1"/>
                <w:sz w:val="20"/>
                <w:szCs w:val="20"/>
              </w:rPr>
            </w:pPr>
            <w:r w:rsidRPr="00F368D4">
              <w:rPr>
                <w:rFonts w:eastAsia="Times New Roman" w:cs="Times New Roman"/>
                <w:color w:val="000000" w:themeColor="text1"/>
                <w:sz w:val="20"/>
                <w:szCs w:val="20"/>
              </w:rPr>
              <w:t>Mean</w:t>
            </w:r>
          </w:p>
        </w:tc>
        <w:tc>
          <w:tcPr>
            <w:tcW w:w="2826" w:type="dxa"/>
            <w:shd w:val="clear" w:color="auto" w:fill="auto"/>
            <w:vAlign w:val="center"/>
          </w:tcPr>
          <w:p w14:paraId="0EFC7D41"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0.087983</w:t>
            </w:r>
          </w:p>
        </w:tc>
        <w:tc>
          <w:tcPr>
            <w:tcW w:w="2952" w:type="dxa"/>
            <w:shd w:val="clear" w:color="auto" w:fill="auto"/>
            <w:vAlign w:val="center"/>
          </w:tcPr>
          <w:p w14:paraId="075DD140"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0.074778</w:t>
            </w:r>
          </w:p>
        </w:tc>
      </w:tr>
      <w:tr w:rsidR="00674238" w:rsidRPr="00F368D4" w14:paraId="4EE6E956" w14:textId="77777777" w:rsidTr="006E0971">
        <w:tc>
          <w:tcPr>
            <w:tcW w:w="3078" w:type="dxa"/>
            <w:shd w:val="clear" w:color="auto" w:fill="auto"/>
            <w:vAlign w:val="center"/>
          </w:tcPr>
          <w:p w14:paraId="3E3BF4D6" w14:textId="77777777" w:rsidR="00674238" w:rsidRPr="00F368D4" w:rsidRDefault="00674238" w:rsidP="006E0971">
            <w:pPr>
              <w:spacing w:line="240" w:lineRule="auto"/>
              <w:ind w:firstLine="0"/>
              <w:rPr>
                <w:rFonts w:eastAsia="Times New Roman" w:cs="Times New Roman"/>
                <w:color w:val="000000" w:themeColor="text1"/>
                <w:sz w:val="20"/>
                <w:szCs w:val="20"/>
              </w:rPr>
            </w:pPr>
            <w:r w:rsidRPr="00F368D4">
              <w:rPr>
                <w:rFonts w:eastAsia="Times New Roman" w:cs="Times New Roman"/>
                <w:color w:val="000000" w:themeColor="text1"/>
                <w:sz w:val="20"/>
                <w:szCs w:val="20"/>
              </w:rPr>
              <w:t>SD</w:t>
            </w:r>
          </w:p>
        </w:tc>
        <w:tc>
          <w:tcPr>
            <w:tcW w:w="2826" w:type="dxa"/>
            <w:shd w:val="clear" w:color="auto" w:fill="auto"/>
            <w:vAlign w:val="center"/>
          </w:tcPr>
          <w:p w14:paraId="1D2C7E20"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0.089668</w:t>
            </w:r>
          </w:p>
        </w:tc>
        <w:tc>
          <w:tcPr>
            <w:tcW w:w="2952" w:type="dxa"/>
            <w:shd w:val="clear" w:color="auto" w:fill="auto"/>
            <w:vAlign w:val="center"/>
          </w:tcPr>
          <w:p w14:paraId="4EEF56EF"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0.043778</w:t>
            </w:r>
          </w:p>
        </w:tc>
      </w:tr>
      <w:tr w:rsidR="00674238" w:rsidRPr="00F368D4" w14:paraId="085C39D0" w14:textId="77777777" w:rsidTr="006E0971">
        <w:trPr>
          <w:trHeight w:val="51"/>
        </w:trPr>
        <w:tc>
          <w:tcPr>
            <w:tcW w:w="3078" w:type="dxa"/>
            <w:shd w:val="clear" w:color="auto" w:fill="auto"/>
            <w:vAlign w:val="center"/>
          </w:tcPr>
          <w:p w14:paraId="0B927245" w14:textId="77777777" w:rsidR="00674238" w:rsidRPr="00F368D4" w:rsidRDefault="00674238" w:rsidP="006E0971">
            <w:pPr>
              <w:spacing w:line="240" w:lineRule="auto"/>
              <w:ind w:firstLine="0"/>
              <w:rPr>
                <w:rFonts w:eastAsia="Times New Roman" w:cs="Times New Roman"/>
                <w:color w:val="000000" w:themeColor="text1"/>
                <w:sz w:val="20"/>
                <w:szCs w:val="20"/>
              </w:rPr>
            </w:pPr>
            <w:r w:rsidRPr="00F368D4">
              <w:rPr>
                <w:rFonts w:eastAsia="Times New Roman" w:cs="Times New Roman"/>
                <w:color w:val="000000" w:themeColor="text1"/>
                <w:sz w:val="20"/>
                <w:szCs w:val="20"/>
              </w:rPr>
              <w:t>SEM</w:t>
            </w:r>
          </w:p>
        </w:tc>
        <w:tc>
          <w:tcPr>
            <w:tcW w:w="2826" w:type="dxa"/>
            <w:shd w:val="clear" w:color="auto" w:fill="auto"/>
            <w:vAlign w:val="center"/>
          </w:tcPr>
          <w:p w14:paraId="0C36755F"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0.021135</w:t>
            </w:r>
          </w:p>
        </w:tc>
        <w:tc>
          <w:tcPr>
            <w:tcW w:w="2952" w:type="dxa"/>
            <w:shd w:val="clear" w:color="auto" w:fill="auto"/>
            <w:vAlign w:val="center"/>
          </w:tcPr>
          <w:p w14:paraId="204168BF"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0.010319</w:t>
            </w:r>
          </w:p>
        </w:tc>
      </w:tr>
      <w:tr w:rsidR="00674238" w:rsidRPr="00F368D4" w14:paraId="35F09B85" w14:textId="77777777" w:rsidTr="006E0971">
        <w:tc>
          <w:tcPr>
            <w:tcW w:w="3078" w:type="dxa"/>
            <w:shd w:val="clear" w:color="auto" w:fill="auto"/>
            <w:vAlign w:val="center"/>
          </w:tcPr>
          <w:p w14:paraId="55228C8B" w14:textId="77777777" w:rsidR="00674238" w:rsidRPr="00F368D4" w:rsidRDefault="00674238" w:rsidP="006E0971">
            <w:pPr>
              <w:spacing w:line="240" w:lineRule="auto"/>
              <w:ind w:firstLine="0"/>
              <w:rPr>
                <w:rFonts w:eastAsia="Times New Roman" w:cs="Times New Roman"/>
                <w:color w:val="000000" w:themeColor="text1"/>
                <w:sz w:val="20"/>
                <w:szCs w:val="20"/>
              </w:rPr>
            </w:pPr>
            <w:r w:rsidRPr="00F368D4">
              <w:rPr>
                <w:rFonts w:eastAsia="Times New Roman" w:cs="Times New Roman"/>
                <w:color w:val="000000" w:themeColor="text1"/>
                <w:sz w:val="20"/>
                <w:szCs w:val="20"/>
              </w:rPr>
              <w:t>N</w:t>
            </w:r>
          </w:p>
        </w:tc>
        <w:tc>
          <w:tcPr>
            <w:tcW w:w="2826" w:type="dxa"/>
            <w:shd w:val="clear" w:color="auto" w:fill="auto"/>
            <w:vAlign w:val="center"/>
          </w:tcPr>
          <w:p w14:paraId="2976A23D"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18        </w:t>
            </w:r>
          </w:p>
        </w:tc>
        <w:tc>
          <w:tcPr>
            <w:tcW w:w="2952" w:type="dxa"/>
            <w:shd w:val="clear" w:color="auto" w:fill="auto"/>
            <w:vAlign w:val="center"/>
          </w:tcPr>
          <w:p w14:paraId="473ACDA9"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494949"/>
                <w:sz w:val="20"/>
                <w:szCs w:val="20"/>
              </w:rPr>
              <w:t>18        </w:t>
            </w:r>
          </w:p>
        </w:tc>
      </w:tr>
      <w:tr w:rsidR="00674238" w:rsidRPr="00F368D4" w14:paraId="73F0379E" w14:textId="77777777" w:rsidTr="006E0971">
        <w:tc>
          <w:tcPr>
            <w:tcW w:w="8856" w:type="dxa"/>
            <w:gridSpan w:val="3"/>
            <w:shd w:val="clear" w:color="auto" w:fill="auto"/>
          </w:tcPr>
          <w:p w14:paraId="6A8B0FF6" w14:textId="77777777" w:rsidR="00674238" w:rsidRPr="00F368D4" w:rsidRDefault="00674238" w:rsidP="006E0971">
            <w:pPr>
              <w:spacing w:line="240" w:lineRule="auto"/>
              <w:ind w:firstLine="0"/>
              <w:rPr>
                <w:rFonts w:cs="Times New Roman"/>
                <w:color w:val="000000" w:themeColor="text1"/>
                <w:sz w:val="20"/>
                <w:szCs w:val="20"/>
              </w:rPr>
            </w:pPr>
            <w:r w:rsidRPr="00F368D4">
              <w:rPr>
                <w:rFonts w:eastAsia="Times New Roman" w:cs="Times New Roman"/>
                <w:color w:val="000000" w:themeColor="text1"/>
                <w:sz w:val="20"/>
                <w:szCs w:val="20"/>
              </w:rPr>
              <w:t xml:space="preserve">By conventional criteria, this difference </w:t>
            </w:r>
            <w:proofErr w:type="gramStart"/>
            <w:r w:rsidRPr="00F368D4">
              <w:rPr>
                <w:rFonts w:eastAsia="Times New Roman" w:cs="Times New Roman"/>
                <w:color w:val="000000" w:themeColor="text1"/>
                <w:sz w:val="20"/>
                <w:szCs w:val="20"/>
              </w:rPr>
              <w:t>is considered to be</w:t>
            </w:r>
            <w:proofErr w:type="gramEnd"/>
            <w:r w:rsidRPr="00F368D4">
              <w:rPr>
                <w:rFonts w:eastAsia="Times New Roman" w:cs="Times New Roman"/>
                <w:color w:val="000000" w:themeColor="text1"/>
                <w:sz w:val="20"/>
                <w:szCs w:val="20"/>
              </w:rPr>
              <w:t xml:space="preserve"> </w:t>
            </w:r>
            <w:r w:rsidRPr="008B6C42">
              <w:rPr>
                <w:rFonts w:eastAsia="Times New Roman" w:cs="Times New Roman"/>
                <w:color w:val="000000" w:themeColor="text1"/>
                <w:sz w:val="20"/>
                <w:szCs w:val="20"/>
              </w:rPr>
              <w:t>not statistically significant. </w:t>
            </w:r>
          </w:p>
        </w:tc>
      </w:tr>
    </w:tbl>
    <w:p w14:paraId="61928DC6" w14:textId="77777777" w:rsidR="00674238" w:rsidRDefault="00674238" w:rsidP="00674238">
      <w:pPr>
        <w:spacing w:line="240" w:lineRule="auto"/>
        <w:ind w:firstLine="0"/>
        <w:rPr>
          <w:rFonts w:cs="Times New Roman"/>
        </w:rPr>
      </w:pPr>
    </w:p>
    <w:p w14:paraId="4E55DBFD" w14:textId="77777777" w:rsidR="00674238" w:rsidRDefault="00674238" w:rsidP="00674238">
      <w:pPr>
        <w:spacing w:line="240" w:lineRule="auto"/>
        <w:ind w:firstLine="0"/>
        <w:rPr>
          <w:rFonts w:cs="Times New Roman"/>
        </w:rPr>
      </w:pPr>
      <w:r>
        <w:rPr>
          <w:rFonts w:cs="Times New Roman"/>
        </w:rPr>
        <w:br w:type="page"/>
      </w:r>
    </w:p>
    <w:p w14:paraId="4EE56ACD" w14:textId="4171832C" w:rsidR="00674238" w:rsidRDefault="00674238" w:rsidP="00674238">
      <w:pPr>
        <w:rPr>
          <w:rFonts w:cs="Times New Roman"/>
        </w:rPr>
      </w:pPr>
      <w:r>
        <w:rPr>
          <w:rFonts w:cs="Times New Roman"/>
        </w:rPr>
        <w:lastRenderedPageBreak/>
        <w:t xml:space="preserve">None of the tests show any significant difference between the average volatility preceding the leadership change announcement and the average volatility following the leadership change announcement. Overall, the companies appear to be less volatile following an </w:t>
      </w:r>
      <w:proofErr w:type="gramStart"/>
      <w:r>
        <w:rPr>
          <w:rFonts w:cs="Times New Roman"/>
        </w:rPr>
        <w:t>executive leadership change announcements</w:t>
      </w:r>
      <w:proofErr w:type="gramEnd"/>
      <w:r>
        <w:rPr>
          <w:rFonts w:cs="Times New Roman"/>
        </w:rPr>
        <w:t>, but based on the T-tests, not significantly so,</w:t>
      </w:r>
      <w:r w:rsidR="008B6C42" w:rsidRPr="008B6C42">
        <w:rPr>
          <w:noProof/>
        </w:rPr>
        <w:t xml:space="preserve"> </w:t>
      </w:r>
      <w:r>
        <w:rPr>
          <w:rFonts w:cs="Times New Roman"/>
        </w:rPr>
        <w:t xml:space="preserve">as shown in </w:t>
      </w:r>
      <w:r w:rsidR="001743AE">
        <w:rPr>
          <w:rFonts w:cs="Times New Roman"/>
        </w:rPr>
        <w:t>Figure 13</w:t>
      </w:r>
      <w:r>
        <w:rPr>
          <w:rFonts w:cs="Times New Roman"/>
        </w:rPr>
        <w:t>.</w:t>
      </w:r>
      <w:r w:rsidR="008B6C42" w:rsidRPr="008B6C42">
        <w:rPr>
          <w:noProof/>
        </w:rPr>
        <w:t xml:space="preserve"> </w:t>
      </w:r>
      <w:r w:rsidR="008B6C42">
        <w:rPr>
          <w:noProof/>
        </w:rPr>
        <w:drawing>
          <wp:inline distT="0" distB="0" distL="0" distR="0" wp14:anchorId="55C43700" wp14:editId="637ED570">
            <wp:extent cx="4572000" cy="2743200"/>
            <wp:effectExtent l="0" t="0" r="25400" b="254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850C87" w14:textId="1824BC4E" w:rsidR="00674238" w:rsidRDefault="00674238" w:rsidP="00674238">
      <w:pPr>
        <w:spacing w:line="240" w:lineRule="auto"/>
        <w:ind w:firstLine="0"/>
        <w:rPr>
          <w:rFonts w:cs="Times New Roman"/>
        </w:rPr>
      </w:pPr>
    </w:p>
    <w:p w14:paraId="0928B3D0" w14:textId="5618A2EC" w:rsidR="008B6C42" w:rsidRPr="008B6C42" w:rsidRDefault="001743AE" w:rsidP="008B6C42">
      <w:pPr>
        <w:pStyle w:val="Heading3"/>
      </w:pPr>
      <w:bookmarkStart w:id="363" w:name="_Toc260402534"/>
      <w:bookmarkStart w:id="364" w:name="_Toc260564587"/>
      <w:bookmarkStart w:id="365" w:name="_Toc260566015"/>
      <w:bookmarkStart w:id="366" w:name="_Toc261381321"/>
      <w:bookmarkStart w:id="367" w:name="_Toc261382131"/>
      <w:bookmarkStart w:id="368" w:name="table16"/>
      <w:r w:rsidRPr="005E6C4B">
        <w:rPr>
          <w:i/>
        </w:rPr>
        <w:t>Figure 13</w:t>
      </w:r>
      <w:r w:rsidR="008B6C42" w:rsidRPr="005E6C4B">
        <w:rPr>
          <w:i/>
        </w:rPr>
        <w:t>.</w:t>
      </w:r>
      <w:r w:rsidR="008B6C42" w:rsidRPr="008B6C42">
        <w:t xml:space="preserve"> RSD by sector prior to, and following, an executive leadership change announcement</w:t>
      </w:r>
      <w:bookmarkEnd w:id="363"/>
      <w:bookmarkEnd w:id="364"/>
      <w:bookmarkEnd w:id="365"/>
      <w:bookmarkEnd w:id="366"/>
      <w:bookmarkEnd w:id="367"/>
    </w:p>
    <w:bookmarkEnd w:id="368"/>
    <w:p w14:paraId="603E6A70" w14:textId="6F94971A" w:rsidR="00674238" w:rsidRDefault="00674238" w:rsidP="00674238">
      <w:pPr>
        <w:spacing w:line="240" w:lineRule="auto"/>
        <w:ind w:firstLine="0"/>
        <w:rPr>
          <w:rFonts w:cs="Times New Roman"/>
        </w:rPr>
      </w:pPr>
    </w:p>
    <w:p w14:paraId="55862AE5" w14:textId="4018C0FD" w:rsidR="00674238" w:rsidRDefault="00674238" w:rsidP="00674238">
      <w:pPr>
        <w:rPr>
          <w:rFonts w:cs="Times New Roman"/>
        </w:rPr>
      </w:pPr>
      <w:r>
        <w:rPr>
          <w:rFonts w:cs="Times New Roman"/>
        </w:rPr>
        <w:t xml:space="preserve">Although 2012 and 2013 were relatively similar years </w:t>
      </w:r>
      <w:proofErr w:type="gramStart"/>
      <w:r>
        <w:rPr>
          <w:rFonts w:cs="Times New Roman"/>
        </w:rPr>
        <w:t>with regard to</w:t>
      </w:r>
      <w:proofErr w:type="gramEnd"/>
      <w:r>
        <w:rPr>
          <w:rFonts w:cs="Times New Roman"/>
        </w:rPr>
        <w:t xml:space="preserve"> economic conditions, overall volatility for the six months surrounding the leadership changes seemed to decrease in 2013, perhaps indicating a return to a more stable nationwide economy. Comparatively, volatility was lower overall for companies who experienced a change announcement in 2013 as opposed to those who experienced a change in 2012, possibly indicating that the stock market </w:t>
      </w:r>
      <w:proofErr w:type="gramStart"/>
      <w:r>
        <w:rPr>
          <w:rFonts w:cs="Times New Roman"/>
        </w:rPr>
        <w:t>as a whole experienced</w:t>
      </w:r>
      <w:proofErr w:type="gramEnd"/>
      <w:r>
        <w:rPr>
          <w:rFonts w:cs="Times New Roman"/>
        </w:rPr>
        <w:t xml:space="preserve"> less volatility in 2013 </w:t>
      </w:r>
      <w:r>
        <w:rPr>
          <w:rFonts w:cs="Times New Roman"/>
        </w:rPr>
        <w:lastRenderedPageBreak/>
        <w:t xml:space="preserve">than in 2012. However, stock data shows that the 2012 stock market was </w:t>
      </w:r>
      <w:proofErr w:type="gramStart"/>
      <w:r>
        <w:rPr>
          <w:rFonts w:cs="Times New Roman"/>
        </w:rPr>
        <w:t>actually less</w:t>
      </w:r>
      <w:proofErr w:type="gramEnd"/>
      <w:r>
        <w:rPr>
          <w:rFonts w:cs="Times New Roman"/>
        </w:rPr>
        <w:t xml:space="preserve"> volatile than the market in 2013, with 3.8% and 6.8% volatility respectively. The companies who experienced a change announcement in 2013 averaged 6% volatility while the companies who experienced a change announcement in 2012 averaged 6.5% volatility. However, more data would be needed to accurately assess this hypothesis. As of press time, there are no overall historical volatility figures by sector for 2013 available yet. </w:t>
      </w:r>
      <w:r w:rsidR="001743AE">
        <w:rPr>
          <w:rFonts w:cs="Times New Roman"/>
        </w:rPr>
        <w:t>Figure 14</w:t>
      </w:r>
      <w:r>
        <w:rPr>
          <w:rFonts w:cs="Times New Roman"/>
        </w:rPr>
        <w:t xml:space="preserve"> shows the changes in volatility between 2012 and 2013 for the six months surrounding the leadership change. Every industry except the financial industry shows a decrease.</w:t>
      </w:r>
    </w:p>
    <w:p w14:paraId="06390E95" w14:textId="77777777" w:rsidR="00674238" w:rsidRDefault="00674238" w:rsidP="00674238">
      <w:pPr>
        <w:spacing w:line="240" w:lineRule="auto"/>
        <w:ind w:firstLine="0"/>
        <w:rPr>
          <w:rFonts w:cs="Times New Roman"/>
        </w:rPr>
      </w:pPr>
      <w:r>
        <w:rPr>
          <w:noProof/>
        </w:rPr>
        <w:drawing>
          <wp:inline distT="0" distB="0" distL="0" distR="0" wp14:anchorId="0D94AB1F" wp14:editId="798F0D07">
            <wp:extent cx="5026794" cy="3015114"/>
            <wp:effectExtent l="0" t="0" r="27940" b="330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F10B79" w14:textId="7248AB04" w:rsidR="00674238" w:rsidRDefault="001743AE" w:rsidP="00E01460">
      <w:pPr>
        <w:pStyle w:val="Heading3"/>
      </w:pPr>
      <w:bookmarkStart w:id="369" w:name="_Toc261381322"/>
      <w:bookmarkStart w:id="370" w:name="_Toc261382132"/>
      <w:r w:rsidRPr="005E6C4B">
        <w:rPr>
          <w:i/>
        </w:rPr>
        <w:t>Figure 14</w:t>
      </w:r>
      <w:r w:rsidR="008B6C42" w:rsidRPr="005E6C4B">
        <w:rPr>
          <w:i/>
        </w:rPr>
        <w:t>.</w:t>
      </w:r>
      <w:r w:rsidR="008B6C42" w:rsidRPr="008B6C42">
        <w:t xml:space="preserve"> RSD by sector prior to, and following, an executive leadership change announcement</w:t>
      </w:r>
      <w:bookmarkEnd w:id="369"/>
      <w:bookmarkEnd w:id="370"/>
      <w:r w:rsidR="00E01460">
        <w:t xml:space="preserve"> by year</w:t>
      </w:r>
    </w:p>
    <w:p w14:paraId="1B51F448" w14:textId="77777777" w:rsidR="00674238" w:rsidRDefault="00674238" w:rsidP="00674238">
      <w:pPr>
        <w:rPr>
          <w:rFonts w:cs="Times New Roman"/>
        </w:rPr>
      </w:pPr>
      <w:r>
        <w:rPr>
          <w:rFonts w:cs="Times New Roman"/>
        </w:rPr>
        <w:t xml:space="preserve">The top three companies that experienced the most significant change in volatility were in the industrials, basic materials, and financial sectors, respectively. The most volatile company was a company that has been in the news in recent years for its </w:t>
      </w:r>
      <w:r>
        <w:rPr>
          <w:rFonts w:cs="Times New Roman"/>
        </w:rPr>
        <w:lastRenderedPageBreak/>
        <w:t xml:space="preserve">problems with bankruptcy, strategic direction, and has been the target of many environmental groups, who believe the company’s operations have had adverse effects on the environment. The second company seemed to struggle in recent years as it provided products central to the construction industry, one of the industries hit hardest by the recession. During 2012-2013, news reports emphasized that the company was struggling to recover from the hit that they took during the recession of 2008-2010. It is interesting to note that another leadership change took place in March of 2014, with a new CEO replacing the one who had only served a short time. The third company is a household name in the banking and finance industry and has experienced its share of problems over the last seven years. This </w:t>
      </w:r>
      <w:proofErr w:type="gramStart"/>
      <w:r>
        <w:rPr>
          <w:rFonts w:cs="Times New Roman"/>
        </w:rPr>
        <w:t>particular company</w:t>
      </w:r>
      <w:proofErr w:type="gramEnd"/>
      <w:r>
        <w:rPr>
          <w:rFonts w:cs="Times New Roman"/>
        </w:rPr>
        <w:t xml:space="preserve"> has deep ties with the U.S. government, many considered controversial by some. As the media has speculated greatly about what changes might occur with this company, this could possibly be another factor that might potentially explain some of the volatility. For all three companies, no explanation was given for the CEO’s resignation other than that they were “stepping down.” As of press time, none have been charged with being involved in any sort of illegal activity or associated in any way with a personal scandal.</w:t>
      </w:r>
    </w:p>
    <w:p w14:paraId="32152109" w14:textId="51FF51F4" w:rsidR="00674238" w:rsidRPr="00481B81" w:rsidRDefault="00674238" w:rsidP="00674238">
      <w:pPr>
        <w:rPr>
          <w:rFonts w:ascii="Times" w:eastAsia="Times New Roman" w:hAnsi="Times" w:cs="Times New Roman"/>
          <w:sz w:val="20"/>
          <w:szCs w:val="20"/>
        </w:rPr>
      </w:pPr>
      <w:r>
        <w:rPr>
          <w:rFonts w:cs="Times New Roman"/>
        </w:rPr>
        <w:t xml:space="preserve">The least three volatile companies had zero change, with one coming from the technology sector and two coming from the industrials sector. </w:t>
      </w:r>
      <w:r w:rsidRPr="00F82AFB">
        <w:rPr>
          <w:rFonts w:cs="Times New Roman"/>
        </w:rPr>
        <w:t xml:space="preserve">The technology company is a relatively unknown company that provides network services for data centers. Since it is a smaller company, it trades consistently at very low prices the stock exchange and has remained somewhat stable for quite some time. Both industrial companies are manufacturing companies whose primary client is the U.S. Department of Defense. One company is larger and more well-known than the other, as it handles more major </w:t>
      </w:r>
      <w:r w:rsidRPr="00F82AFB">
        <w:rPr>
          <w:rFonts w:cs="Times New Roman"/>
        </w:rPr>
        <w:lastRenderedPageBreak/>
        <w:t xml:space="preserve">contracts, such as shipbuilding. However, the other company makes smaller parts such as engines and engine components for </w:t>
      </w:r>
      <w:r w:rsidR="00BD0BC1">
        <w:rPr>
          <w:rFonts w:cs="Times New Roman"/>
        </w:rPr>
        <w:t>planes</w:t>
      </w:r>
      <w:r w:rsidRPr="00F82AFB">
        <w:rPr>
          <w:rFonts w:cs="Times New Roman"/>
        </w:rPr>
        <w:t xml:space="preserve"> and automobiles. </w:t>
      </w:r>
      <w:r>
        <w:rPr>
          <w:rFonts w:cs="Times New Roman"/>
        </w:rPr>
        <w:t xml:space="preserve">This is a very interesting phenomena and one possible explanation may be that government contracts typically last several years, thus guaranteeing a steady source of revenue, making companies such as these less subject to the whims of a free market. It is very interesting to not that of the two companies, the smaller one’s executive leadership change took place right before the federal government shutdown of 2013, and the following three months encompass the weeks during which the shutdown occurred, yet despite this company’s close ties with the government, prices remained relatively stable. Of the changes, the reason given by the technology company was that the CEO was “stepping down.” The CEOs of the other two companies stated that they were retiring. </w:t>
      </w:r>
    </w:p>
    <w:p w14:paraId="6FA1168E" w14:textId="77777777" w:rsidR="00674238" w:rsidRDefault="00674238" w:rsidP="00674238">
      <w:pPr>
        <w:ind w:firstLine="0"/>
        <w:rPr>
          <w:rFonts w:cs="Times New Roman"/>
        </w:rPr>
      </w:pPr>
      <w:r>
        <w:rPr>
          <w:rFonts w:cs="Times New Roman"/>
        </w:rPr>
        <w:tab/>
        <w:t xml:space="preserve">During the </w:t>
      </w:r>
      <w:proofErr w:type="gramStart"/>
      <w:r>
        <w:rPr>
          <w:rFonts w:cs="Times New Roman"/>
        </w:rPr>
        <w:t>time period</w:t>
      </w:r>
      <w:proofErr w:type="gramEnd"/>
      <w:r>
        <w:rPr>
          <w:rFonts w:cs="Times New Roman"/>
        </w:rPr>
        <w:t xml:space="preserve">, five changes were the result of a death, or a leave of absence due to illness that ultimately resulted in death a short time later. Two changes were the result of an unexpected death, a heart attack and plane crash, respectively. The companies whose changes were the result of death were all in the less volatile half of total companies. </w:t>
      </w:r>
    </w:p>
    <w:p w14:paraId="11EB3FF2" w14:textId="77777777" w:rsidR="00674238" w:rsidRPr="00F0522A" w:rsidRDefault="00674238" w:rsidP="00674238">
      <w:pPr>
        <w:tabs>
          <w:tab w:val="left" w:pos="3582"/>
        </w:tabs>
        <w:spacing w:line="240" w:lineRule="auto"/>
        <w:ind w:firstLine="0"/>
        <w:rPr>
          <w:rFonts w:cs="Times New Roman"/>
        </w:rPr>
      </w:pPr>
      <w:r>
        <w:rPr>
          <w:rFonts w:cs="Times New Roman"/>
        </w:rPr>
        <w:tab/>
      </w:r>
    </w:p>
    <w:p w14:paraId="0900F238" w14:textId="5BBFCE15" w:rsidR="00674238" w:rsidRPr="007E5EEE" w:rsidRDefault="00674238" w:rsidP="00674238">
      <w:pPr>
        <w:pStyle w:val="Heading2"/>
      </w:pPr>
      <w:bookmarkStart w:id="371" w:name="_Toc260566017"/>
      <w:bookmarkStart w:id="372" w:name="_Toc261381323"/>
      <w:bookmarkStart w:id="373" w:name="_Toc261382133"/>
      <w:r>
        <w:t xml:space="preserve">Summary of Chapter </w:t>
      </w:r>
      <w:bookmarkEnd w:id="371"/>
      <w:ins w:id="374" w:author="CEC User" w:date="2014-05-06T11:11:00Z">
        <w:r>
          <w:t>Four</w:t>
        </w:r>
      </w:ins>
      <w:bookmarkEnd w:id="372"/>
      <w:bookmarkEnd w:id="373"/>
    </w:p>
    <w:p w14:paraId="045916E1" w14:textId="77777777" w:rsidR="00674238" w:rsidRDefault="00674238" w:rsidP="00674238">
      <w:pPr>
        <w:rPr>
          <w:rFonts w:cs="Times New Roman"/>
        </w:rPr>
      </w:pPr>
      <w:r>
        <w:rPr>
          <w:rFonts w:cs="Times New Roman"/>
        </w:rPr>
        <w:t xml:space="preserve">The research presented in this chapter concludes that an executive leadership change does not cause a significant change in a company’s short-term stock volatility, but it does raise some interesting questions and presents interesting data about the stock volatility of the major business sectors in the United States. The next chapter will discuss </w:t>
      </w:r>
      <w:r>
        <w:rPr>
          <w:rFonts w:cs="Times New Roman"/>
        </w:rPr>
        <w:lastRenderedPageBreak/>
        <w:t xml:space="preserve">the findings of the study </w:t>
      </w:r>
      <w:proofErr w:type="gramStart"/>
      <w:r>
        <w:rPr>
          <w:rFonts w:cs="Times New Roman"/>
        </w:rPr>
        <w:t>with regard to</w:t>
      </w:r>
      <w:proofErr w:type="gramEnd"/>
      <w:r>
        <w:rPr>
          <w:rFonts w:cs="Times New Roman"/>
        </w:rPr>
        <w:t xml:space="preserve"> the research questions, address study limitations, and present ideas for future research.</w:t>
      </w:r>
    </w:p>
    <w:p w14:paraId="1B5F3416" w14:textId="77777777" w:rsidR="00B065F2" w:rsidRPr="007E5EEE" w:rsidRDefault="007E5EEE" w:rsidP="007E5EEE">
      <w:pPr>
        <w:spacing w:line="240" w:lineRule="auto"/>
        <w:ind w:firstLine="0"/>
        <w:rPr>
          <w:rFonts w:cs="Times New Roman"/>
        </w:rPr>
      </w:pPr>
      <w:r>
        <w:rPr>
          <w:rFonts w:cs="Times New Roman"/>
        </w:rPr>
        <w:br w:type="page"/>
      </w:r>
    </w:p>
    <w:p w14:paraId="2E5DEB43" w14:textId="77777777" w:rsidR="00B065F2" w:rsidRPr="00F0522A" w:rsidRDefault="00B065F2" w:rsidP="007E5EEE">
      <w:pPr>
        <w:ind w:firstLine="0"/>
        <w:rPr>
          <w:rFonts w:cs="Times New Roman"/>
          <w:b/>
        </w:rPr>
      </w:pPr>
    </w:p>
    <w:p w14:paraId="22595A5A" w14:textId="3BACA991" w:rsidR="008B6C42" w:rsidRPr="00F0522A" w:rsidRDefault="00430093" w:rsidP="00430093">
      <w:pPr>
        <w:pStyle w:val="Heading1"/>
        <w:spacing w:before="0"/>
      </w:pPr>
      <w:bookmarkStart w:id="375" w:name="_Toc261381324"/>
      <w:bookmarkStart w:id="376" w:name="_Toc261382134"/>
      <w:r w:rsidRPr="00F0522A">
        <w:t>CHAPTER FIVE</w:t>
      </w:r>
      <w:bookmarkEnd w:id="375"/>
      <w:bookmarkEnd w:id="376"/>
    </w:p>
    <w:p w14:paraId="58EC02FD" w14:textId="77777777" w:rsidR="008B6C42" w:rsidRPr="00F0522A" w:rsidRDefault="008B6C42" w:rsidP="008B6C42">
      <w:pPr>
        <w:rPr>
          <w:rFonts w:cs="Times New Roman"/>
        </w:rPr>
      </w:pPr>
      <w:r>
        <w:rPr>
          <w:rFonts w:cs="Times New Roman"/>
        </w:rPr>
        <w:t xml:space="preserve">This chapter will discuss the findings of the study </w:t>
      </w:r>
      <w:proofErr w:type="gramStart"/>
      <w:r>
        <w:rPr>
          <w:rFonts w:cs="Times New Roman"/>
        </w:rPr>
        <w:t>with regard to</w:t>
      </w:r>
      <w:proofErr w:type="gramEnd"/>
      <w:r>
        <w:rPr>
          <w:rFonts w:cs="Times New Roman"/>
        </w:rPr>
        <w:t xml:space="preserve"> the relevant existing literature. It will also address how the study answered the research questions and tested the hypothesis. Finally, this chapter will address study limitations, and present ideas for future research.</w:t>
      </w:r>
    </w:p>
    <w:p w14:paraId="713B8B02" w14:textId="77777777" w:rsidR="008B6C42" w:rsidRPr="00D94D2B" w:rsidRDefault="008B6C42" w:rsidP="008B6C42">
      <w:pPr>
        <w:pStyle w:val="Heading2"/>
      </w:pPr>
      <w:r w:rsidRPr="00F0522A">
        <w:t xml:space="preserve"> </w:t>
      </w:r>
      <w:bookmarkStart w:id="377" w:name="_Toc260566018"/>
      <w:bookmarkStart w:id="378" w:name="_Toc261381325"/>
      <w:bookmarkStart w:id="379" w:name="_Toc261382135"/>
      <w:r w:rsidRPr="00F0522A">
        <w:t>Findings and Conclusions</w:t>
      </w:r>
      <w:bookmarkEnd w:id="377"/>
      <w:bookmarkEnd w:id="378"/>
      <w:bookmarkEnd w:id="379"/>
    </w:p>
    <w:p w14:paraId="1450C989" w14:textId="77777777" w:rsidR="008B6C42" w:rsidRDefault="008B6C42" w:rsidP="008B6C42">
      <w:pPr>
        <w:rPr>
          <w:rFonts w:cs="Times New Roman"/>
        </w:rPr>
      </w:pPr>
      <w:r>
        <w:rPr>
          <w:rFonts w:cs="Times New Roman"/>
        </w:rPr>
        <w:t xml:space="preserve">The research found that there was no statistically significant difference in stock volatility prior to an executive leadership change and following an executive leadership change. The study adequately answered </w:t>
      </w:r>
      <w:proofErr w:type="gramStart"/>
      <w:r>
        <w:rPr>
          <w:rFonts w:cs="Times New Roman"/>
        </w:rPr>
        <w:t>all of</w:t>
      </w:r>
      <w:proofErr w:type="gramEnd"/>
      <w:r>
        <w:rPr>
          <w:rFonts w:cs="Times New Roman"/>
        </w:rPr>
        <w:t xml:space="preserve"> the research questions as well as tested the hypothesis. The findings of the research will be discussed </w:t>
      </w:r>
      <w:proofErr w:type="gramStart"/>
      <w:r>
        <w:rPr>
          <w:rFonts w:cs="Times New Roman"/>
        </w:rPr>
        <w:t>in regard to</w:t>
      </w:r>
      <w:proofErr w:type="gramEnd"/>
      <w:r>
        <w:rPr>
          <w:rFonts w:cs="Times New Roman"/>
        </w:rPr>
        <w:t xml:space="preserve"> major financial and management concepts addressed in the literature review as well as provide guidance and direction for future research. </w:t>
      </w:r>
    </w:p>
    <w:p w14:paraId="7A503F58" w14:textId="77777777" w:rsidR="008B6C42" w:rsidRPr="00186E38" w:rsidRDefault="008B6C42" w:rsidP="008B6C42">
      <w:pPr>
        <w:pStyle w:val="Heading2"/>
      </w:pPr>
      <w:bookmarkStart w:id="380" w:name="_Toc260566019"/>
      <w:bookmarkStart w:id="381" w:name="_Toc261381326"/>
      <w:bookmarkStart w:id="382" w:name="_Toc261382136"/>
      <w:r w:rsidRPr="00186E38">
        <w:t>Research Questions</w:t>
      </w:r>
      <w:bookmarkEnd w:id="380"/>
      <w:bookmarkEnd w:id="381"/>
      <w:bookmarkEnd w:id="382"/>
    </w:p>
    <w:p w14:paraId="739B041C" w14:textId="77777777" w:rsidR="008B6C42" w:rsidRPr="00B70E9C" w:rsidRDefault="008B6C42" w:rsidP="008B6C42">
      <w:pPr>
        <w:rPr>
          <w:rFonts w:cs="Times New Roman"/>
        </w:rPr>
      </w:pPr>
      <w:r>
        <w:rPr>
          <w:rFonts w:cs="Times New Roman"/>
        </w:rPr>
        <w:t>The first research question asked, “w</w:t>
      </w:r>
      <w:r w:rsidRPr="00B70E9C">
        <w:rPr>
          <w:rFonts w:cs="Times New Roman"/>
        </w:rPr>
        <w:t>hat was the stock price volatility preceding each executive leadership change</w:t>
      </w:r>
      <w:r>
        <w:rPr>
          <w:rFonts w:cs="Times New Roman"/>
        </w:rPr>
        <w:t xml:space="preserve"> as measured by RSD</w:t>
      </w:r>
      <w:r w:rsidRPr="00B70E9C">
        <w:rPr>
          <w:rFonts w:cs="Times New Roman"/>
        </w:rPr>
        <w:t>?</w:t>
      </w:r>
      <w:r>
        <w:rPr>
          <w:rFonts w:cs="Times New Roman"/>
        </w:rPr>
        <w:t>” A comprehensive list of changes (with company names redacted) can be found in Appendix A while Table 5 shows an average pre-announcement volatility of 7.8% for all industries as well as a breakdown of pre-announcement volatility by sector. The second research question asked, “w</w:t>
      </w:r>
      <w:r w:rsidRPr="00B70E9C">
        <w:rPr>
          <w:rFonts w:cs="Times New Roman"/>
        </w:rPr>
        <w:t xml:space="preserve">hat was the stock price volatility </w:t>
      </w:r>
      <w:r>
        <w:rPr>
          <w:rFonts w:cs="Times New Roman"/>
        </w:rPr>
        <w:t>following</w:t>
      </w:r>
      <w:r w:rsidRPr="00B70E9C">
        <w:rPr>
          <w:rFonts w:cs="Times New Roman"/>
        </w:rPr>
        <w:t xml:space="preserve"> each executive leadership change</w:t>
      </w:r>
      <w:r>
        <w:rPr>
          <w:rFonts w:cs="Times New Roman"/>
        </w:rPr>
        <w:t xml:space="preserve"> as measured by RSD</w:t>
      </w:r>
      <w:r w:rsidRPr="00B70E9C">
        <w:rPr>
          <w:rFonts w:cs="Times New Roman"/>
        </w:rPr>
        <w:t>?</w:t>
      </w:r>
      <w:r>
        <w:rPr>
          <w:rFonts w:cs="Times New Roman"/>
        </w:rPr>
        <w:t xml:space="preserve">” Again, a comprehensive list can be found in Appendix A while </w:t>
      </w:r>
      <w:r>
        <w:rPr>
          <w:rFonts w:cs="Times New Roman"/>
        </w:rPr>
        <w:lastRenderedPageBreak/>
        <w:t>Table 5 shows an average post-announcement volatility of 6.6% for all sectors as well as a breakdown of post- announcement volatility by sector.</w:t>
      </w:r>
    </w:p>
    <w:p w14:paraId="1CF98ACE" w14:textId="77777777" w:rsidR="008B6C42" w:rsidRPr="00B70E9C" w:rsidRDefault="008B6C42" w:rsidP="008B6C42">
      <w:pPr>
        <w:rPr>
          <w:rFonts w:cs="Times New Roman"/>
        </w:rPr>
      </w:pPr>
      <w:r>
        <w:rPr>
          <w:rFonts w:cs="Times New Roman"/>
        </w:rPr>
        <w:t xml:space="preserve">The third research question asked, “in </w:t>
      </w:r>
      <w:r w:rsidRPr="00B70E9C">
        <w:rPr>
          <w:rFonts w:cs="Times New Roman"/>
        </w:rPr>
        <w:t>which industry did each of the changes occur?</w:t>
      </w:r>
      <w:r>
        <w:rPr>
          <w:rFonts w:cs="Times New Roman"/>
        </w:rPr>
        <w:t xml:space="preserve">” Consumer services had the most changes with 32, while the basic materials, consumer goods, and financial sectors all experienced 18 changes. The technology sector experienced 17 changes followed by the healthcare sector with 10 changes. The utilities sector experienced six </w:t>
      </w:r>
      <w:proofErr w:type="gramStart"/>
      <w:r>
        <w:rPr>
          <w:rFonts w:cs="Times New Roman"/>
        </w:rPr>
        <w:t>changes</w:t>
      </w:r>
      <w:proofErr w:type="gramEnd"/>
      <w:r>
        <w:rPr>
          <w:rFonts w:cs="Times New Roman"/>
        </w:rPr>
        <w:t xml:space="preserve"> and one change occurred in the energy sector. This data is also presented in Table 2.</w:t>
      </w:r>
    </w:p>
    <w:p w14:paraId="2C4EB237" w14:textId="77777777" w:rsidR="008B6C42" w:rsidRPr="00B70E9C" w:rsidRDefault="008B6C42" w:rsidP="008B6C42">
      <w:pPr>
        <w:rPr>
          <w:rFonts w:cs="Times New Roman"/>
        </w:rPr>
      </w:pPr>
      <w:r>
        <w:rPr>
          <w:rFonts w:cs="Times New Roman"/>
        </w:rPr>
        <w:t>The final research question asked, “w</w:t>
      </w:r>
      <w:r w:rsidRPr="00B70E9C">
        <w:rPr>
          <w:rFonts w:cs="Times New Roman"/>
        </w:rPr>
        <w:t>hat is the average volatility for each of the industries</w:t>
      </w:r>
      <w:r>
        <w:rPr>
          <w:rFonts w:cs="Times New Roman"/>
        </w:rPr>
        <w:t xml:space="preserve"> as measured by RSD</w:t>
      </w:r>
      <w:r w:rsidRPr="00B70E9C">
        <w:rPr>
          <w:rFonts w:cs="Times New Roman"/>
        </w:rPr>
        <w:t>?</w:t>
      </w:r>
      <w:r>
        <w:rPr>
          <w:rFonts w:cs="Times New Roman"/>
        </w:rPr>
        <w:t>” Overall, the financial sector was the most volatile with an average volatility of 10.7%, followed by industrials with 9.4%, basic materials at 8.1%, consumer services with 7.3%, utilities with 7.2%, consumer goods with 7%, technology with 6.7%, healthcare with 5.6%, and energy with 3%. Based on this data, the industry data is commensurate with national trends that indicate the financial and industrial sectors have generally been experiencing more volatility than others in recent years.</w:t>
      </w:r>
    </w:p>
    <w:p w14:paraId="6217B65B" w14:textId="77777777" w:rsidR="008B6C42" w:rsidRDefault="008B6C42" w:rsidP="008B6C42">
      <w:pPr>
        <w:rPr>
          <w:rFonts w:cs="Times New Roman"/>
        </w:rPr>
      </w:pPr>
      <w:r>
        <w:rPr>
          <w:rFonts w:cs="Times New Roman"/>
        </w:rPr>
        <w:t>The hypothesis was as follows: H</w:t>
      </w:r>
      <w:r w:rsidRPr="00CE22AF">
        <w:rPr>
          <w:rFonts w:cs="Times New Roman"/>
          <w:vertAlign w:val="subscript"/>
        </w:rPr>
        <w:t>0</w:t>
      </w:r>
      <w:r>
        <w:rPr>
          <w:rFonts w:cs="Times New Roman"/>
        </w:rPr>
        <w:t xml:space="preserve">: </w:t>
      </w:r>
      <w:r w:rsidRPr="007A60D7">
        <w:rPr>
          <w:rFonts w:cs="Times New Roman"/>
        </w:rPr>
        <w:t xml:space="preserve">There will be no significant difference between </w:t>
      </w:r>
      <w:r>
        <w:rPr>
          <w:rFonts w:cs="Times New Roman"/>
        </w:rPr>
        <w:t>the overall short-</w:t>
      </w:r>
      <w:r w:rsidRPr="007A60D7">
        <w:rPr>
          <w:rFonts w:cs="Times New Roman"/>
        </w:rPr>
        <w:t>te</w:t>
      </w:r>
      <w:r>
        <w:rPr>
          <w:rFonts w:cs="Times New Roman"/>
        </w:rPr>
        <w:t>r</w:t>
      </w:r>
      <w:r w:rsidRPr="007A60D7">
        <w:rPr>
          <w:rFonts w:cs="Times New Roman"/>
        </w:rPr>
        <w:t xml:space="preserve">m volatility rate </w:t>
      </w:r>
      <w:r>
        <w:rPr>
          <w:rFonts w:cs="Times New Roman"/>
        </w:rPr>
        <w:t xml:space="preserve">of industries </w:t>
      </w:r>
      <w:r w:rsidRPr="007A60D7">
        <w:rPr>
          <w:rFonts w:cs="Times New Roman"/>
        </w:rPr>
        <w:t>following executive leadership changes.</w:t>
      </w:r>
      <w:r>
        <w:rPr>
          <w:rFonts w:cs="Times New Roman"/>
        </w:rPr>
        <w:t xml:space="preserve"> H</w:t>
      </w:r>
      <w:r w:rsidRPr="00CE22AF">
        <w:rPr>
          <w:rFonts w:cs="Times New Roman"/>
          <w:vertAlign w:val="subscript"/>
        </w:rPr>
        <w:t>1</w:t>
      </w:r>
      <w:r>
        <w:rPr>
          <w:rFonts w:cs="Times New Roman"/>
        </w:rPr>
        <w:t xml:space="preserve">: </w:t>
      </w:r>
      <w:r w:rsidRPr="007A60D7">
        <w:rPr>
          <w:rFonts w:cs="Times New Roman"/>
        </w:rPr>
        <w:t xml:space="preserve">There will be </w:t>
      </w:r>
      <w:r>
        <w:rPr>
          <w:rFonts w:cs="Times New Roman"/>
        </w:rPr>
        <w:t>a</w:t>
      </w:r>
      <w:r w:rsidRPr="007A60D7">
        <w:rPr>
          <w:rFonts w:cs="Times New Roman"/>
        </w:rPr>
        <w:t xml:space="preserve"> significant difference between </w:t>
      </w:r>
      <w:r>
        <w:rPr>
          <w:rFonts w:cs="Times New Roman"/>
        </w:rPr>
        <w:t>the overall short-</w:t>
      </w:r>
      <w:r w:rsidRPr="007A60D7">
        <w:rPr>
          <w:rFonts w:cs="Times New Roman"/>
        </w:rPr>
        <w:t>te</w:t>
      </w:r>
      <w:r>
        <w:rPr>
          <w:rFonts w:cs="Times New Roman"/>
        </w:rPr>
        <w:t>r</w:t>
      </w:r>
      <w:r w:rsidRPr="007A60D7">
        <w:rPr>
          <w:rFonts w:cs="Times New Roman"/>
        </w:rPr>
        <w:t xml:space="preserve">m volatility rate </w:t>
      </w:r>
      <w:r>
        <w:rPr>
          <w:rFonts w:cs="Times New Roman"/>
        </w:rPr>
        <w:t xml:space="preserve">of industries </w:t>
      </w:r>
      <w:r w:rsidRPr="007A60D7">
        <w:rPr>
          <w:rFonts w:cs="Times New Roman"/>
        </w:rPr>
        <w:t>following executive leadership changes.</w:t>
      </w:r>
      <w:r>
        <w:rPr>
          <w:rFonts w:cs="Times New Roman"/>
        </w:rPr>
        <w:t xml:space="preserve"> Based on the significance levels </w:t>
      </w:r>
      <w:proofErr w:type="gramStart"/>
      <w:r>
        <w:rPr>
          <w:rFonts w:cs="Times New Roman"/>
        </w:rPr>
        <w:t>as a result of</w:t>
      </w:r>
      <w:proofErr w:type="gramEnd"/>
      <w:r>
        <w:rPr>
          <w:rFonts w:cs="Times New Roman"/>
        </w:rPr>
        <w:t xml:space="preserve"> the t-tests, the changes did not cause a significant difference in volatility and therefore the hypothesis is rejected.</w:t>
      </w:r>
    </w:p>
    <w:p w14:paraId="42BB9ABF" w14:textId="77777777" w:rsidR="008B6C42" w:rsidRDefault="008B6C42" w:rsidP="008B6C42">
      <w:r w:rsidRPr="00696378">
        <w:lastRenderedPageBreak/>
        <w:t xml:space="preserve">While the research showed no stasis tidally significant difference between the volatility before and the volatility following an executive leadership change announcement, there is still much that </w:t>
      </w:r>
      <w:r>
        <w:t>can be learned from this study as well as much that can be contributed to the existing body of literature.</w:t>
      </w:r>
    </w:p>
    <w:p w14:paraId="322C7B7D" w14:textId="77777777" w:rsidR="008B6C42" w:rsidRPr="007D44A6" w:rsidRDefault="008B6C42" w:rsidP="008B6C42">
      <w:pPr>
        <w:pStyle w:val="Heading2"/>
      </w:pPr>
      <w:bookmarkStart w:id="383" w:name="_Toc260566020"/>
      <w:bookmarkStart w:id="384" w:name="_Toc261381327"/>
      <w:bookmarkStart w:id="385" w:name="_Toc261382137"/>
      <w:r w:rsidRPr="007D44A6">
        <w:t>Discussion of Executive Leadership Changes</w:t>
      </w:r>
      <w:bookmarkEnd w:id="383"/>
      <w:bookmarkEnd w:id="384"/>
      <w:bookmarkEnd w:id="385"/>
    </w:p>
    <w:p w14:paraId="6F8A25AD" w14:textId="77777777" w:rsidR="008B6C42" w:rsidRPr="00186E38" w:rsidRDefault="008B6C42" w:rsidP="008B6C42">
      <w:r w:rsidRPr="00696378">
        <w:t> </w:t>
      </w:r>
      <w:proofErr w:type="gramStart"/>
      <w:r w:rsidRPr="00696378">
        <w:t>First of all</w:t>
      </w:r>
      <w:proofErr w:type="gramEnd"/>
      <w:r w:rsidRPr="00696378">
        <w:t>, the prior literature presented mixed results as to what happened after an executive leadership change. This study seems to agree with prior studies in that there is no universal trend regarding historical volatility changes following an executive leadership change,</w:t>
      </w:r>
      <w:r>
        <w:t xml:space="preserve"> as some organizations experienced an increase in volatility while others experienced a decrease. These results, combined with prior literature, can</w:t>
      </w:r>
      <w:r w:rsidRPr="00696378">
        <w:t xml:space="preserve"> possibly rul</w:t>
      </w:r>
      <w:r>
        <w:t>e</w:t>
      </w:r>
      <w:r w:rsidRPr="00696378">
        <w:t xml:space="preserve"> out executive leadership changes as a reason for changes in volatility</w:t>
      </w:r>
      <w:r>
        <w:t>. However, it is important to note that executive leadership can make decisions that ultimately affect an organization’s bottom line. Nakauchi and Wiersema (2011) argue, “</w:t>
      </w:r>
      <w:r w:rsidRPr="007371D0">
        <w:t>scholars studying upper echelons have found that an organization’s leadership is of primary strategic importance, and that executive succession can serve as an important adaptation mechanism by which a company can change its strategic course.</w:t>
      </w:r>
      <w:r>
        <w:t>” Martin (2010) supports this assertion by stating that executive leaders exercise</w:t>
      </w:r>
      <w:r w:rsidRPr="00186E38">
        <w:t xml:space="preserve"> “control and authority over their business unit's resources, they operate at the nexus of firm-level strategy and strategy implementation through the development of business-unit-level strategy and tactics. Moreover, they play an essential role in adapting the organization by collectively sensing, seizing, and reconfiguring resources and thereby capturing product-market opportunities that emerge” (p. 118).</w:t>
      </w:r>
      <w:r>
        <w:t xml:space="preserve"> Johnson and Leenders (2010) posit that executive leaders make </w:t>
      </w:r>
      <w:r>
        <w:lastRenderedPageBreak/>
        <w:t xml:space="preserve">conceptual decisions that may alter an organization’s supply chain operations and management, thus ultimately affecting a company’s bottom line. However, this study seems to support the idea that investors are rarely sure what actions or decisions an executive leader will take, even based on prior performance within the company or at another company. How well an executive leader will perform </w:t>
      </w:r>
      <w:proofErr w:type="gramStart"/>
      <w:r>
        <w:t>in a given</w:t>
      </w:r>
      <w:proofErr w:type="gramEnd"/>
      <w:r>
        <w:t xml:space="preserve"> role at a given company is almost always based on speculation rather than hard evidence. The main idea, however, is that executive leaders do make decisions that have the potential to affect a company’s bottom line, even if it was not reflected in the level of stock price volatility changes.</w:t>
      </w:r>
    </w:p>
    <w:p w14:paraId="21D451B0" w14:textId="77777777" w:rsidR="008B6C42" w:rsidRPr="00B86C28" w:rsidRDefault="008B6C42" w:rsidP="008B6C42">
      <w:pPr>
        <w:pStyle w:val="CTULevel1"/>
      </w:pPr>
      <w:bookmarkStart w:id="386" w:name="_Toc261381328"/>
      <w:bookmarkStart w:id="387" w:name="_Toc261382138"/>
      <w:r w:rsidRPr="00B86C28">
        <w:t xml:space="preserve">Discussion of Leadership </w:t>
      </w:r>
      <w:r>
        <w:t>Theory</w:t>
      </w:r>
      <w:bookmarkEnd w:id="386"/>
      <w:bookmarkEnd w:id="387"/>
    </w:p>
    <w:p w14:paraId="08587DDE" w14:textId="7D64FA77" w:rsidR="008B6C42" w:rsidRDefault="008B6C42" w:rsidP="008B6C42">
      <w:r w:rsidRPr="00696378">
        <w:t>Second, this study seems to support a figurative view of leadership as opposed to the omnipotent view. This is evident by the fact that the stocks did not experience a significant amount of volatility following a change, meaning that a CEO's sphere of influence might be overestimated in many cases.</w:t>
      </w:r>
      <w:r w:rsidR="00430093">
        <w:t xml:space="preserve"> </w:t>
      </w:r>
      <w:r w:rsidRPr="00696378">
        <w:t>Speculation may also play a larger part in volatility than an executive leadership change, possibly supporting Hudomiet's position that other factors, including speculation, affect the confidence level of investors, and in turn, make a stock more volatile. The three companies with the largest change in volatility were already volatile before the change. All three companies were in the news frequently during the measured time periods. The stories were primarily negative in nature.</w:t>
      </w:r>
    </w:p>
    <w:p w14:paraId="45E15C2E" w14:textId="77777777" w:rsidR="008B6C42" w:rsidRPr="00186E38" w:rsidRDefault="008B6C42" w:rsidP="008B6C42">
      <w:pPr>
        <w:pStyle w:val="CTULevel1"/>
      </w:pPr>
      <w:bookmarkStart w:id="388" w:name="_Toc261381329"/>
      <w:bookmarkStart w:id="389" w:name="_Toc261382139"/>
      <w:r w:rsidRPr="00186E38">
        <w:t>Discussion of Volatility Over Time</w:t>
      </w:r>
      <w:bookmarkEnd w:id="388"/>
      <w:bookmarkEnd w:id="389"/>
    </w:p>
    <w:p w14:paraId="719A22D4" w14:textId="77777777" w:rsidR="008B6C42" w:rsidRDefault="008B6C42" w:rsidP="008B6C42">
      <w:r w:rsidRPr="00696378">
        <w:t xml:space="preserve">The prior literature also presented </w:t>
      </w:r>
      <w:r>
        <w:t xml:space="preserve">trends in overall industry volatility over the last several years. This study seems to support that literature in that some industries are </w:t>
      </w:r>
      <w:r>
        <w:lastRenderedPageBreak/>
        <w:t>susceptible to more volatility than others. While this study only covered two years, a more comprehensive study would be needed to compare the volatility following an executive leadership change for a longer time range. A more comprehensive study could look at an organization’s stock volatility for the total time that an executive leader was in power. In the case of the companies studied in this research, some executive leaders had been in their position for over 30 years while some had held their position for only a few months. At least three of the companies in the study would experience another executive leadership change in 2014.</w:t>
      </w:r>
    </w:p>
    <w:p w14:paraId="41372237" w14:textId="77777777" w:rsidR="008B6C42" w:rsidRDefault="008B6C42" w:rsidP="008B6C42">
      <w:pPr>
        <w:pStyle w:val="CTULevel1"/>
      </w:pPr>
      <w:bookmarkStart w:id="390" w:name="_Toc261381330"/>
      <w:bookmarkStart w:id="391" w:name="_Toc261382140"/>
      <w:r w:rsidRPr="00186E38">
        <w:t xml:space="preserve">Discussion of </w:t>
      </w:r>
      <w:r>
        <w:t>Extraneous Factors and Environment</w:t>
      </w:r>
      <w:bookmarkEnd w:id="390"/>
      <w:bookmarkEnd w:id="391"/>
      <w:r>
        <w:t xml:space="preserve"> </w:t>
      </w:r>
    </w:p>
    <w:p w14:paraId="7B2873EA" w14:textId="77777777" w:rsidR="008B6C42" w:rsidRDefault="008B6C42" w:rsidP="008B6C42">
      <w:r>
        <w:t xml:space="preserve">As argued previously in the theory section, a leader is never completely omnipotent. There are many other extraneous factors and variables that affect an organization’s stock volatility. According to Robins and Coulter (2010), these can be external or internal. </w:t>
      </w:r>
      <w:proofErr w:type="gramStart"/>
      <w:r>
        <w:t>First of all</w:t>
      </w:r>
      <w:proofErr w:type="gramEnd"/>
      <w:r>
        <w:t>, the general economic climate has an impact on almost every company in every sector. Schwert’s (2011) research, which studied periods of f</w:t>
      </w:r>
      <w:r w:rsidRPr="00CC295A">
        <w:t>inancial crisis at various times in American history found that the financial crisis in late 2008 was associated with historically high levels of stock market volatility, particularly among financial sector stocks, but the market did not expect volatility to remain high for long and it did not. However, the market did not perform the same way during the financial crisis of 2008 as it did during the financial crisis of the early 1980s or during the Great Depression, which experienced a more prolonged period of high volatility.</w:t>
      </w:r>
      <w:r>
        <w:t xml:space="preserve"> Schwert’s research also discovered that the crisis was not limited to just the U.S., but also Japan and other major industrialized nations. According to Robbins and Coulter, major world events such as natural disasters, acts of terrorism, or political unrest can also cause </w:t>
      </w:r>
      <w:r>
        <w:lastRenderedPageBreak/>
        <w:t xml:space="preserve">stock volatility. Johnson and Leenders (2010) point out that this can become a significant issue if there is concern that an organization’s supply chain might be affected by external events. Consumer taste as well as market supply and demand also play a part in stock volatility. Wright (2010) </w:t>
      </w:r>
      <w:r w:rsidRPr="00083A16">
        <w:t xml:space="preserve">found that the volatility major grain prices and </w:t>
      </w:r>
      <w:r>
        <w:t>stock prices</w:t>
      </w:r>
      <w:r w:rsidRPr="00083A16">
        <w:t xml:space="preserve"> had significant market and economic implications and were the result of a complex dynamic between consumption, available supply, and </w:t>
      </w:r>
      <w:r>
        <w:t>policy</w:t>
      </w:r>
      <w:r w:rsidRPr="00083A16">
        <w:t>.</w:t>
      </w:r>
      <w:r>
        <w:t xml:space="preserve"> Tushman and O’Reilly (2013) point out how major retailers, such as JC Penney, experienced large periods of volatility due to changing consumer tastes and demographic shifts. Changes in consumer behavior also affect stock volatility, as was the case in the beginning of the 21</w:t>
      </w:r>
      <w:r w:rsidRPr="00D437A4">
        <w:rPr>
          <w:vertAlign w:val="superscript"/>
        </w:rPr>
        <w:t>st</w:t>
      </w:r>
      <w:r>
        <w:t xml:space="preserve"> century. For example, in the late part of the twentieth century and early part of the 21</w:t>
      </w:r>
      <w:r w:rsidRPr="00D437A4">
        <w:rPr>
          <w:vertAlign w:val="superscript"/>
        </w:rPr>
        <w:t>st</w:t>
      </w:r>
      <w:r>
        <w:t xml:space="preserve">, Schwert (2002) found that the stock prices of technology ﬁrms ﬂuctuated wildly at times when more traditional industrial ﬁrms were relatively stable. The after-market performance of many initial public offerings (IPOs) was also dramatic, with large positive returns followed later by equally large declines. However, that was during the time in which technology was just on the brink of a very large era of expansion and growth and little was known about the future of the industry. During the years in which this study was conducted, the financial industry experienced a greater collective uncertainty than other industries.   </w:t>
      </w:r>
    </w:p>
    <w:p w14:paraId="79FF89D8" w14:textId="25E9ADE1" w:rsidR="008B6C42" w:rsidRDefault="008B6C42" w:rsidP="00430093">
      <w:r>
        <w:t xml:space="preserve">Another external factor that is not widely mentioned in the literature is the role of the press. We live in a constant state of the </w:t>
      </w:r>
      <w:proofErr w:type="gramStart"/>
      <w:r>
        <w:t>24 hour</w:t>
      </w:r>
      <w:proofErr w:type="gramEnd"/>
      <w:r>
        <w:t xml:space="preserve"> news cycle and limitless information is available to us on the Internet- some of it accurate, some not. This may also play a role in influencing stock volatility. Internal factors also affect a company’s stock volatility. Several authors (Hudomiet et al, 2011, Robbins &amp; Coulter, 2010) posit that a company’s size greatly influences its performance. The companies that were analyzed for this study </w:t>
      </w:r>
      <w:r>
        <w:lastRenderedPageBreak/>
        <w:t xml:space="preserve">were all Fortune 1000 companies, possibly indicating that their size affected investor confidence. Some of these companies had also been in existence for over a century, possibly affecting investor confidence as well. Executives also play a key role in setting the tone for internal organizational culture. Holtz and Harold (2013) argue that executives not only lead by </w:t>
      </w:r>
      <w:proofErr w:type="gramStart"/>
      <w:r>
        <w:t>example, but</w:t>
      </w:r>
      <w:proofErr w:type="gramEnd"/>
      <w:r>
        <w:t xml:space="preserve"> also set forth policies and rules that could ultimately change a culture’s explicit and implicit cultural practices. As executives make key decisions regarding operations, which may involved layoffs, role changes, or other modifications to the existing work structure, employees could develop attitudes of deviance, as addressed by Holtz and Harold (2013), and ultimately, affect production efficiency and output. These are possible avenues for further exploration in later studies. </w:t>
      </w:r>
    </w:p>
    <w:p w14:paraId="5B580A1F" w14:textId="77777777" w:rsidR="008B6C42" w:rsidRPr="004E57DA" w:rsidRDefault="008B6C42" w:rsidP="008B6C42">
      <w:pPr>
        <w:pStyle w:val="Heading2"/>
      </w:pPr>
      <w:bookmarkStart w:id="392" w:name="_Toc260566021"/>
      <w:bookmarkStart w:id="393" w:name="_Toc261381331"/>
      <w:bookmarkStart w:id="394" w:name="_Toc261382141"/>
      <w:r w:rsidRPr="004E57DA">
        <w:t>Discussion of Executive Leadership with Regards to Globalization</w:t>
      </w:r>
      <w:bookmarkEnd w:id="392"/>
      <w:bookmarkEnd w:id="393"/>
      <w:bookmarkEnd w:id="394"/>
    </w:p>
    <w:p w14:paraId="5B891B68" w14:textId="10C053F4" w:rsidR="008B6C42" w:rsidRPr="00696378" w:rsidRDefault="008B6C42" w:rsidP="008B6C42">
      <w:r>
        <w:t>While this study focused exclusively on U.S.-based companies, little research has been conducted about executive leadership changes in different countries. According to</w:t>
      </w:r>
      <w:r w:rsidRPr="00A327F7">
        <w:t xml:space="preserve"> </w:t>
      </w:r>
      <w:r>
        <w:t xml:space="preserve">Nakauchi and Wiersema (2011), Japanese executive leaders are seen in a very different light than American executive leaders, possibly revealing cultural differences along the individualistic vs. collective thought spectrum. Daft (2010) found that </w:t>
      </w:r>
      <w:r w:rsidRPr="002117D7">
        <w:t>cultural differences in global organizations</w:t>
      </w:r>
      <w:r>
        <w:t xml:space="preserve"> affects the way that employees, managers, and leaders process and react to change.</w:t>
      </w:r>
      <w:r w:rsidR="00430093">
        <w:t xml:space="preserve"> However, there were some limitations to these findings.</w:t>
      </w:r>
    </w:p>
    <w:p w14:paraId="35ED3DF2" w14:textId="77777777" w:rsidR="008B6C42" w:rsidRPr="00F0522A" w:rsidRDefault="008B6C42" w:rsidP="008B6C42">
      <w:pPr>
        <w:pStyle w:val="Heading2"/>
      </w:pPr>
      <w:bookmarkStart w:id="395" w:name="_Toc260566022"/>
      <w:bookmarkStart w:id="396" w:name="_Toc261381332"/>
      <w:bookmarkStart w:id="397" w:name="_Toc261382142"/>
      <w:r w:rsidRPr="00F0522A">
        <w:t>Limitations of the Study</w:t>
      </w:r>
      <w:bookmarkEnd w:id="395"/>
      <w:bookmarkEnd w:id="396"/>
      <w:bookmarkEnd w:id="397"/>
    </w:p>
    <w:p w14:paraId="696E4C98" w14:textId="77777777" w:rsidR="008B6C42" w:rsidRPr="00F0522A" w:rsidRDefault="008B6C42" w:rsidP="008B6C42">
      <w:pPr>
        <w:rPr>
          <w:rFonts w:cs="Times New Roman"/>
        </w:rPr>
      </w:pPr>
      <w:r>
        <w:rPr>
          <w:rFonts w:cs="Times New Roman"/>
        </w:rPr>
        <w:t xml:space="preserve">The major limitation of this study was the lack of changes in some industries, possibly skewing the results. For example, the utilities sector only experienced six eligible changes and the energy sector only experienced one. This is too small of a </w:t>
      </w:r>
      <w:r>
        <w:rPr>
          <w:rFonts w:cs="Times New Roman"/>
        </w:rPr>
        <w:lastRenderedPageBreak/>
        <w:t xml:space="preserve">sample size to accurately assess much about these two industries. However, they were able to contribute to the overall volatility figures. Another limitation dealt with about 30 companies being eliminated from the study as they were not eligible due to a later merger, bankruptcy, or acquisition that rendered the data invalid due to extenuating variables. </w:t>
      </w:r>
    </w:p>
    <w:p w14:paraId="477D61B3" w14:textId="77777777" w:rsidR="008B6C42" w:rsidRPr="00F0522A" w:rsidRDefault="008B6C42" w:rsidP="008B6C42">
      <w:pPr>
        <w:pStyle w:val="Heading2"/>
      </w:pPr>
      <w:bookmarkStart w:id="398" w:name="_Toc260566023"/>
      <w:bookmarkStart w:id="399" w:name="_Toc261381333"/>
      <w:bookmarkStart w:id="400" w:name="_Toc261382143"/>
      <w:r w:rsidRPr="00F0522A">
        <w:t>Implications for Practice</w:t>
      </w:r>
      <w:bookmarkEnd w:id="398"/>
      <w:bookmarkEnd w:id="399"/>
      <w:bookmarkEnd w:id="400"/>
    </w:p>
    <w:p w14:paraId="3019DAE2" w14:textId="77777777" w:rsidR="008B6C42" w:rsidRPr="00F0522A" w:rsidRDefault="008B6C42" w:rsidP="008B6C42">
      <w:pPr>
        <w:rPr>
          <w:rFonts w:cs="Times New Roman"/>
        </w:rPr>
      </w:pPr>
      <w:r>
        <w:rPr>
          <w:rFonts w:cs="Times New Roman"/>
        </w:rPr>
        <w:t xml:space="preserve">This study is particularly relevant to practitioners and academics alike for a variety of reasons. First, this study appears to support the figurehead theory of upper management as opposed to the omnipotent. This might indicate that investors consider an individual to be just one part of a larger system and that the organization’s design and strategy are more important than a person. Second, this study ought to be of interest for anyone in the finance industry as it seems to disprove any theories that despite the 24/7 news cycle and the many Internet outlets for speculation, a stock will typically right itself shortly after an executive leadership change. However, this same dynamic of information availability and Internet speculation might fuel overall volatility, as evidenced by the most volatile stocks’ prominence in the news. This is yet another potential suggestion for future research. Another implication for practice is that this study might provide executive leaders with a greater understanding of how much symbolic power they do have, and how that affects not only shareholder confidence, but also internal company culture, climate, and morale. </w:t>
      </w:r>
    </w:p>
    <w:p w14:paraId="6AEED52F" w14:textId="77777777" w:rsidR="008B6C42" w:rsidRPr="00D94D2B" w:rsidRDefault="008B6C42" w:rsidP="008B6C42">
      <w:pPr>
        <w:pStyle w:val="Heading2"/>
      </w:pPr>
      <w:bookmarkStart w:id="401" w:name="_Toc260566024"/>
      <w:bookmarkStart w:id="402" w:name="_Toc261381334"/>
      <w:bookmarkStart w:id="403" w:name="_Toc261382144"/>
      <w:r w:rsidRPr="00F0522A">
        <w:lastRenderedPageBreak/>
        <w:t xml:space="preserve">Implications of Study and Recommendations for Future </w:t>
      </w:r>
      <w:r>
        <w:t>Research</w:t>
      </w:r>
      <w:bookmarkEnd w:id="401"/>
      <w:bookmarkEnd w:id="402"/>
      <w:bookmarkEnd w:id="403"/>
    </w:p>
    <w:p w14:paraId="6775580B" w14:textId="77777777" w:rsidR="008B6C42" w:rsidRDefault="008B6C42" w:rsidP="008B6C42">
      <w:pPr>
        <w:ind w:firstLine="360"/>
        <w:rPr>
          <w:rFonts w:cs="Times New Roman"/>
        </w:rPr>
      </w:pPr>
      <w:r>
        <w:rPr>
          <w:rFonts w:cs="Times New Roman"/>
        </w:rPr>
        <w:t>While this study did not show any significant change, it is useful for many reasons. First, it can be used to draw attention to the topic of stock market volatility. Second, it contributes a great amount of research to the existing body of knowledge. Most importantly, it provides suggestions for future research. Some questions for future research might include:</w:t>
      </w:r>
    </w:p>
    <w:p w14:paraId="1BBF9476" w14:textId="77777777" w:rsidR="008B6C42" w:rsidRPr="00931AC6" w:rsidRDefault="008B6C42" w:rsidP="008B6C42">
      <w:pPr>
        <w:pStyle w:val="ListParagraph"/>
        <w:numPr>
          <w:ilvl w:val="0"/>
          <w:numId w:val="2"/>
        </w:numPr>
        <w:spacing w:line="480" w:lineRule="auto"/>
        <w:rPr>
          <w:rFonts w:ascii="Times New Roman" w:eastAsiaTheme="minorHAnsi" w:hAnsi="Times New Roman" w:cs="Times New Roman"/>
          <w:sz w:val="24"/>
          <w:szCs w:val="24"/>
        </w:rPr>
      </w:pPr>
      <w:r w:rsidRPr="00931AC6">
        <w:rPr>
          <w:rFonts w:ascii="Times New Roman" w:eastAsiaTheme="minorHAnsi" w:hAnsi="Times New Roman" w:cs="Times New Roman"/>
          <w:sz w:val="24"/>
          <w:szCs w:val="24"/>
        </w:rPr>
        <w:t>How does the amount of media coverage affect an organization’s stock volatility?</w:t>
      </w:r>
    </w:p>
    <w:p w14:paraId="1FAF2D04" w14:textId="77777777" w:rsidR="008B6C42" w:rsidRPr="00931AC6" w:rsidRDefault="008B6C42" w:rsidP="008B6C42">
      <w:pPr>
        <w:pStyle w:val="ListParagraph"/>
        <w:numPr>
          <w:ilvl w:val="0"/>
          <w:numId w:val="2"/>
        </w:numPr>
        <w:spacing w:line="480" w:lineRule="auto"/>
        <w:rPr>
          <w:rFonts w:ascii="Times New Roman" w:eastAsiaTheme="minorHAnsi" w:hAnsi="Times New Roman" w:cs="Times New Roman"/>
          <w:sz w:val="24"/>
          <w:szCs w:val="24"/>
        </w:rPr>
      </w:pPr>
      <w:r w:rsidRPr="00931AC6">
        <w:rPr>
          <w:rFonts w:ascii="Times New Roman" w:eastAsiaTheme="minorHAnsi" w:hAnsi="Times New Roman" w:cs="Times New Roman"/>
          <w:sz w:val="24"/>
          <w:szCs w:val="24"/>
        </w:rPr>
        <w:t>Does the size of an organization affect an organization’s stock volatility?</w:t>
      </w:r>
    </w:p>
    <w:p w14:paraId="1E5EA422" w14:textId="77777777" w:rsidR="008B6C42" w:rsidRPr="00931AC6" w:rsidRDefault="008B6C42" w:rsidP="008B6C42">
      <w:pPr>
        <w:pStyle w:val="ListParagraph"/>
        <w:numPr>
          <w:ilvl w:val="0"/>
          <w:numId w:val="2"/>
        </w:numPr>
        <w:spacing w:line="480" w:lineRule="auto"/>
        <w:rPr>
          <w:rFonts w:ascii="Times New Roman" w:eastAsiaTheme="minorHAnsi" w:hAnsi="Times New Roman" w:cs="Times New Roman"/>
          <w:sz w:val="24"/>
          <w:szCs w:val="24"/>
        </w:rPr>
      </w:pPr>
      <w:r w:rsidRPr="00931AC6">
        <w:rPr>
          <w:rFonts w:ascii="Times New Roman" w:eastAsiaTheme="minorHAnsi" w:hAnsi="Times New Roman" w:cs="Times New Roman"/>
          <w:sz w:val="24"/>
          <w:szCs w:val="24"/>
        </w:rPr>
        <w:t>How soon after an organization’s stock price declines is the CEO replaced?</w:t>
      </w:r>
    </w:p>
    <w:p w14:paraId="2FCB703D" w14:textId="77777777" w:rsidR="008B6C42" w:rsidRDefault="008B6C42" w:rsidP="008B6C42">
      <w:pPr>
        <w:pStyle w:val="ListParagraph"/>
        <w:numPr>
          <w:ilvl w:val="0"/>
          <w:numId w:val="2"/>
        </w:numPr>
        <w:spacing w:line="480" w:lineRule="auto"/>
        <w:rPr>
          <w:rFonts w:ascii="Times New Roman" w:eastAsiaTheme="minorHAnsi" w:hAnsi="Times New Roman" w:cs="Times New Roman"/>
          <w:sz w:val="24"/>
          <w:szCs w:val="24"/>
        </w:rPr>
      </w:pPr>
      <w:r w:rsidRPr="00931AC6">
        <w:rPr>
          <w:rFonts w:ascii="Times New Roman" w:eastAsiaTheme="minorHAnsi" w:hAnsi="Times New Roman" w:cs="Times New Roman"/>
          <w:sz w:val="24"/>
          <w:szCs w:val="24"/>
        </w:rPr>
        <w:t>Is there a significantly higher mortality rate amongst CEOs than peers of their general age group? If so, why?</w:t>
      </w:r>
    </w:p>
    <w:p w14:paraId="2A9D9D5E" w14:textId="77777777" w:rsidR="008B6C42" w:rsidRPr="00D437A4" w:rsidRDefault="008B6C42" w:rsidP="008B6C42">
      <w:pPr>
        <w:pStyle w:val="ListParagraph"/>
        <w:numPr>
          <w:ilvl w:val="0"/>
          <w:numId w:val="2"/>
        </w:numPr>
        <w:spacing w:line="480" w:lineRule="auto"/>
        <w:rPr>
          <w:rFonts w:ascii="Times New Roman" w:eastAsiaTheme="minorHAnsi" w:hAnsi="Times New Roman" w:cs="Times New Roman"/>
          <w:sz w:val="24"/>
          <w:szCs w:val="24"/>
        </w:rPr>
      </w:pPr>
      <w:r w:rsidRPr="00D437A4">
        <w:rPr>
          <w:rFonts w:ascii="Times New Roman" w:eastAsiaTheme="minorHAnsi" w:hAnsi="Times New Roman" w:cs="Times New Roman"/>
          <w:sz w:val="24"/>
          <w:szCs w:val="24"/>
        </w:rPr>
        <w:t>How do cultural differences in global organizations play a part in CEO succession effects?</w:t>
      </w:r>
    </w:p>
    <w:p w14:paraId="7BAAE461" w14:textId="14C8E25C" w:rsidR="008B6C42" w:rsidRPr="002C3D58" w:rsidRDefault="008B6C42" w:rsidP="008B6C42">
      <w:pPr>
        <w:pStyle w:val="ListParagraph"/>
        <w:numPr>
          <w:ilvl w:val="0"/>
          <w:numId w:val="2"/>
        </w:numPr>
        <w:spacing w:line="480" w:lineRule="auto"/>
      </w:pPr>
      <w:r w:rsidRPr="00D437A4">
        <w:rPr>
          <w:rFonts w:ascii="Times New Roman" w:eastAsiaTheme="minorHAnsi" w:hAnsi="Times New Roman" w:cs="Times New Roman"/>
          <w:sz w:val="24"/>
          <w:szCs w:val="24"/>
        </w:rPr>
        <w:t xml:space="preserve">How do </w:t>
      </w:r>
      <w:r w:rsidR="00752A1B">
        <w:rPr>
          <w:rFonts w:ascii="Times New Roman" w:eastAsiaTheme="minorHAnsi" w:hAnsi="Times New Roman" w:cs="Times New Roman"/>
          <w:sz w:val="24"/>
          <w:szCs w:val="24"/>
        </w:rPr>
        <w:t>executive leadership chang</w:t>
      </w:r>
      <w:r>
        <w:rPr>
          <w:rFonts w:ascii="Times New Roman" w:eastAsiaTheme="minorHAnsi" w:hAnsi="Times New Roman" w:cs="Times New Roman"/>
          <w:sz w:val="24"/>
          <w:szCs w:val="24"/>
        </w:rPr>
        <w:t xml:space="preserve">es affect a company’s long-term (one year or longer before and after) </w:t>
      </w:r>
      <w:r w:rsidRPr="00D437A4">
        <w:rPr>
          <w:rFonts w:ascii="Times New Roman" w:eastAsiaTheme="minorHAnsi" w:hAnsi="Times New Roman" w:cs="Times New Roman"/>
          <w:sz w:val="24"/>
          <w:szCs w:val="24"/>
        </w:rPr>
        <w:t>stock volatility rates</w:t>
      </w:r>
      <w:r>
        <w:rPr>
          <w:rFonts w:ascii="Times New Roman" w:eastAsiaTheme="minorHAnsi" w:hAnsi="Times New Roman" w:cs="Times New Roman"/>
          <w:sz w:val="24"/>
          <w:szCs w:val="24"/>
        </w:rPr>
        <w:t>?</w:t>
      </w:r>
    </w:p>
    <w:p w14:paraId="66085725" w14:textId="23284BF1" w:rsidR="008B6C42" w:rsidRPr="00D437A4" w:rsidRDefault="008B6C42" w:rsidP="008B6C42">
      <w:pPr>
        <w:pStyle w:val="ListParagraph"/>
        <w:numPr>
          <w:ilvl w:val="0"/>
          <w:numId w:val="2"/>
        </w:numPr>
        <w:spacing w:line="480" w:lineRule="auto"/>
      </w:pPr>
      <w:r w:rsidRPr="00D437A4">
        <w:rPr>
          <w:rFonts w:ascii="Times New Roman" w:eastAsiaTheme="minorHAnsi" w:hAnsi="Times New Roman" w:cs="Times New Roman"/>
          <w:sz w:val="24"/>
          <w:szCs w:val="24"/>
        </w:rPr>
        <w:t xml:space="preserve">How do </w:t>
      </w:r>
      <w:r w:rsidR="00752A1B">
        <w:rPr>
          <w:rFonts w:ascii="Times New Roman" w:eastAsiaTheme="minorHAnsi" w:hAnsi="Times New Roman" w:cs="Times New Roman"/>
          <w:sz w:val="24"/>
          <w:szCs w:val="24"/>
        </w:rPr>
        <w:t>executive leadership chang</w:t>
      </w:r>
      <w:r>
        <w:rPr>
          <w:rFonts w:ascii="Times New Roman" w:eastAsiaTheme="minorHAnsi" w:hAnsi="Times New Roman" w:cs="Times New Roman"/>
          <w:sz w:val="24"/>
          <w:szCs w:val="24"/>
        </w:rPr>
        <w:t>es affect a company’s long-term financial performance (as based on financial ratios using information from the balance sheet, income statement, statement of cash flow, etc.)?</w:t>
      </w:r>
    </w:p>
    <w:p w14:paraId="690414A9" w14:textId="77777777" w:rsidR="008B6C42" w:rsidRDefault="008B6C42" w:rsidP="008B6C42">
      <w:pPr>
        <w:pStyle w:val="ListParagraph"/>
      </w:pPr>
    </w:p>
    <w:p w14:paraId="5C9978A6" w14:textId="3D61687F" w:rsidR="008B6C42" w:rsidRPr="00D94D2B" w:rsidRDefault="008B6C42" w:rsidP="008B6C42">
      <w:pPr>
        <w:pStyle w:val="Heading2"/>
      </w:pPr>
      <w:bookmarkStart w:id="404" w:name="_Toc261381335"/>
      <w:bookmarkStart w:id="405" w:name="_Toc261382145"/>
      <w:bookmarkStart w:id="406" w:name="_Toc260566025"/>
      <w:r w:rsidRPr="00F0522A">
        <w:t>Reflections</w:t>
      </w:r>
      <w:bookmarkEnd w:id="404"/>
      <w:bookmarkEnd w:id="405"/>
      <w:r w:rsidRPr="00F0522A">
        <w:t xml:space="preserve"> </w:t>
      </w:r>
      <w:bookmarkEnd w:id="406"/>
    </w:p>
    <w:p w14:paraId="06B66FAB" w14:textId="77777777" w:rsidR="008B6C42" w:rsidRPr="00F0522A" w:rsidRDefault="008B6C42" w:rsidP="008B6C42">
      <w:pPr>
        <w:rPr>
          <w:rFonts w:cs="Times New Roman"/>
        </w:rPr>
      </w:pPr>
      <w:r>
        <w:rPr>
          <w:rFonts w:cs="Times New Roman"/>
        </w:rPr>
        <w:t xml:space="preserve">Although it is disappointing to find out that the research did not support my hypothesis, I think this study was useful because it shows that humans place more faith in a company than a single person. Perhaps this means that a group of people, including </w:t>
      </w:r>
      <w:r>
        <w:rPr>
          <w:rFonts w:cs="Times New Roman"/>
        </w:rPr>
        <w:lastRenderedPageBreak/>
        <w:t>everyone from the workers to the managers to the executive board, is responsible for creating and maintaining a successful company. However, not all is lost. The results show trends in the overall American economic climate during the years of 2012-2013, mostly showing a recovering financial sector and a generally strong and stable technology sector, perhaps demonstrating that in contrast to Schwert’s research in the early part of the 21</w:t>
      </w:r>
      <w:r w:rsidRPr="00FE7F5F">
        <w:rPr>
          <w:rFonts w:cs="Times New Roman"/>
          <w:vertAlign w:val="superscript"/>
        </w:rPr>
        <w:t>st</w:t>
      </w:r>
      <w:r>
        <w:rPr>
          <w:rFonts w:cs="Times New Roman"/>
        </w:rPr>
        <w:t xml:space="preserve"> century, investors consider technology to be a more stable part of the U.S. economy than in years past.</w:t>
      </w:r>
    </w:p>
    <w:p w14:paraId="1FE6B429" w14:textId="77777777" w:rsidR="008B6C42" w:rsidRPr="00D94D2B" w:rsidRDefault="008B6C42" w:rsidP="008B6C42">
      <w:pPr>
        <w:pStyle w:val="Heading2"/>
      </w:pPr>
      <w:bookmarkStart w:id="407" w:name="_Toc260566026"/>
      <w:bookmarkStart w:id="408" w:name="_Toc261381336"/>
      <w:bookmarkStart w:id="409" w:name="_Toc261382146"/>
      <w:r w:rsidRPr="00F0522A">
        <w:t>Conclusion</w:t>
      </w:r>
      <w:bookmarkEnd w:id="407"/>
      <w:bookmarkEnd w:id="408"/>
      <w:bookmarkEnd w:id="409"/>
    </w:p>
    <w:p w14:paraId="709A55D8" w14:textId="77777777" w:rsidR="008B6C42" w:rsidRDefault="008B6C42" w:rsidP="008B6C42">
      <w:pPr>
        <w:rPr>
          <w:rFonts w:cs="Times New Roman"/>
        </w:rPr>
      </w:pPr>
      <w:r>
        <w:rPr>
          <w:rFonts w:cs="Times New Roman"/>
        </w:rPr>
        <w:t xml:space="preserve">This study demonstrated that an executive leadership change did not affect short-term stock volatility for the years 2012 and 2013. This study used historical stock data in hopes of potentially helping investors understand one of the many potential causes of stock volatility. It found that there was no significant difference in any industry between the short-term stock volatility preceding an executive leadership change and the </w:t>
      </w:r>
      <w:proofErr w:type="gramStart"/>
      <w:r>
        <w:rPr>
          <w:rFonts w:cs="Times New Roman"/>
        </w:rPr>
        <w:t>short term</w:t>
      </w:r>
      <w:proofErr w:type="gramEnd"/>
      <w:r>
        <w:rPr>
          <w:rFonts w:cs="Times New Roman"/>
        </w:rPr>
        <w:t xml:space="preserve"> stock volatility following the change. It did, however, identify differences in overall volatility between industries for the given year range of 2012-2013. </w:t>
      </w:r>
    </w:p>
    <w:p w14:paraId="3FF53F70" w14:textId="6BDC2E36" w:rsidR="00B065F2" w:rsidRPr="00F0522A" w:rsidRDefault="008B6C42" w:rsidP="008B6C42">
      <w:pPr>
        <w:rPr>
          <w:rFonts w:cs="Times New Roman"/>
        </w:rPr>
      </w:pPr>
      <w:r>
        <w:rPr>
          <w:rFonts w:cs="Times New Roman"/>
        </w:rPr>
        <w:t xml:space="preserve">By observing what happened in the past across industries, investors might be better prepared to anticipate strategies that will assist them during times of high volatility trading. This study proved that some industries are more volatile than others and that industrial volatility rates fluctuate as economic conditions dictate. The study identified other key external and internal variables that also had the potential to affect an organization’s stock volatility. The research provided a description of ways that the decisions and actions of executive leaders both directly and indirectly have the potential </w:t>
      </w:r>
      <w:r>
        <w:rPr>
          <w:rFonts w:cs="Times New Roman"/>
        </w:rPr>
        <w:lastRenderedPageBreak/>
        <w:t>to affect an organization’s bottom line. Most importantly, it provides suggestions for future research in the fields of management and/or finance.</w:t>
      </w:r>
      <w:r w:rsidRPr="00F0522A">
        <w:br/>
      </w:r>
    </w:p>
    <w:p w14:paraId="61285341" w14:textId="77777777" w:rsidR="00430093" w:rsidRDefault="00B065F2" w:rsidP="00D94D2B">
      <w:pPr>
        <w:pStyle w:val="CTULevel0"/>
      </w:pPr>
      <w:r w:rsidRPr="00F0522A">
        <w:br/>
      </w:r>
    </w:p>
    <w:p w14:paraId="49B86246" w14:textId="77777777" w:rsidR="00430093" w:rsidRDefault="00430093">
      <w:pPr>
        <w:spacing w:line="240" w:lineRule="auto"/>
        <w:ind w:firstLine="0"/>
        <w:rPr>
          <w:rFonts w:cs="Times New Roman"/>
          <w:b/>
          <w:caps/>
        </w:rPr>
      </w:pPr>
      <w:r>
        <w:br w:type="page"/>
      </w:r>
    </w:p>
    <w:p w14:paraId="3E8F7A5D" w14:textId="3393B124" w:rsidR="00B065F2" w:rsidRPr="00F0522A" w:rsidRDefault="00D7456A" w:rsidP="00D7456A">
      <w:pPr>
        <w:pStyle w:val="Heading1"/>
      </w:pPr>
      <w:bookmarkStart w:id="410" w:name="_Toc261381337"/>
      <w:bookmarkStart w:id="411" w:name="_Toc261382147"/>
      <w:r w:rsidRPr="00F0522A">
        <w:lastRenderedPageBreak/>
        <w:t>REFERENCES</w:t>
      </w:r>
      <w:bookmarkEnd w:id="410"/>
      <w:bookmarkEnd w:id="411"/>
    </w:p>
    <w:p w14:paraId="215610FD" w14:textId="77777777" w:rsidR="00B065F2" w:rsidRPr="00F0522A" w:rsidRDefault="00B065F2" w:rsidP="003F7F1E">
      <w:pPr>
        <w:rPr>
          <w:rFonts w:cs="Times New Roman"/>
        </w:rPr>
      </w:pPr>
    </w:p>
    <w:p w14:paraId="0BA27927"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Bagozzi, R. (2011).   Measurement and meaning in organizational research.  </w:t>
      </w:r>
      <w:r w:rsidRPr="00957332">
        <w:rPr>
          <w:rFonts w:eastAsia="Times New Roman" w:cs="Times New Roman"/>
          <w:i/>
        </w:rPr>
        <w:t>MIS Quarterly</w:t>
      </w:r>
      <w:r w:rsidRPr="00957332">
        <w:rPr>
          <w:rFonts w:eastAsia="Times New Roman" w:cs="Times New Roman"/>
        </w:rPr>
        <w:t>, 35(2</w:t>
      </w:r>
      <w:proofErr w:type="gramStart"/>
      <w:r w:rsidRPr="00957332">
        <w:rPr>
          <w:rFonts w:eastAsia="Times New Roman" w:cs="Times New Roman"/>
        </w:rPr>
        <w:t>)  261</w:t>
      </w:r>
      <w:proofErr w:type="gramEnd"/>
      <w:r w:rsidRPr="00957332">
        <w:rPr>
          <w:rFonts w:eastAsia="Times New Roman" w:cs="Times New Roman"/>
        </w:rPr>
        <w:t>-292</w:t>
      </w:r>
    </w:p>
    <w:p w14:paraId="730E8AD5" w14:textId="77777777" w:rsidR="00D7456A" w:rsidRPr="00957332" w:rsidRDefault="00D7456A" w:rsidP="00D7456A">
      <w:pPr>
        <w:ind w:left="720" w:hanging="720"/>
        <w:rPr>
          <w:rFonts w:eastAsia="Times New Roman" w:cs="Times New Roman"/>
          <w:color w:val="222222"/>
        </w:rPr>
      </w:pPr>
      <w:r w:rsidRPr="00957332">
        <w:rPr>
          <w:rFonts w:eastAsia="Times New Roman" w:cs="Times New Roman"/>
          <w:color w:val="222222"/>
        </w:rPr>
        <w:t xml:space="preserve">Bailey, K. M., Thibault, J. A., &amp; Nunan, D. (2009). How the Experience of Leadership Changes Leaders. </w:t>
      </w:r>
      <w:r w:rsidRPr="00957332">
        <w:rPr>
          <w:rFonts w:eastAsia="Times New Roman" w:cs="Times New Roman"/>
          <w:i/>
          <w:iCs/>
          <w:color w:val="222222"/>
        </w:rPr>
        <w:t>Leadership in English Language Education: Theoretical Foundations and Practical Skills for Changing Times</w:t>
      </w:r>
      <w:r w:rsidRPr="00957332">
        <w:rPr>
          <w:rFonts w:eastAsia="Times New Roman" w:cs="Times New Roman"/>
          <w:color w:val="222222"/>
        </w:rPr>
        <w:t>, 238</w:t>
      </w:r>
    </w:p>
    <w:p w14:paraId="0FF0FA07" w14:textId="77777777" w:rsidR="00D7456A" w:rsidRPr="00957332" w:rsidRDefault="00D7456A" w:rsidP="00D7456A">
      <w:pPr>
        <w:ind w:left="720" w:hanging="720"/>
        <w:rPr>
          <w:rFonts w:eastAsia="Times New Roman" w:cs="Times New Roman"/>
          <w:color w:val="222222"/>
        </w:rPr>
      </w:pPr>
      <w:r w:rsidRPr="00957332">
        <w:rPr>
          <w:rFonts w:eastAsia="Times New Roman" w:cs="Times New Roman"/>
          <w:color w:val="222222"/>
        </w:rPr>
        <w:t xml:space="preserve">Baker, S., &amp; Bloom, N. (2011). Does Uncertainty Drive Business Cycles? Using Disasters as Natural Experiments. </w:t>
      </w:r>
      <w:r w:rsidRPr="00957332">
        <w:rPr>
          <w:rFonts w:eastAsia="Times New Roman" w:cs="Times New Roman"/>
          <w:i/>
          <w:iCs/>
          <w:color w:val="222222"/>
        </w:rPr>
        <w:t>December, Stanford University</w:t>
      </w:r>
      <w:r w:rsidRPr="00957332">
        <w:rPr>
          <w:rFonts w:eastAsia="Times New Roman" w:cs="Times New Roman"/>
          <w:color w:val="222222"/>
        </w:rPr>
        <w:t>.</w:t>
      </w:r>
    </w:p>
    <w:p w14:paraId="2AB4A0B5" w14:textId="77777777" w:rsidR="00D7456A" w:rsidRPr="00AE119E" w:rsidRDefault="00D7456A" w:rsidP="00D7456A">
      <w:pPr>
        <w:ind w:left="720" w:hanging="720"/>
        <w:rPr>
          <w:rFonts w:eastAsia="Times New Roman" w:cs="Times New Roman"/>
        </w:rPr>
      </w:pPr>
      <w:r w:rsidRPr="00957332">
        <w:rPr>
          <w:rFonts w:eastAsia="Times New Roman" w:cs="Times New Roman"/>
          <w:color w:val="000000"/>
          <w:shd w:val="clear" w:color="auto" w:fill="FFFFFF"/>
        </w:rPr>
        <w:t>Barberis, N. (2011). </w:t>
      </w:r>
      <w:r w:rsidRPr="00957332">
        <w:rPr>
          <w:rFonts w:eastAsia="Times New Roman" w:cs="Times New Roman"/>
          <w:i/>
          <w:iCs/>
          <w:color w:val="000000"/>
          <w:shd w:val="clear" w:color="auto" w:fill="FFFFFF"/>
        </w:rPr>
        <w:t>Prospect theory applications in finance</w:t>
      </w:r>
      <w:r w:rsidRPr="00957332">
        <w:rPr>
          <w:rFonts w:eastAsia="Times New Roman" w:cs="Times New Roman"/>
          <w:color w:val="000000"/>
          <w:shd w:val="clear" w:color="auto" w:fill="FFFFFF"/>
        </w:rPr>
        <w:t>. Yale University. Retrieved from http://faculty.som.yale.edu/nicholasbarberis/berkeley_2011b.pdf</w:t>
      </w:r>
    </w:p>
    <w:p w14:paraId="6E860223" w14:textId="77777777" w:rsidR="00D7456A" w:rsidRPr="00AE119E" w:rsidRDefault="00D7456A" w:rsidP="00D7456A">
      <w:pPr>
        <w:ind w:left="720" w:hanging="720"/>
        <w:rPr>
          <w:rFonts w:eastAsia="Times New Roman" w:cs="Times New Roman"/>
        </w:rPr>
      </w:pPr>
      <w:r w:rsidRPr="00957332">
        <w:rPr>
          <w:rFonts w:eastAsia="Times New Roman" w:cs="Times New Roman"/>
        </w:rPr>
        <w:t xml:space="preserve">Barney, J. B. (1986). Organizational culture: can it be a source of sustained competitive </w:t>
      </w:r>
      <w:proofErr w:type="gramStart"/>
      <w:r w:rsidRPr="00957332">
        <w:rPr>
          <w:rFonts w:eastAsia="Times New Roman" w:cs="Times New Roman"/>
        </w:rPr>
        <w:t>advantage?.</w:t>
      </w:r>
      <w:proofErr w:type="gramEnd"/>
      <w:r w:rsidRPr="00957332">
        <w:rPr>
          <w:rFonts w:eastAsia="Times New Roman" w:cs="Times New Roman"/>
        </w:rPr>
        <w:t xml:space="preserve"> </w:t>
      </w:r>
      <w:r w:rsidRPr="00957332">
        <w:rPr>
          <w:rFonts w:eastAsia="Times New Roman" w:cs="Times New Roman"/>
          <w:i/>
          <w:iCs/>
        </w:rPr>
        <w:t>Academy of management review</w:t>
      </w:r>
      <w:r w:rsidRPr="00957332">
        <w:rPr>
          <w:rFonts w:eastAsia="Times New Roman" w:cs="Times New Roman"/>
        </w:rPr>
        <w:t>, 656-665.</w:t>
      </w:r>
    </w:p>
    <w:p w14:paraId="260CF65F"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Barney, J., &amp; Hesterly, W. (2006). 1.3 Organizational Economics: Understanding the Relationship between Organizations and Economic Analysis. </w:t>
      </w:r>
      <w:r w:rsidRPr="00957332">
        <w:rPr>
          <w:rFonts w:eastAsia="Times New Roman" w:cs="Times New Roman"/>
          <w:i/>
          <w:iCs/>
        </w:rPr>
        <w:t>The SAGE handbook of organization studies</w:t>
      </w:r>
      <w:r w:rsidRPr="00957332">
        <w:rPr>
          <w:rFonts w:eastAsia="Times New Roman" w:cs="Times New Roman"/>
        </w:rPr>
        <w:t>, 111.</w:t>
      </w:r>
    </w:p>
    <w:p w14:paraId="5A546583" w14:textId="77777777" w:rsidR="00D7456A" w:rsidRPr="00957332" w:rsidRDefault="00D7456A" w:rsidP="00D7456A">
      <w:pPr>
        <w:ind w:left="720" w:hanging="720"/>
        <w:rPr>
          <w:rFonts w:eastAsia="Times New Roman" w:cs="Times New Roman"/>
        </w:rPr>
      </w:pPr>
      <w:r w:rsidRPr="00957332">
        <w:rPr>
          <w:rFonts w:eastAsia="Times New Roman" w:cs="Times New Roman"/>
          <w:color w:val="000000"/>
          <w:shd w:val="clear" w:color="auto" w:fill="FFFFFF"/>
        </w:rPr>
        <w:t>Barrett, A. (2013). Findings from a study of ceo departures at s&amp;p 1500 companies between 2007 and 2009. </w:t>
      </w:r>
      <w:r w:rsidRPr="00957332">
        <w:rPr>
          <w:rFonts w:eastAsia="Times New Roman" w:cs="Times New Roman"/>
          <w:i/>
          <w:iCs/>
          <w:color w:val="000000"/>
          <w:shd w:val="clear" w:color="auto" w:fill="FFFFFF"/>
        </w:rPr>
        <w:t>Equilar</w:t>
      </w:r>
      <w:r w:rsidRPr="00957332">
        <w:rPr>
          <w:rFonts w:eastAsia="Times New Roman" w:cs="Times New Roman"/>
          <w:color w:val="000000"/>
          <w:shd w:val="clear" w:color="auto" w:fill="FFFFFF"/>
        </w:rPr>
        <w:t>. Retrieved from http://www.equilar.com/knowledge-network/research-articles/201104-ceo-turnover.php</w:t>
      </w:r>
    </w:p>
    <w:p w14:paraId="72C74BF9"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rPr>
        <w:t xml:space="preserve">Bass, B. M., &amp; Bass, R. (2009). </w:t>
      </w:r>
      <w:r w:rsidRPr="00957332">
        <w:rPr>
          <w:rFonts w:eastAsia="Times New Roman" w:cs="Times New Roman"/>
          <w:i/>
          <w:iCs/>
          <w:color w:val="222222"/>
        </w:rPr>
        <w:t>The Bass handbook of leadership: Theory, research, and managerial applications</w:t>
      </w:r>
      <w:r w:rsidRPr="00957332">
        <w:rPr>
          <w:rFonts w:eastAsia="Times New Roman" w:cs="Times New Roman"/>
          <w:color w:val="222222"/>
        </w:rPr>
        <w:t>. Free Press.</w:t>
      </w:r>
    </w:p>
    <w:p w14:paraId="62BA732F" w14:textId="77777777" w:rsidR="00D7456A" w:rsidRPr="00957332" w:rsidRDefault="00D7456A" w:rsidP="00D7456A">
      <w:pPr>
        <w:ind w:left="720" w:hanging="720"/>
        <w:rPr>
          <w:rFonts w:cs="Times New Roman"/>
        </w:rPr>
      </w:pPr>
      <w:r>
        <w:rPr>
          <w:rFonts w:cs="Times New Roman"/>
        </w:rPr>
        <w:lastRenderedPageBreak/>
        <w:t>Baumol, W., &amp; Blin</w:t>
      </w:r>
      <w:r w:rsidRPr="00957332">
        <w:rPr>
          <w:rFonts w:cs="Times New Roman"/>
        </w:rPr>
        <w:t xml:space="preserve">der, A. (2010). </w:t>
      </w:r>
      <w:r w:rsidRPr="00957332">
        <w:rPr>
          <w:rFonts w:cs="Times New Roman"/>
          <w:i/>
          <w:iCs/>
        </w:rPr>
        <w:t>Economics: Principles and policy, 11</w:t>
      </w:r>
      <w:r w:rsidRPr="00957332">
        <w:rPr>
          <w:rFonts w:cs="Times New Roman"/>
          <w:i/>
          <w:iCs/>
          <w:vertAlign w:val="superscript"/>
        </w:rPr>
        <w:t>th</w:t>
      </w:r>
      <w:r w:rsidRPr="00957332">
        <w:rPr>
          <w:rFonts w:cs="Times New Roman"/>
          <w:i/>
          <w:iCs/>
        </w:rPr>
        <w:t xml:space="preserve"> edition</w:t>
      </w:r>
      <w:r w:rsidRPr="00957332">
        <w:rPr>
          <w:rFonts w:cs="Times New Roman"/>
        </w:rPr>
        <w:t>. Mason, OH: Thomson South-Western.</w:t>
      </w:r>
    </w:p>
    <w:p w14:paraId="25E1C949" w14:textId="77777777" w:rsidR="00D7456A" w:rsidRPr="00957332" w:rsidRDefault="00D7456A" w:rsidP="00D7456A">
      <w:pPr>
        <w:ind w:left="720" w:hanging="720"/>
        <w:rPr>
          <w:rFonts w:cs="Times New Roman"/>
        </w:rPr>
      </w:pPr>
      <w:r w:rsidRPr="00957332">
        <w:rPr>
          <w:rFonts w:cs="Times New Roman"/>
        </w:rPr>
        <w:t xml:space="preserve">Beatty, R. &amp; Zajac, E. (1987) CEO Change and firm performance in large corporations: succession effects and manager effects. </w:t>
      </w:r>
      <w:r w:rsidRPr="00957332">
        <w:rPr>
          <w:rFonts w:cs="Times New Roman"/>
          <w:i/>
        </w:rPr>
        <w:t>Strategic Management Journal</w:t>
      </w:r>
      <w:r w:rsidRPr="00957332">
        <w:rPr>
          <w:rFonts w:cs="Times New Roman"/>
        </w:rPr>
        <w:t xml:space="preserve"> 8, 305-317.</w:t>
      </w:r>
    </w:p>
    <w:p w14:paraId="61F3CEFB" w14:textId="77777777" w:rsidR="00D7456A" w:rsidRPr="00AE119E" w:rsidRDefault="00D7456A" w:rsidP="00D7456A">
      <w:pPr>
        <w:widowControl w:val="0"/>
        <w:autoSpaceDE w:val="0"/>
        <w:autoSpaceDN w:val="0"/>
        <w:adjustRightInd w:val="0"/>
        <w:ind w:left="720" w:hanging="720"/>
        <w:rPr>
          <w:rFonts w:cs="Times New Roman"/>
        </w:rPr>
      </w:pPr>
      <w:r w:rsidRPr="00957332">
        <w:rPr>
          <w:rFonts w:cs="Times New Roman"/>
        </w:rPr>
        <w:t xml:space="preserve">Bennett, Jonathan. (2003). </w:t>
      </w:r>
      <w:r w:rsidRPr="00957332">
        <w:rPr>
          <w:rFonts w:cs="Times New Roman"/>
          <w:i/>
        </w:rPr>
        <w:t xml:space="preserve">A Philosophical Guide </w:t>
      </w:r>
      <w:proofErr w:type="gramStart"/>
      <w:r w:rsidRPr="00957332">
        <w:rPr>
          <w:rFonts w:cs="Times New Roman"/>
          <w:i/>
        </w:rPr>
        <w:t>To</w:t>
      </w:r>
      <w:proofErr w:type="gramEnd"/>
      <w:r w:rsidRPr="00957332">
        <w:rPr>
          <w:rFonts w:cs="Times New Roman"/>
          <w:i/>
        </w:rPr>
        <w:t xml:space="preserve"> Conditionals</w:t>
      </w:r>
      <w:r w:rsidRPr="00957332">
        <w:rPr>
          <w:rFonts w:cs="Times New Roman"/>
        </w:rPr>
        <w:t>. New York, NY: Oxford University Press.</w:t>
      </w:r>
    </w:p>
    <w:p w14:paraId="61586EBD" w14:textId="77777777" w:rsidR="00D7456A" w:rsidRPr="00957332" w:rsidRDefault="00D7456A" w:rsidP="00D7456A">
      <w:pPr>
        <w:widowControl w:val="0"/>
        <w:autoSpaceDE w:val="0"/>
        <w:autoSpaceDN w:val="0"/>
        <w:adjustRightInd w:val="0"/>
        <w:ind w:left="720" w:hanging="720"/>
        <w:rPr>
          <w:rFonts w:cs="Times New Roman"/>
        </w:rPr>
      </w:pPr>
      <w:r w:rsidRPr="00957332">
        <w:rPr>
          <w:rFonts w:eastAsia="Times New Roman" w:cs="Times New Roman"/>
          <w:color w:val="222222"/>
        </w:rPr>
        <w:t xml:space="preserve">Bernard, H. R. (2012). </w:t>
      </w:r>
      <w:r w:rsidRPr="00957332">
        <w:rPr>
          <w:rFonts w:eastAsia="Times New Roman" w:cs="Times New Roman"/>
          <w:i/>
          <w:iCs/>
          <w:color w:val="222222"/>
        </w:rPr>
        <w:t>Social research methods: Qualitative and quantitative approaches</w:t>
      </w:r>
      <w:r w:rsidRPr="00957332">
        <w:rPr>
          <w:rFonts w:eastAsia="Times New Roman" w:cs="Times New Roman"/>
          <w:color w:val="222222"/>
        </w:rPr>
        <w:t>. SAGE Publications, Incorporated.</w:t>
      </w:r>
    </w:p>
    <w:p w14:paraId="189D36A8" w14:textId="77777777" w:rsidR="00D7456A" w:rsidRPr="00957332" w:rsidRDefault="00D7456A" w:rsidP="00D7456A">
      <w:pPr>
        <w:ind w:left="720" w:hanging="720"/>
        <w:rPr>
          <w:rFonts w:cs="Times New Roman"/>
        </w:rPr>
      </w:pPr>
      <w:r w:rsidRPr="00957332">
        <w:rPr>
          <w:rFonts w:cs="Times New Roman"/>
        </w:rPr>
        <w:t xml:space="preserve">Biderman, C. (2013). Stock market volatility in april is coming, here's why. </w:t>
      </w:r>
      <w:r w:rsidRPr="00957332">
        <w:rPr>
          <w:rFonts w:cs="Times New Roman"/>
          <w:i/>
          <w:iCs/>
        </w:rPr>
        <w:t>Forbes</w:t>
      </w:r>
      <w:r w:rsidRPr="00957332">
        <w:rPr>
          <w:rFonts w:cs="Times New Roman"/>
        </w:rPr>
        <w:t>, Retrieved from http://www.forbes.com/sites/investor/2013/03/26/stock-market-volatility-in-april-is-coming-heres-why/</w:t>
      </w:r>
    </w:p>
    <w:p w14:paraId="62469762" w14:textId="77777777" w:rsidR="00D7456A" w:rsidRPr="00957332" w:rsidRDefault="00D7456A" w:rsidP="00D7456A">
      <w:pPr>
        <w:ind w:left="720" w:hanging="720"/>
        <w:rPr>
          <w:rFonts w:cs="Times New Roman"/>
        </w:rPr>
      </w:pPr>
      <w:r w:rsidRPr="00957332">
        <w:rPr>
          <w:rFonts w:cs="Times New Roman"/>
        </w:rPr>
        <w:t>Borstadt, L. (1985) Stock price reactions to management changes, Unpublished paper (University of Utah, Salt Lake City, UT).</w:t>
      </w:r>
    </w:p>
    <w:p w14:paraId="492A67F6" w14:textId="77777777" w:rsidR="00D7456A" w:rsidRPr="00957332" w:rsidRDefault="00D7456A" w:rsidP="00D7456A">
      <w:pPr>
        <w:ind w:left="720" w:hanging="720"/>
        <w:rPr>
          <w:rFonts w:cs="Times New Roman"/>
        </w:rPr>
      </w:pPr>
      <w:r w:rsidRPr="00957332">
        <w:rPr>
          <w:rFonts w:cs="Times New Roman"/>
        </w:rPr>
        <w:t xml:space="preserve">Beaumont, P. B., &amp; Hunter, L. C. (2007). The process of consultation: responding to challenge. </w:t>
      </w:r>
      <w:r w:rsidRPr="00957332">
        <w:rPr>
          <w:rFonts w:cs="Times New Roman"/>
          <w:i/>
          <w:iCs/>
        </w:rPr>
        <w:t xml:space="preserve">International Journal </w:t>
      </w:r>
      <w:proofErr w:type="gramStart"/>
      <w:r w:rsidRPr="00957332">
        <w:rPr>
          <w:rFonts w:cs="Times New Roman"/>
          <w:i/>
          <w:iCs/>
        </w:rPr>
        <w:t>Of</w:t>
      </w:r>
      <w:proofErr w:type="gramEnd"/>
      <w:r w:rsidRPr="00957332">
        <w:rPr>
          <w:rFonts w:cs="Times New Roman"/>
          <w:i/>
          <w:iCs/>
        </w:rPr>
        <w:t xml:space="preserve"> Human Resource Management</w:t>
      </w:r>
      <w:r w:rsidRPr="00957332">
        <w:rPr>
          <w:rFonts w:cs="Times New Roman"/>
        </w:rPr>
        <w:t xml:space="preserve">, </w:t>
      </w:r>
      <w:r w:rsidRPr="00957332">
        <w:rPr>
          <w:rFonts w:cs="Times New Roman"/>
          <w:i/>
          <w:iCs/>
        </w:rPr>
        <w:t>18</w:t>
      </w:r>
      <w:r w:rsidRPr="00957332">
        <w:rPr>
          <w:rFonts w:cs="Times New Roman"/>
        </w:rPr>
        <w:t>(7), 1228-1245. doi:10.1080/09585190701392121</w:t>
      </w:r>
    </w:p>
    <w:p w14:paraId="7AE32EA4" w14:textId="77777777" w:rsidR="00D7456A" w:rsidRPr="00957332" w:rsidRDefault="00D7456A" w:rsidP="00D7456A">
      <w:pPr>
        <w:ind w:left="720" w:hanging="720"/>
        <w:rPr>
          <w:rFonts w:cs="Times New Roman"/>
        </w:rPr>
      </w:pPr>
      <w:r w:rsidRPr="00957332">
        <w:rPr>
          <w:rFonts w:cs="Times New Roman"/>
        </w:rPr>
        <w:t xml:space="preserve">Bittman, J. (2013, April 04). Volatility- the concept. </w:t>
      </w:r>
      <w:r w:rsidRPr="00957332">
        <w:rPr>
          <w:rFonts w:cs="Times New Roman"/>
          <w:i/>
          <w:iCs/>
        </w:rPr>
        <w:t>Investors Business Daily</w:t>
      </w:r>
      <w:r w:rsidRPr="00957332">
        <w:rPr>
          <w:rFonts w:cs="Times New Roman"/>
        </w:rPr>
        <w:t xml:space="preserve">, Retrieved from </w:t>
      </w:r>
      <w:hyperlink r:id="rId29" w:history="1">
        <w:r w:rsidRPr="00957332">
          <w:rPr>
            <w:rStyle w:val="Hyperlink"/>
            <w:rFonts w:cs="Times New Roman"/>
          </w:rPr>
          <w:t>http://news.investors.com/investing-options/040413-650772-volatility-1-and8211-the-concept.htm?p=full</w:t>
        </w:r>
      </w:hyperlink>
    </w:p>
    <w:p w14:paraId="78814774" w14:textId="77777777" w:rsidR="00D7456A" w:rsidRPr="00957332" w:rsidRDefault="00D7456A" w:rsidP="00D7456A">
      <w:pPr>
        <w:ind w:left="720" w:hanging="720"/>
        <w:rPr>
          <w:rFonts w:cs="Times New Roman"/>
        </w:rPr>
      </w:pPr>
      <w:r w:rsidRPr="00957332">
        <w:rPr>
          <w:rFonts w:eastAsia="Times New Roman" w:cs="Times New Roman"/>
        </w:rPr>
        <w:t xml:space="preserve">Bommer, W. and A. Ellstrand. 1996. </w:t>
      </w:r>
      <w:r w:rsidRPr="00957332">
        <w:rPr>
          <w:rStyle w:val="caps"/>
          <w:rFonts w:eastAsia="Times New Roman" w:cs="Times New Roman"/>
        </w:rPr>
        <w:t>CEO</w:t>
      </w:r>
      <w:r w:rsidRPr="00957332">
        <w:rPr>
          <w:rFonts w:eastAsia="Times New Roman" w:cs="Times New Roman"/>
        </w:rPr>
        <w:t xml:space="preserve"> successor choice, its antecedents and influence on subsequent firm performance: An empirical analysis. </w:t>
      </w:r>
      <w:r w:rsidRPr="00957332">
        <w:rPr>
          <w:rFonts w:eastAsia="Times New Roman" w:cs="Times New Roman"/>
          <w:i/>
          <w:iCs/>
        </w:rPr>
        <w:t>Group &amp; Organization Management</w:t>
      </w:r>
      <w:r w:rsidRPr="00957332">
        <w:rPr>
          <w:rFonts w:eastAsia="Times New Roman" w:cs="Times New Roman"/>
        </w:rPr>
        <w:t xml:space="preserve"> 21 (1):105-123.</w:t>
      </w:r>
    </w:p>
    <w:p w14:paraId="129F3357" w14:textId="77777777" w:rsidR="00D7456A" w:rsidRPr="00957332" w:rsidRDefault="00D7456A" w:rsidP="00D7456A">
      <w:pPr>
        <w:ind w:left="720" w:hanging="720"/>
        <w:rPr>
          <w:rFonts w:eastAsia="Times New Roman" w:cs="Times New Roman"/>
        </w:rPr>
      </w:pPr>
      <w:r w:rsidRPr="00957332">
        <w:rPr>
          <w:rFonts w:eastAsia="Times New Roman" w:cs="Times New Roman"/>
        </w:rPr>
        <w:lastRenderedPageBreak/>
        <w:t xml:space="preserve">Bonnier, K. A., &amp; Bruner, R. F. (1989). An analysis of stock price reaction to management change in distressed firms. </w:t>
      </w:r>
      <w:r w:rsidRPr="00957332">
        <w:rPr>
          <w:rFonts w:eastAsia="Times New Roman" w:cs="Times New Roman"/>
          <w:i/>
          <w:iCs/>
        </w:rPr>
        <w:t>Journal of Accounting and Economics</w:t>
      </w:r>
      <w:r w:rsidRPr="00957332">
        <w:rPr>
          <w:rFonts w:eastAsia="Times New Roman" w:cs="Times New Roman"/>
        </w:rPr>
        <w:t xml:space="preserve">, </w:t>
      </w:r>
      <w:r w:rsidRPr="00957332">
        <w:rPr>
          <w:rFonts w:eastAsia="Times New Roman" w:cs="Times New Roman"/>
          <w:i/>
          <w:iCs/>
        </w:rPr>
        <w:t>11</w:t>
      </w:r>
      <w:r w:rsidRPr="00957332">
        <w:rPr>
          <w:rFonts w:eastAsia="Times New Roman" w:cs="Times New Roman"/>
        </w:rPr>
        <w:t>(1), 95-106.</w:t>
      </w:r>
    </w:p>
    <w:p w14:paraId="00815060" w14:textId="77777777" w:rsidR="00D7456A" w:rsidRPr="00957332" w:rsidRDefault="00D7456A" w:rsidP="00D7456A">
      <w:pPr>
        <w:ind w:left="720" w:hanging="720"/>
        <w:rPr>
          <w:rStyle w:val="Hyperlink"/>
          <w:rFonts w:eastAsia="Times New Roman" w:cs="Times New Roman"/>
          <w:shd w:val="clear" w:color="auto" w:fill="FFFFFF"/>
        </w:rPr>
      </w:pPr>
      <w:r w:rsidRPr="00957332">
        <w:rPr>
          <w:rFonts w:eastAsia="Times New Roman" w:cs="Times New Roman"/>
          <w:color w:val="000000"/>
          <w:shd w:val="clear" w:color="auto" w:fill="FFFFFF"/>
        </w:rPr>
        <w:t>Bosavage, J. (2011, October 11). Survey: September a Record Month for CEO Departures. </w:t>
      </w:r>
      <w:r w:rsidRPr="00957332">
        <w:rPr>
          <w:rFonts w:eastAsia="Times New Roman" w:cs="Times New Roman"/>
          <w:i/>
          <w:iCs/>
          <w:color w:val="000000"/>
          <w:shd w:val="clear" w:color="auto" w:fill="FFFFFF"/>
        </w:rPr>
        <w:t>CRN</w:t>
      </w:r>
      <w:r w:rsidRPr="00957332">
        <w:rPr>
          <w:rFonts w:eastAsia="Times New Roman" w:cs="Times New Roman"/>
          <w:color w:val="000000"/>
          <w:shd w:val="clear" w:color="auto" w:fill="FFFFFF"/>
        </w:rPr>
        <w:t xml:space="preserve">. Retrieved from </w:t>
      </w:r>
      <w:hyperlink r:id="rId30" w:history="1">
        <w:r w:rsidRPr="00957332">
          <w:rPr>
            <w:rStyle w:val="Hyperlink"/>
            <w:rFonts w:eastAsia="Times New Roman" w:cs="Times New Roman"/>
            <w:shd w:val="clear" w:color="auto" w:fill="FFFFFF"/>
          </w:rPr>
          <w:t>http://www.crn.com/news/channel-programs/231900681/survey-september-a-record-month-for-ceo-departures.htm</w:t>
        </w:r>
      </w:hyperlink>
    </w:p>
    <w:p w14:paraId="7BF51617" w14:textId="77777777" w:rsidR="00D7456A" w:rsidRPr="00AE119E" w:rsidRDefault="00D7456A" w:rsidP="00D7456A">
      <w:pPr>
        <w:ind w:left="720" w:hanging="720"/>
        <w:rPr>
          <w:rFonts w:cs="Times New Roman"/>
        </w:rPr>
      </w:pPr>
      <w:r w:rsidRPr="00957332">
        <w:rPr>
          <w:rFonts w:cs="Times New Roman"/>
        </w:rPr>
        <w:t>Boyne, G. A., James, O., John, P., &amp; Petrovsky, N. (2011). Top Management Turnover and Organizational Performance: A Test of a Contingency Model. </w:t>
      </w:r>
      <w:r w:rsidRPr="00957332">
        <w:rPr>
          <w:rFonts w:cs="Times New Roman"/>
          <w:i/>
        </w:rPr>
        <w:t>Public Administration Review, 71</w:t>
      </w:r>
      <w:r w:rsidRPr="00957332">
        <w:rPr>
          <w:rFonts w:cs="Times New Roman"/>
        </w:rPr>
        <w:t>(4), 572-581. doi:10.1111/j.1540-6210.</w:t>
      </w:r>
      <w:proofErr w:type="gramStart"/>
      <w:r w:rsidRPr="00957332">
        <w:rPr>
          <w:rFonts w:cs="Times New Roman"/>
        </w:rPr>
        <w:t>2011.02389.x</w:t>
      </w:r>
      <w:proofErr w:type="gramEnd"/>
    </w:p>
    <w:p w14:paraId="045D5870" w14:textId="77777777" w:rsidR="00D7456A" w:rsidRPr="00957332" w:rsidRDefault="00D7456A" w:rsidP="00D7456A">
      <w:pPr>
        <w:pStyle w:val="Default"/>
        <w:spacing w:line="480" w:lineRule="auto"/>
        <w:ind w:left="720" w:hanging="720"/>
      </w:pPr>
      <w:r w:rsidRPr="00957332">
        <w:rPr>
          <w:rFonts w:eastAsia="Times New Roman"/>
        </w:rPr>
        <w:t>Brown, C.E.</w:t>
      </w:r>
      <w:r w:rsidRPr="00957332">
        <w:t xml:space="preserve"> (2012). Conscious Leadership for Sustainability: How Leaders with a Late-State Action Logic Design and Engage in Sustainability Initiatives. Dissertation. (Fielding University, Santa Barbara, CA).</w:t>
      </w:r>
    </w:p>
    <w:p w14:paraId="0C1664E2" w14:textId="77777777" w:rsidR="00D7456A" w:rsidRPr="00AE119E" w:rsidRDefault="00D7456A" w:rsidP="00D7456A">
      <w:pPr>
        <w:shd w:val="clear" w:color="auto" w:fill="FFFFFF"/>
        <w:ind w:left="720" w:hanging="720"/>
        <w:rPr>
          <w:rFonts w:eastAsia="Times New Roman" w:cs="Times New Roman"/>
          <w:color w:val="222222"/>
        </w:rPr>
      </w:pPr>
      <w:r w:rsidRPr="00957332">
        <w:rPr>
          <w:rFonts w:eastAsia="Times New Roman" w:cs="Times New Roman"/>
          <w:color w:val="222222"/>
        </w:rPr>
        <w:t>Brown, D.R. (2011). An Experiential Approach to Organization Development (8th ed.). Upper Saddle River: Pearson Prentice Hall. ISBN: 978013610689</w:t>
      </w:r>
    </w:p>
    <w:p w14:paraId="5228DB50" w14:textId="77777777" w:rsidR="00D7456A" w:rsidRDefault="00D7456A" w:rsidP="00D7456A">
      <w:pPr>
        <w:pStyle w:val="Default"/>
        <w:spacing w:line="480" w:lineRule="auto"/>
        <w:ind w:left="720" w:hanging="720"/>
        <w:rPr>
          <w:rFonts w:eastAsia="Times New Roman"/>
        </w:rPr>
      </w:pPr>
      <w:r w:rsidRPr="00957332">
        <w:rPr>
          <w:rFonts w:eastAsia="Times New Roman"/>
        </w:rPr>
        <w:t xml:space="preserve">Bruce Johnson, W., Magee, R. P., Nagarajan, N. J., &amp; Newman, H. A. (1985). An analysis of the stock price reaction to sudden executive deaths: Implications for the managerial labor market. </w:t>
      </w:r>
      <w:r w:rsidRPr="00957332">
        <w:rPr>
          <w:rFonts w:eastAsia="Times New Roman"/>
          <w:i/>
          <w:iCs/>
        </w:rPr>
        <w:t>Journal of Accounting and Economics</w:t>
      </w:r>
      <w:r w:rsidRPr="00957332">
        <w:rPr>
          <w:rFonts w:eastAsia="Times New Roman"/>
        </w:rPr>
        <w:t xml:space="preserve">, </w:t>
      </w:r>
      <w:r w:rsidRPr="00957332">
        <w:rPr>
          <w:rFonts w:eastAsia="Times New Roman"/>
          <w:i/>
          <w:iCs/>
        </w:rPr>
        <w:t>7</w:t>
      </w:r>
      <w:r w:rsidRPr="00957332">
        <w:rPr>
          <w:rFonts w:eastAsia="Times New Roman"/>
        </w:rPr>
        <w:t>(1), 151-174.</w:t>
      </w:r>
    </w:p>
    <w:p w14:paraId="04726229" w14:textId="77777777" w:rsidR="00D7456A" w:rsidRDefault="00D7456A" w:rsidP="00D7456A">
      <w:pPr>
        <w:pStyle w:val="HTMLPreformatted"/>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Bruin, J. (2006). N</w:t>
      </w:r>
      <w:r w:rsidRPr="00C47D4F">
        <w:rPr>
          <w:rFonts w:ascii="Times New Roman" w:eastAsia="Times New Roman" w:hAnsi="Times New Roman" w:cs="Times New Roman"/>
          <w:color w:val="000000"/>
          <w:sz w:val="24"/>
          <w:szCs w:val="24"/>
        </w:rPr>
        <w:t xml:space="preserve">ewtest: command to compute new test.  UCLA:   Statistical Consulting Group.  </w:t>
      </w:r>
      <w:hyperlink r:id="rId31" w:history="1">
        <w:r w:rsidRPr="00C47D4F">
          <w:rPr>
            <w:rFonts w:ascii="Times New Roman" w:eastAsia="Times New Roman" w:hAnsi="Times New Roman" w:cs="Times New Roman"/>
            <w:color w:val="000000"/>
            <w:sz w:val="24"/>
            <w:szCs w:val="24"/>
          </w:rPr>
          <w:t>http://www.ats.ucla.edu/stat/stata/ado/analysis/</w:t>
        </w:r>
      </w:hyperlink>
      <w:r w:rsidRPr="00C47D4F">
        <w:rPr>
          <w:rFonts w:ascii="Times New Roman" w:eastAsia="Times New Roman" w:hAnsi="Times New Roman" w:cs="Times New Roman"/>
          <w:color w:val="000000"/>
          <w:sz w:val="24"/>
          <w:szCs w:val="24"/>
        </w:rPr>
        <w:t>.</w:t>
      </w:r>
    </w:p>
    <w:p w14:paraId="332C670F" w14:textId="77777777" w:rsidR="00D7456A" w:rsidRPr="00C47D4F" w:rsidRDefault="00D7456A" w:rsidP="00D7456A">
      <w:pPr>
        <w:pStyle w:val="HTMLPreformatted"/>
        <w:ind w:left="720" w:hanging="720"/>
        <w:rPr>
          <w:color w:val="000000"/>
          <w:sz w:val="27"/>
          <w:szCs w:val="27"/>
        </w:rPr>
      </w:pPr>
    </w:p>
    <w:p w14:paraId="497A6BB6" w14:textId="77777777" w:rsidR="00D7456A" w:rsidRPr="00957332" w:rsidRDefault="00D7456A" w:rsidP="00D7456A">
      <w:pPr>
        <w:shd w:val="clear" w:color="auto" w:fill="FFFFFF"/>
        <w:ind w:left="720" w:hanging="720"/>
        <w:rPr>
          <w:rFonts w:eastAsia="Times New Roman" w:cs="Times New Roman"/>
          <w:color w:val="222222"/>
        </w:rPr>
      </w:pPr>
      <w:r w:rsidRPr="00957332">
        <w:rPr>
          <w:rFonts w:eastAsia="Times New Roman" w:cs="Times New Roman"/>
          <w:color w:val="222222"/>
        </w:rPr>
        <w:t>Brunning, H., Cole, C., &amp; Huffington, C. (Eds.). (2011). A manual of organizational development: the psychology of change. Karnac Books</w:t>
      </w:r>
    </w:p>
    <w:p w14:paraId="788306F8" w14:textId="77777777" w:rsidR="00D7456A" w:rsidRPr="00957332" w:rsidRDefault="00D7456A" w:rsidP="00D7456A">
      <w:pPr>
        <w:ind w:left="720" w:hanging="720"/>
        <w:rPr>
          <w:rFonts w:cs="Times New Roman"/>
        </w:rPr>
      </w:pPr>
      <w:r w:rsidRPr="00957332">
        <w:rPr>
          <w:rFonts w:cs="Times New Roman"/>
        </w:rPr>
        <w:lastRenderedPageBreak/>
        <w:t xml:space="preserve">Buffet, W. (2003). Preface. In J. Zweig (Ed.), </w:t>
      </w:r>
      <w:r w:rsidRPr="00957332">
        <w:rPr>
          <w:rFonts w:cs="Times New Roman"/>
          <w:i/>
          <w:iCs/>
        </w:rPr>
        <w:t>The Intelligent Investor</w:t>
      </w:r>
      <w:r w:rsidRPr="00957332">
        <w:rPr>
          <w:rFonts w:cs="Times New Roman"/>
        </w:rPr>
        <w:t xml:space="preserve"> (4th ed.). New York, NY: Harper Collins.</w:t>
      </w:r>
    </w:p>
    <w:p w14:paraId="55AF60D6"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Cameron, E., &amp; Green, M. (2012). </w:t>
      </w:r>
      <w:r w:rsidRPr="00957332">
        <w:rPr>
          <w:rFonts w:eastAsia="Times New Roman" w:cs="Times New Roman"/>
          <w:i/>
          <w:iCs/>
        </w:rPr>
        <w:t>Making Sense of Change Management: A Complete Guide to the Models Tools and Techniques of Organizational Change</w:t>
      </w:r>
      <w:r w:rsidRPr="00957332">
        <w:rPr>
          <w:rFonts w:eastAsia="Times New Roman" w:cs="Times New Roman"/>
        </w:rPr>
        <w:t>. Kogan Page.</w:t>
      </w:r>
    </w:p>
    <w:p w14:paraId="4422DE9D" w14:textId="77777777" w:rsidR="00D7456A" w:rsidRPr="00906459" w:rsidRDefault="00D7456A" w:rsidP="00D7456A">
      <w:pPr>
        <w:ind w:left="720" w:hanging="720"/>
        <w:rPr>
          <w:rFonts w:eastAsia="Times New Roman"/>
        </w:rPr>
      </w:pPr>
      <w:r w:rsidRPr="00906459">
        <w:rPr>
          <w:rFonts w:eastAsia="Times New Roman"/>
        </w:rPr>
        <w:t xml:space="preserve">Cameron, K., &amp; Quinn, R. (2011). </w:t>
      </w:r>
      <w:r w:rsidRPr="00906459">
        <w:rPr>
          <w:rFonts w:eastAsia="Times New Roman"/>
          <w:i/>
        </w:rPr>
        <w:t xml:space="preserve">Diagnosing and changing organizational culture. </w:t>
      </w:r>
      <w:r w:rsidRPr="00906459">
        <w:rPr>
          <w:rFonts w:eastAsia="Times New Roman"/>
        </w:rPr>
        <w:t>Chagrin Falls, OH: Taos Institute Publications</w:t>
      </w:r>
    </w:p>
    <w:p w14:paraId="08C303F5" w14:textId="77777777" w:rsidR="00D7456A" w:rsidRPr="00957332" w:rsidRDefault="00D7456A" w:rsidP="00D7456A">
      <w:pPr>
        <w:ind w:left="720" w:hanging="720"/>
        <w:rPr>
          <w:rFonts w:cs="Times New Roman"/>
        </w:rPr>
      </w:pPr>
      <w:r w:rsidRPr="00957332">
        <w:rPr>
          <w:rFonts w:eastAsia="Times New Roman" w:cs="Times New Roman"/>
        </w:rPr>
        <w:t xml:space="preserve">Campbell, J. Y., &amp; Shiller, R. J. (1988). Stock prices, earnings, and expected dividends. </w:t>
      </w:r>
      <w:r w:rsidRPr="00957332">
        <w:rPr>
          <w:rFonts w:eastAsia="Times New Roman" w:cs="Times New Roman"/>
          <w:i/>
          <w:iCs/>
        </w:rPr>
        <w:t>The Journal of Finance</w:t>
      </w:r>
      <w:r w:rsidRPr="00957332">
        <w:rPr>
          <w:rFonts w:eastAsia="Times New Roman" w:cs="Times New Roman"/>
        </w:rPr>
        <w:t xml:space="preserve">, </w:t>
      </w:r>
      <w:r w:rsidRPr="00957332">
        <w:rPr>
          <w:rFonts w:eastAsia="Times New Roman" w:cs="Times New Roman"/>
          <w:i/>
          <w:iCs/>
        </w:rPr>
        <w:t>43</w:t>
      </w:r>
      <w:r w:rsidRPr="00957332">
        <w:rPr>
          <w:rFonts w:eastAsia="Times New Roman" w:cs="Times New Roman"/>
        </w:rPr>
        <w:t>(3), 661-676.</w:t>
      </w:r>
    </w:p>
    <w:p w14:paraId="3C7B7617"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Campbell, J. &amp; Shiller, R. (2001). </w:t>
      </w:r>
      <w:r w:rsidRPr="00957332">
        <w:rPr>
          <w:rFonts w:eastAsia="Times New Roman" w:cs="Times New Roman"/>
          <w:i/>
          <w:iCs/>
        </w:rPr>
        <w:t>Valuation ratios and the long-run stock market outlook: An update</w:t>
      </w:r>
      <w:r w:rsidRPr="00957332">
        <w:rPr>
          <w:rFonts w:eastAsia="Times New Roman" w:cs="Times New Roman"/>
        </w:rPr>
        <w:t>. No. w8221. National Bureau of Economic Research.</w:t>
      </w:r>
    </w:p>
    <w:p w14:paraId="676E3103" w14:textId="77777777" w:rsidR="00D7456A" w:rsidRPr="00957332" w:rsidRDefault="00D7456A" w:rsidP="00D7456A">
      <w:pPr>
        <w:ind w:left="720" w:hanging="720"/>
        <w:rPr>
          <w:rFonts w:eastAsia="Times New Roman" w:cs="Times New Roman"/>
        </w:rPr>
      </w:pPr>
      <w:r w:rsidRPr="00957332">
        <w:rPr>
          <w:rFonts w:eastAsia="Times New Roman" w:cs="Times New Roman"/>
          <w:color w:val="252525"/>
          <w:bdr w:val="none" w:sz="0" w:space="0" w:color="auto" w:frame="1"/>
        </w:rPr>
        <w:t>Carlson, N. (2009). </w:t>
      </w:r>
      <w:proofErr w:type="gramStart"/>
      <w:r w:rsidRPr="00957332">
        <w:rPr>
          <w:rFonts w:eastAsia="Times New Roman" w:cs="Times New Roman"/>
          <w:i/>
          <w:iCs/>
          <w:color w:val="252525"/>
          <w:bdr w:val="none" w:sz="0" w:space="0" w:color="auto" w:frame="1"/>
        </w:rPr>
        <w:t>Psychology :</w:t>
      </w:r>
      <w:proofErr w:type="gramEnd"/>
      <w:r w:rsidRPr="00957332">
        <w:rPr>
          <w:rFonts w:eastAsia="Times New Roman" w:cs="Times New Roman"/>
          <w:i/>
          <w:iCs/>
          <w:color w:val="252525"/>
          <w:bdr w:val="none" w:sz="0" w:space="0" w:color="auto" w:frame="1"/>
        </w:rPr>
        <w:t xml:space="preserve"> The science of Behaviour</w:t>
      </w:r>
      <w:r w:rsidRPr="00957332">
        <w:rPr>
          <w:rFonts w:eastAsia="Times New Roman" w:cs="Times New Roman"/>
          <w:color w:val="252525"/>
          <w:bdr w:val="none" w:sz="0" w:space="0" w:color="auto" w:frame="1"/>
        </w:rPr>
        <w:t> (4th Canadian ed. ed.). Toronto: Pearson.</w:t>
      </w:r>
    </w:p>
    <w:p w14:paraId="095B2612"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Cavaglia, S., Brightman, C., &amp; Aked, M. (2000). The increasing importance of industry factors. </w:t>
      </w:r>
      <w:r w:rsidRPr="00957332">
        <w:rPr>
          <w:rFonts w:eastAsia="Times New Roman" w:cs="Times New Roman"/>
          <w:i/>
          <w:iCs/>
        </w:rPr>
        <w:t>Financial Analysts Journal</w:t>
      </w:r>
      <w:r w:rsidRPr="00957332">
        <w:rPr>
          <w:rFonts w:eastAsia="Times New Roman" w:cs="Times New Roman"/>
        </w:rPr>
        <w:t>, 41-54.</w:t>
      </w:r>
    </w:p>
    <w:p w14:paraId="08D03C30"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rPr>
        <w:t xml:space="preserve">Chatman, J. A., Caldwell, D. F., O’Reilly, C. A., &amp; Doerr, B. (2013). Parsing Organizational Culture: The Joint Influence of Culture Content and Strength on Performance in High-Technology Firms. </w:t>
      </w:r>
      <w:r w:rsidRPr="00957332">
        <w:rPr>
          <w:rFonts w:eastAsia="Times New Roman" w:cs="Times New Roman"/>
          <w:i/>
          <w:iCs/>
          <w:color w:val="222222"/>
        </w:rPr>
        <w:t>University of California, Berkeley</w:t>
      </w:r>
      <w:r w:rsidRPr="00957332">
        <w:rPr>
          <w:rFonts w:eastAsia="Times New Roman" w:cs="Times New Roman"/>
          <w:color w:val="222222"/>
        </w:rPr>
        <w:t>.</w:t>
      </w:r>
    </w:p>
    <w:p w14:paraId="37A1A107" w14:textId="77777777" w:rsidR="00D7456A" w:rsidRPr="00957332" w:rsidRDefault="00D7456A" w:rsidP="00D7456A">
      <w:pPr>
        <w:ind w:left="720" w:hanging="720"/>
        <w:rPr>
          <w:rFonts w:cs="Times New Roman"/>
        </w:rPr>
      </w:pPr>
      <w:r w:rsidRPr="00957332">
        <w:rPr>
          <w:rFonts w:cs="Times New Roman"/>
        </w:rPr>
        <w:t>Clayton, M., Hartzel, J. C., &amp; Rosenberg, J. (2000). The impact of CEO turnover on equity volatility.</w:t>
      </w:r>
    </w:p>
    <w:p w14:paraId="4EAB6E19" w14:textId="77777777" w:rsidR="00D7456A" w:rsidRPr="00AE119E" w:rsidRDefault="00D7456A" w:rsidP="00D7456A">
      <w:pPr>
        <w:ind w:left="720" w:hanging="720"/>
        <w:rPr>
          <w:rFonts w:eastAsia="Times New Roman" w:cs="Times New Roman"/>
        </w:rPr>
      </w:pPr>
      <w:r w:rsidRPr="00957332">
        <w:rPr>
          <w:rFonts w:eastAsia="Times New Roman" w:cs="Times New Roman"/>
          <w:color w:val="222222"/>
          <w:shd w:val="clear" w:color="auto" w:fill="FFFFFF"/>
        </w:rPr>
        <w:t>Cooke-Davies, Terry. "The “real” success factors on projects." </w:t>
      </w:r>
      <w:r w:rsidRPr="00957332">
        <w:rPr>
          <w:rFonts w:eastAsia="Times New Roman" w:cs="Times New Roman"/>
          <w:i/>
          <w:iCs/>
          <w:color w:val="222222"/>
          <w:shd w:val="clear" w:color="auto" w:fill="FFFFFF"/>
        </w:rPr>
        <w:t>International journal of project management</w:t>
      </w:r>
      <w:r w:rsidRPr="00957332">
        <w:rPr>
          <w:rFonts w:eastAsia="Times New Roman" w:cs="Times New Roman"/>
          <w:color w:val="222222"/>
          <w:shd w:val="clear" w:color="auto" w:fill="FFFFFF"/>
        </w:rPr>
        <w:t> 20.3 (2002): 185-190.</w:t>
      </w:r>
    </w:p>
    <w:p w14:paraId="21AB85C8" w14:textId="77777777" w:rsidR="00D7456A" w:rsidRPr="00957332" w:rsidRDefault="00D7456A" w:rsidP="00D7456A">
      <w:pPr>
        <w:ind w:left="720" w:hanging="720"/>
        <w:rPr>
          <w:rFonts w:cs="Times New Roman"/>
        </w:rPr>
      </w:pPr>
      <w:r w:rsidRPr="00957332">
        <w:rPr>
          <w:rFonts w:cs="Times New Roman"/>
        </w:rPr>
        <w:lastRenderedPageBreak/>
        <w:t xml:space="preserve">Creswell, J. W. (2009).  </w:t>
      </w:r>
      <w:r w:rsidRPr="00957332">
        <w:rPr>
          <w:rFonts w:cs="Times New Roman"/>
          <w:i/>
        </w:rPr>
        <w:t xml:space="preserve">Research Design: Qualitative, quantitative, and mixed methods </w:t>
      </w:r>
      <w:proofErr w:type="gramStart"/>
      <w:r w:rsidRPr="00957332">
        <w:rPr>
          <w:rFonts w:cs="Times New Roman"/>
          <w:i/>
        </w:rPr>
        <w:t>approaches</w:t>
      </w:r>
      <w:proofErr w:type="gramEnd"/>
      <w:r w:rsidRPr="00957332">
        <w:rPr>
          <w:rFonts w:cs="Times New Roman"/>
        </w:rPr>
        <w:t xml:space="preserve"> (3rd ed.).  Thousand Oaks, CA: Sage Publications, Incorporated.</w:t>
      </w:r>
    </w:p>
    <w:p w14:paraId="4C38152F" w14:textId="77777777" w:rsidR="00D7456A" w:rsidRDefault="00D7456A" w:rsidP="00D7456A">
      <w:pPr>
        <w:ind w:left="720" w:hanging="720"/>
        <w:rPr>
          <w:rFonts w:cs="Times New Roman"/>
        </w:rPr>
      </w:pPr>
      <w:r w:rsidRPr="00957332">
        <w:rPr>
          <w:rFonts w:cs="Times New Roman"/>
        </w:rPr>
        <w:t xml:space="preserve">Cronbach, L., 1990.  </w:t>
      </w:r>
      <w:r w:rsidRPr="00957332">
        <w:rPr>
          <w:rFonts w:cs="Times New Roman"/>
          <w:i/>
        </w:rPr>
        <w:t>Essentials of psychological testing.</w:t>
      </w:r>
      <w:r w:rsidRPr="00957332">
        <w:rPr>
          <w:rFonts w:cs="Times New Roman"/>
        </w:rPr>
        <w:t xml:space="preserve">  Harper &amp; Row, New York.</w:t>
      </w:r>
    </w:p>
    <w:p w14:paraId="1E918983" w14:textId="77777777" w:rsidR="00D7456A" w:rsidRPr="00F0317B" w:rsidRDefault="00D7456A" w:rsidP="00D7456A">
      <w:pPr>
        <w:spacing w:line="240" w:lineRule="auto"/>
        <w:ind w:firstLine="0"/>
        <w:rPr>
          <w:rFonts w:eastAsia="Times New Roman" w:cs="Times New Roman"/>
        </w:rPr>
      </w:pPr>
      <w:r w:rsidRPr="00F0317B">
        <w:rPr>
          <w:rFonts w:eastAsia="Times New Roman" w:cs="Times New Roman"/>
          <w:color w:val="222222"/>
          <w:shd w:val="clear" w:color="auto" w:fill="FFFFFF"/>
        </w:rPr>
        <w:t>Daft, R. L. (2010). </w:t>
      </w:r>
      <w:r w:rsidRPr="00F0317B">
        <w:rPr>
          <w:rFonts w:eastAsia="Times New Roman" w:cs="Times New Roman"/>
          <w:i/>
          <w:iCs/>
          <w:color w:val="222222"/>
          <w:shd w:val="clear" w:color="auto" w:fill="FFFFFF"/>
        </w:rPr>
        <w:t>Organization theory and design</w:t>
      </w:r>
      <w:r w:rsidRPr="00F0317B">
        <w:rPr>
          <w:rFonts w:eastAsia="Times New Roman" w:cs="Times New Roman"/>
          <w:color w:val="222222"/>
          <w:shd w:val="clear" w:color="auto" w:fill="FFFFFF"/>
        </w:rPr>
        <w:t>. Cengage learning.</w:t>
      </w:r>
    </w:p>
    <w:p w14:paraId="50552D79" w14:textId="77777777" w:rsidR="00D7456A" w:rsidRPr="00F0317B" w:rsidRDefault="00D7456A" w:rsidP="00D7456A">
      <w:pPr>
        <w:spacing w:line="240" w:lineRule="auto"/>
        <w:ind w:firstLine="0"/>
        <w:rPr>
          <w:rFonts w:ascii="Times" w:eastAsia="Times New Roman" w:hAnsi="Times" w:cs="Times New Roman"/>
          <w:sz w:val="20"/>
          <w:szCs w:val="20"/>
        </w:rPr>
      </w:pPr>
    </w:p>
    <w:p w14:paraId="6EBE4E5A"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Dalton, D. R., &amp; Dalton, C. M. (2011). Integration of micro and macro studies in governance research: CEO duality, board composition, and financial performance. </w:t>
      </w:r>
      <w:r w:rsidRPr="00957332">
        <w:rPr>
          <w:rFonts w:eastAsia="Times New Roman" w:cs="Times New Roman"/>
          <w:i/>
          <w:iCs/>
        </w:rPr>
        <w:t>Journal of Management</w:t>
      </w:r>
      <w:r w:rsidRPr="00957332">
        <w:rPr>
          <w:rFonts w:eastAsia="Times New Roman" w:cs="Times New Roman"/>
        </w:rPr>
        <w:t xml:space="preserve">, </w:t>
      </w:r>
      <w:r w:rsidRPr="00957332">
        <w:rPr>
          <w:rFonts w:eastAsia="Times New Roman" w:cs="Times New Roman"/>
          <w:i/>
          <w:iCs/>
        </w:rPr>
        <w:t>37</w:t>
      </w:r>
      <w:r w:rsidRPr="00957332">
        <w:rPr>
          <w:rFonts w:eastAsia="Times New Roman" w:cs="Times New Roman"/>
        </w:rPr>
        <w:t>(2), 404-411.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9"/>
        <w:gridCol w:w="81"/>
      </w:tblGrid>
      <w:tr w:rsidR="00D7456A" w:rsidRPr="00957332" w14:paraId="0AA55226" w14:textId="77777777" w:rsidTr="00F63013">
        <w:trPr>
          <w:gridAfter w:val="1"/>
          <w:tblCellSpacing w:w="15" w:type="dxa"/>
        </w:trPr>
        <w:tc>
          <w:tcPr>
            <w:tcW w:w="0" w:type="auto"/>
            <w:vAlign w:val="center"/>
            <w:hideMark/>
          </w:tcPr>
          <w:p w14:paraId="15D0B2E8" w14:textId="77777777" w:rsidR="00D7456A" w:rsidRPr="00957332" w:rsidRDefault="00D7456A" w:rsidP="00F63013">
            <w:pPr>
              <w:ind w:left="720" w:hanging="720"/>
              <w:rPr>
                <w:rFonts w:eastAsia="Times New Roman" w:cs="Times New Roman"/>
              </w:rPr>
            </w:pPr>
            <w:r w:rsidRPr="00957332">
              <w:rPr>
                <w:rFonts w:eastAsia="Times New Roman" w:cs="Times New Roman"/>
              </w:rPr>
              <w:t xml:space="preserve">Dalton, D. R., &amp; Kesner, I. F. (1985). Organizational performance as an antecedent of inside/outside chief executive succession: An empirical assessment. </w:t>
            </w:r>
            <w:r w:rsidRPr="00957332">
              <w:rPr>
                <w:rFonts w:eastAsia="Times New Roman" w:cs="Times New Roman"/>
                <w:i/>
                <w:iCs/>
              </w:rPr>
              <w:t>Academy of management Journal</w:t>
            </w:r>
            <w:r w:rsidRPr="00957332">
              <w:rPr>
                <w:rFonts w:eastAsia="Times New Roman" w:cs="Times New Roman"/>
              </w:rPr>
              <w:t xml:space="preserve">, </w:t>
            </w:r>
            <w:r w:rsidRPr="00957332">
              <w:rPr>
                <w:rFonts w:eastAsia="Times New Roman" w:cs="Times New Roman"/>
                <w:i/>
                <w:iCs/>
              </w:rPr>
              <w:t>28</w:t>
            </w:r>
            <w:r w:rsidRPr="00957332">
              <w:rPr>
                <w:rFonts w:eastAsia="Times New Roman" w:cs="Times New Roman"/>
              </w:rPr>
              <w:t>(4), 749-762.</w:t>
            </w:r>
          </w:p>
          <w:p w14:paraId="026C2A74" w14:textId="77777777" w:rsidR="00D7456A" w:rsidRPr="00957332" w:rsidRDefault="00D7456A" w:rsidP="00F63013">
            <w:pPr>
              <w:ind w:left="720" w:hanging="720"/>
              <w:rPr>
                <w:rFonts w:eastAsia="Times New Roman" w:cs="Times New Roman"/>
              </w:rPr>
            </w:pPr>
            <w:r w:rsidRPr="00957332">
              <w:rPr>
                <w:rFonts w:eastAsia="Times New Roman" w:cs="Times New Roman"/>
              </w:rPr>
              <w:t xml:space="preserve">Davidson, W. N., Worrell, D. L., &amp; Cheng, L. (1990). Key Executive Succession and Stockholder Wealth: The Influence of Successor’s Origin, Position, and Age. </w:t>
            </w:r>
            <w:r w:rsidRPr="00957332">
              <w:rPr>
                <w:rFonts w:eastAsia="Times New Roman" w:cs="Times New Roman"/>
                <w:i/>
                <w:iCs/>
              </w:rPr>
              <w:t>Journal of Management</w:t>
            </w:r>
            <w:r w:rsidRPr="00957332">
              <w:rPr>
                <w:rFonts w:eastAsia="Times New Roman" w:cs="Times New Roman"/>
              </w:rPr>
              <w:t xml:space="preserve">, </w:t>
            </w:r>
            <w:r w:rsidRPr="00957332">
              <w:rPr>
                <w:rFonts w:eastAsia="Times New Roman" w:cs="Times New Roman"/>
                <w:i/>
                <w:iCs/>
              </w:rPr>
              <w:t>16</w:t>
            </w:r>
            <w:r w:rsidRPr="00957332">
              <w:rPr>
                <w:rFonts w:eastAsia="Times New Roman" w:cs="Times New Roman"/>
              </w:rPr>
              <w:t>(3), 647-664.</w:t>
            </w:r>
          </w:p>
        </w:tc>
      </w:tr>
      <w:tr w:rsidR="00D7456A" w:rsidRPr="00957332" w14:paraId="69C49F33" w14:textId="77777777" w:rsidTr="00F63013">
        <w:trPr>
          <w:tblCellSpacing w:w="15" w:type="dxa"/>
        </w:trPr>
        <w:tc>
          <w:tcPr>
            <w:tcW w:w="0" w:type="auto"/>
            <w:vAlign w:val="center"/>
            <w:hideMark/>
          </w:tcPr>
          <w:p w14:paraId="034D4384" w14:textId="77777777" w:rsidR="00D7456A" w:rsidRPr="00957332" w:rsidRDefault="00D7456A" w:rsidP="00F63013">
            <w:pPr>
              <w:ind w:left="720" w:hanging="720"/>
              <w:rPr>
                <w:rFonts w:eastAsia="Times New Roman" w:cs="Times New Roman"/>
              </w:rPr>
            </w:pPr>
          </w:p>
        </w:tc>
        <w:tc>
          <w:tcPr>
            <w:tcW w:w="0" w:type="auto"/>
            <w:vAlign w:val="center"/>
            <w:hideMark/>
          </w:tcPr>
          <w:p w14:paraId="4623E2E7" w14:textId="77777777" w:rsidR="00D7456A" w:rsidRPr="00957332" w:rsidRDefault="00D7456A" w:rsidP="00F63013">
            <w:pPr>
              <w:ind w:left="720" w:hanging="720"/>
              <w:rPr>
                <w:rFonts w:eastAsia="Times New Roman" w:cs="Times New Roman"/>
              </w:rPr>
            </w:pPr>
          </w:p>
        </w:tc>
      </w:tr>
    </w:tbl>
    <w:p w14:paraId="371C44F7" w14:textId="77777777" w:rsidR="00D7456A" w:rsidRPr="00957332" w:rsidRDefault="00D7456A" w:rsidP="00D7456A">
      <w:pPr>
        <w:ind w:left="720" w:hanging="720"/>
        <w:rPr>
          <w:rFonts w:cs="Times New Roman"/>
        </w:rPr>
      </w:pPr>
      <w:r w:rsidRPr="00957332">
        <w:rPr>
          <w:rFonts w:cs="Times New Roman"/>
        </w:rPr>
        <w:t xml:space="preserve">Day, D. V., &amp; Lord, R. G. (1988). Executive leadership and organizational performance: Suggestions for a new theory and methodology. </w:t>
      </w:r>
      <w:r w:rsidRPr="00957332">
        <w:rPr>
          <w:rFonts w:cs="Times New Roman"/>
          <w:i/>
          <w:iCs/>
        </w:rPr>
        <w:t>Journal of Management</w:t>
      </w:r>
      <w:r w:rsidRPr="00957332">
        <w:rPr>
          <w:rFonts w:cs="Times New Roman"/>
        </w:rPr>
        <w:t xml:space="preserve">, </w:t>
      </w:r>
      <w:r w:rsidRPr="00957332">
        <w:rPr>
          <w:rFonts w:cs="Times New Roman"/>
          <w:i/>
          <w:iCs/>
        </w:rPr>
        <w:t>14</w:t>
      </w:r>
      <w:r w:rsidRPr="00957332">
        <w:rPr>
          <w:rFonts w:cs="Times New Roman"/>
        </w:rPr>
        <w:t>(3), 453-464.</w:t>
      </w:r>
    </w:p>
    <w:p w14:paraId="528E7E9D" w14:textId="77777777" w:rsidR="00D7456A" w:rsidRPr="00957332" w:rsidRDefault="00D7456A" w:rsidP="00D7456A">
      <w:pPr>
        <w:ind w:left="720" w:hanging="720"/>
        <w:rPr>
          <w:rFonts w:cs="Times New Roman"/>
        </w:rPr>
      </w:pPr>
      <w:r w:rsidRPr="00957332">
        <w:rPr>
          <w:rFonts w:cs="Times New Roman"/>
        </w:rPr>
        <w:t xml:space="preserve">Deal, T. E., &amp; Kennedy, A. A. (1982). </w:t>
      </w:r>
      <w:r w:rsidRPr="00957332">
        <w:rPr>
          <w:rFonts w:cs="Times New Roman"/>
          <w:i/>
          <w:iCs/>
        </w:rPr>
        <w:t>Corporate cultures: The rites and rituals of</w:t>
      </w:r>
      <w:r w:rsidRPr="00957332">
        <w:rPr>
          <w:rFonts w:cs="Times New Roman"/>
        </w:rPr>
        <w:t xml:space="preserve"> </w:t>
      </w:r>
      <w:r w:rsidRPr="00957332">
        <w:rPr>
          <w:rFonts w:cs="Times New Roman"/>
          <w:i/>
          <w:iCs/>
        </w:rPr>
        <w:t>corporate life</w:t>
      </w:r>
      <w:r w:rsidRPr="00957332">
        <w:rPr>
          <w:rFonts w:cs="Times New Roman"/>
        </w:rPr>
        <w:t>. Reading, MA: Addison-Wesley Publishing Company.</w:t>
      </w:r>
    </w:p>
    <w:p w14:paraId="3F9C206E" w14:textId="77777777" w:rsidR="00D7456A" w:rsidRPr="00957332" w:rsidRDefault="00D7456A" w:rsidP="00D7456A">
      <w:pPr>
        <w:ind w:left="720" w:hanging="720"/>
        <w:rPr>
          <w:rFonts w:cs="Times New Roman"/>
        </w:rPr>
      </w:pPr>
      <w:r w:rsidRPr="00957332">
        <w:rPr>
          <w:rFonts w:cs="Times New Roman"/>
        </w:rPr>
        <w:t xml:space="preserve">DeAngelo, L.E. (1988) Managerial Competition, Informational Costs, and Corporate Governance. </w:t>
      </w:r>
      <w:r w:rsidRPr="00957332">
        <w:rPr>
          <w:rFonts w:cs="Times New Roman"/>
          <w:i/>
        </w:rPr>
        <w:t>Journal of Accounting and Economics</w:t>
      </w:r>
      <w:r w:rsidRPr="00957332">
        <w:rPr>
          <w:rFonts w:cs="Times New Roman"/>
        </w:rPr>
        <w:t xml:space="preserve"> (10):3-36.</w:t>
      </w:r>
    </w:p>
    <w:p w14:paraId="6394FC2B" w14:textId="77777777" w:rsidR="00D7456A" w:rsidRPr="00957332" w:rsidRDefault="00D7456A" w:rsidP="00D7456A">
      <w:pPr>
        <w:shd w:val="clear" w:color="auto" w:fill="FFFFFF"/>
        <w:ind w:left="720" w:hanging="720"/>
        <w:rPr>
          <w:rFonts w:cs="Times New Roman"/>
        </w:rPr>
      </w:pPr>
      <w:r w:rsidRPr="00957332">
        <w:rPr>
          <w:rFonts w:cs="Times New Roman"/>
        </w:rPr>
        <w:t xml:space="preserve">Denning, S. (2011, July 23). How do you change an organizational </w:t>
      </w:r>
      <w:proofErr w:type="gramStart"/>
      <w:r w:rsidRPr="00957332">
        <w:rPr>
          <w:rFonts w:cs="Times New Roman"/>
        </w:rPr>
        <w:t>culture?.</w:t>
      </w:r>
      <w:proofErr w:type="gramEnd"/>
      <w:r w:rsidRPr="00957332">
        <w:rPr>
          <w:rFonts w:cs="Times New Roman"/>
        </w:rPr>
        <w:t xml:space="preserve"> </w:t>
      </w:r>
      <w:r w:rsidRPr="00957332">
        <w:rPr>
          <w:rFonts w:cs="Times New Roman"/>
          <w:i/>
          <w:iCs/>
        </w:rPr>
        <w:t>Forbes</w:t>
      </w:r>
      <w:r w:rsidRPr="00957332">
        <w:rPr>
          <w:rFonts w:cs="Times New Roman"/>
        </w:rPr>
        <w:t xml:space="preserve">, Retrieved from </w:t>
      </w:r>
      <w:hyperlink r:id="rId32" w:history="1">
        <w:r w:rsidRPr="00957332">
          <w:rPr>
            <w:rStyle w:val="Hyperlink"/>
            <w:rFonts w:cs="Times New Roman"/>
          </w:rPr>
          <w:t>http://www.forbes.com/sites/stevedenning/2011/07/23/how-do-you-change-an-organizational-culture/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9"/>
      </w:tblGrid>
      <w:tr w:rsidR="00D7456A" w:rsidRPr="00957332" w14:paraId="5C35127A" w14:textId="77777777" w:rsidTr="00F63013">
        <w:trPr>
          <w:tblCellSpacing w:w="15" w:type="dxa"/>
        </w:trPr>
        <w:tc>
          <w:tcPr>
            <w:tcW w:w="0" w:type="auto"/>
            <w:vAlign w:val="center"/>
            <w:hideMark/>
          </w:tcPr>
          <w:p w14:paraId="659AE026" w14:textId="77777777" w:rsidR="00D7456A" w:rsidRPr="00957332" w:rsidRDefault="00D7456A" w:rsidP="00F63013">
            <w:pPr>
              <w:ind w:left="720" w:hanging="720"/>
              <w:rPr>
                <w:rFonts w:eastAsia="Times New Roman" w:cs="Times New Roman"/>
              </w:rPr>
            </w:pPr>
          </w:p>
        </w:tc>
        <w:tc>
          <w:tcPr>
            <w:tcW w:w="0" w:type="auto"/>
            <w:vAlign w:val="center"/>
            <w:hideMark/>
          </w:tcPr>
          <w:p w14:paraId="01960C8B" w14:textId="77777777" w:rsidR="00D7456A" w:rsidRPr="00AE119E" w:rsidRDefault="00D7456A" w:rsidP="00F63013">
            <w:pPr>
              <w:ind w:left="720" w:hanging="720"/>
              <w:rPr>
                <w:rStyle w:val="reference-text"/>
                <w:rFonts w:eastAsia="Times New Roman" w:cs="Times New Roman"/>
              </w:rPr>
            </w:pPr>
            <w:r w:rsidRPr="00957332">
              <w:rPr>
                <w:rFonts w:eastAsia="Times New Roman" w:cs="Times New Roman"/>
              </w:rPr>
              <w:t xml:space="preserve">Denis, D. J., &amp; Denis, D. K. (1995). Performance changes following top management dismissals. </w:t>
            </w:r>
            <w:r w:rsidRPr="00957332">
              <w:rPr>
                <w:rFonts w:eastAsia="Times New Roman" w:cs="Times New Roman"/>
                <w:i/>
                <w:iCs/>
              </w:rPr>
              <w:t>The Journal of finance</w:t>
            </w:r>
            <w:r w:rsidRPr="00957332">
              <w:rPr>
                <w:rFonts w:eastAsia="Times New Roman" w:cs="Times New Roman"/>
              </w:rPr>
              <w:t xml:space="preserve">, </w:t>
            </w:r>
            <w:r w:rsidRPr="00957332">
              <w:rPr>
                <w:rFonts w:eastAsia="Times New Roman" w:cs="Times New Roman"/>
                <w:i/>
                <w:iCs/>
              </w:rPr>
              <w:t>50</w:t>
            </w:r>
            <w:r w:rsidRPr="00957332">
              <w:rPr>
                <w:rFonts w:eastAsia="Times New Roman" w:cs="Times New Roman"/>
              </w:rPr>
              <w:t>(4), 1029-1057.</w:t>
            </w:r>
          </w:p>
          <w:p w14:paraId="746BD1D6" w14:textId="77777777" w:rsidR="00D7456A" w:rsidRPr="00957332" w:rsidRDefault="00D7456A" w:rsidP="00F63013">
            <w:pPr>
              <w:ind w:left="720" w:hanging="720"/>
              <w:rPr>
                <w:rStyle w:val="reference-text"/>
                <w:rFonts w:cs="Times New Roman"/>
              </w:rPr>
            </w:pPr>
            <w:r w:rsidRPr="00957332">
              <w:rPr>
                <w:rFonts w:cs="Times New Roman"/>
              </w:rPr>
              <w:t>Dillman, D.A</w:t>
            </w:r>
            <w:r w:rsidRPr="00957332">
              <w:rPr>
                <w:rFonts w:cs="Times New Roman"/>
                <w:i/>
              </w:rPr>
              <w:t>.</w:t>
            </w:r>
            <w:r w:rsidRPr="00957332">
              <w:rPr>
                <w:rFonts w:cs="Times New Roman"/>
              </w:rPr>
              <w:t xml:space="preserve"> (2000).</w:t>
            </w:r>
            <w:r w:rsidRPr="00957332">
              <w:rPr>
                <w:rFonts w:cs="Times New Roman"/>
                <w:i/>
              </w:rPr>
              <w:t xml:space="preserve"> Mail and Internet Surveys: The Tailored Design Method. 2nd Editio</w:t>
            </w:r>
            <w:r w:rsidRPr="00957332">
              <w:rPr>
                <w:rFonts w:cs="Times New Roman"/>
              </w:rPr>
              <w:t>n. New York: John Wiley Co.</w:t>
            </w:r>
          </w:p>
          <w:p w14:paraId="675DF86D" w14:textId="77777777" w:rsidR="00D7456A" w:rsidRPr="00957332" w:rsidRDefault="00D7456A" w:rsidP="00F63013">
            <w:pPr>
              <w:ind w:left="720" w:hanging="720"/>
              <w:rPr>
                <w:rStyle w:val="reference-text"/>
                <w:rFonts w:cs="Times New Roman"/>
              </w:rPr>
            </w:pPr>
            <w:r w:rsidRPr="00957332">
              <w:rPr>
                <w:rStyle w:val="reference-text"/>
                <w:rFonts w:cs="Times New Roman"/>
              </w:rPr>
              <w:t xml:space="preserve">Duda R., Hart P., &amp; Stork, D. (2001). </w:t>
            </w:r>
            <w:r w:rsidRPr="00957332">
              <w:rPr>
                <w:rStyle w:val="reference-text"/>
                <w:rFonts w:cs="Times New Roman"/>
                <w:i/>
              </w:rPr>
              <w:t>Pattern Classification, Second Edition</w:t>
            </w:r>
            <w:r w:rsidRPr="00957332">
              <w:rPr>
                <w:rStyle w:val="reference-text"/>
                <w:rFonts w:cs="Times New Roman"/>
              </w:rPr>
              <w:t>. New York, NY: John Wiley and Sons.</w:t>
            </w:r>
          </w:p>
          <w:p w14:paraId="1B105261" w14:textId="77777777" w:rsidR="00D7456A" w:rsidRPr="00957332" w:rsidRDefault="00D7456A" w:rsidP="00F63013">
            <w:pPr>
              <w:ind w:left="720" w:hanging="720"/>
              <w:rPr>
                <w:rFonts w:cs="Times New Roman"/>
              </w:rPr>
            </w:pPr>
            <w:r w:rsidRPr="00957332">
              <w:rPr>
                <w:rFonts w:cs="Times New Roman"/>
              </w:rPr>
              <w:t xml:space="preserve">Efrati, A., &amp; Letzig, J. (2012, July 17). Google's mayer takes over as yahoo </w:t>
            </w:r>
            <w:proofErr w:type="gramStart"/>
            <w:r w:rsidRPr="00957332">
              <w:rPr>
                <w:rFonts w:cs="Times New Roman"/>
              </w:rPr>
              <w:t>chief .</w:t>
            </w:r>
            <w:proofErr w:type="gramEnd"/>
            <w:r w:rsidRPr="00957332">
              <w:rPr>
                <w:rFonts w:cs="Times New Roman"/>
              </w:rPr>
              <w:t xml:space="preserve"> </w:t>
            </w:r>
            <w:r w:rsidRPr="00957332">
              <w:rPr>
                <w:rFonts w:cs="Times New Roman"/>
                <w:i/>
                <w:iCs/>
              </w:rPr>
              <w:t>Wall Street Journal</w:t>
            </w:r>
            <w:r w:rsidRPr="00957332">
              <w:rPr>
                <w:rFonts w:cs="Times New Roman"/>
              </w:rPr>
              <w:t xml:space="preserve">. Retrieved from </w:t>
            </w:r>
            <w:hyperlink r:id="rId33" w:history="1">
              <w:r w:rsidRPr="00957332">
                <w:rPr>
                  <w:rStyle w:val="Hyperlink"/>
                  <w:rFonts w:cs="Times New Roman"/>
                </w:rPr>
                <w:t>http://online.wsj.com/article/SB10001424052702303754904577531230541447956.html</w:t>
              </w:r>
            </w:hyperlink>
          </w:p>
        </w:tc>
      </w:tr>
    </w:tbl>
    <w:p w14:paraId="7B12B7D8"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Farbey, B., Land, F., &amp; Targett, D. (1999). Moving IS evaluation forward: learning themes and research issues. </w:t>
      </w:r>
      <w:r w:rsidRPr="00957332">
        <w:rPr>
          <w:rFonts w:eastAsia="Times New Roman" w:cs="Times New Roman"/>
          <w:i/>
          <w:iCs/>
        </w:rPr>
        <w:t>The Journal of Strategic Information Systems</w:t>
      </w:r>
      <w:r w:rsidRPr="00957332">
        <w:rPr>
          <w:rFonts w:eastAsia="Times New Roman" w:cs="Times New Roman"/>
        </w:rPr>
        <w:t xml:space="preserve">, </w:t>
      </w:r>
      <w:r w:rsidRPr="00957332">
        <w:rPr>
          <w:rFonts w:eastAsia="Times New Roman" w:cs="Times New Roman"/>
          <w:i/>
          <w:iCs/>
        </w:rPr>
        <w:t>8</w:t>
      </w:r>
      <w:r w:rsidRPr="00957332">
        <w:rPr>
          <w:rFonts w:eastAsia="Times New Roman" w:cs="Times New Roman"/>
        </w:rPr>
        <w:t>(2), 189-207.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61"/>
        <w:gridCol w:w="79"/>
      </w:tblGrid>
      <w:tr w:rsidR="00D7456A" w:rsidRPr="00957332" w14:paraId="285C3FC7" w14:textId="77777777" w:rsidTr="00F63013">
        <w:trPr>
          <w:gridAfter w:val="1"/>
          <w:tblCellSpacing w:w="15" w:type="dxa"/>
        </w:trPr>
        <w:tc>
          <w:tcPr>
            <w:tcW w:w="0" w:type="auto"/>
            <w:vAlign w:val="center"/>
            <w:hideMark/>
          </w:tcPr>
          <w:p w14:paraId="1823DE65" w14:textId="77777777" w:rsidR="00D7456A" w:rsidRPr="00957332" w:rsidRDefault="00D7456A" w:rsidP="00F63013">
            <w:pPr>
              <w:ind w:left="720" w:hanging="720"/>
              <w:rPr>
                <w:rFonts w:eastAsia="Times New Roman" w:cs="Times New Roman"/>
              </w:rPr>
            </w:pPr>
            <w:r w:rsidRPr="00957332">
              <w:rPr>
                <w:rFonts w:eastAsia="Times New Roman" w:cs="Times New Roman"/>
              </w:rPr>
              <w:t xml:space="preserve">Fayol, H. (1949). General and Industrial Management. translated from the French edition (Dunod) by Constance Storrs. </w:t>
            </w:r>
            <w:r w:rsidRPr="00957332">
              <w:rPr>
                <w:rFonts w:eastAsia="Times New Roman" w:cs="Times New Roman"/>
                <w:i/>
                <w:iCs/>
              </w:rPr>
              <w:t>London. Pitman</w:t>
            </w:r>
            <w:r w:rsidRPr="00957332">
              <w:rPr>
                <w:rFonts w:eastAsia="Times New Roman" w:cs="Times New Roman"/>
              </w:rPr>
              <w:t>.</w:t>
            </w:r>
          </w:p>
          <w:p w14:paraId="33178529" w14:textId="77777777" w:rsidR="00D7456A" w:rsidRPr="00957332" w:rsidRDefault="00D7456A" w:rsidP="00F63013">
            <w:pPr>
              <w:ind w:left="720" w:hanging="720"/>
              <w:rPr>
                <w:rFonts w:eastAsia="Times New Roman" w:cs="Times New Roman"/>
              </w:rPr>
            </w:pPr>
            <w:r w:rsidRPr="00957332">
              <w:rPr>
                <w:rFonts w:cs="Times New Roman"/>
              </w:rPr>
              <w:t xml:space="preserve">Feast, L., &amp; Melles, G. (2010). </w:t>
            </w:r>
            <w:r w:rsidRPr="00957332">
              <w:rPr>
                <w:rFonts w:cs="Times New Roman"/>
                <w:i/>
                <w:iCs/>
              </w:rPr>
              <w:t>Epistemological positions in design research: A brief review of the literature</w:t>
            </w:r>
            <w:r w:rsidRPr="00957332">
              <w:rPr>
                <w:rFonts w:cs="Times New Roman"/>
              </w:rPr>
              <w:t xml:space="preserve">. Informally published manuscript, Swinburne University of Technology, Melbourne, Victoria, AU, Retrieved from </w:t>
            </w:r>
            <w:hyperlink r:id="rId34" w:history="1">
              <w:r w:rsidRPr="008407C4">
                <w:rPr>
                  <w:rStyle w:val="Hyperlink"/>
                  <w:rFonts w:cs="Times New Roman"/>
                </w:rPr>
                <w:t>http://www.academia.edu/290579/Epistemological_Positions_in_Design_Research_A_Brief_Review_of_the_Literature</w:t>
              </w:r>
            </w:hyperlink>
          </w:p>
        </w:tc>
      </w:tr>
      <w:tr w:rsidR="00D7456A" w:rsidRPr="00957332" w14:paraId="07BAEF16" w14:textId="77777777" w:rsidTr="00F63013">
        <w:trPr>
          <w:tblCellSpacing w:w="15" w:type="dxa"/>
        </w:trPr>
        <w:tc>
          <w:tcPr>
            <w:tcW w:w="0" w:type="auto"/>
            <w:vAlign w:val="center"/>
            <w:hideMark/>
          </w:tcPr>
          <w:p w14:paraId="76076C83" w14:textId="77777777" w:rsidR="00D7456A" w:rsidRPr="00957332" w:rsidRDefault="00D7456A" w:rsidP="00F63013">
            <w:pPr>
              <w:ind w:left="720" w:hanging="720"/>
              <w:rPr>
                <w:rFonts w:eastAsia="Times New Roman" w:cs="Times New Roman"/>
              </w:rPr>
            </w:pPr>
          </w:p>
        </w:tc>
        <w:tc>
          <w:tcPr>
            <w:tcW w:w="0" w:type="auto"/>
            <w:vAlign w:val="center"/>
            <w:hideMark/>
          </w:tcPr>
          <w:p w14:paraId="15DAD8C6" w14:textId="77777777" w:rsidR="00D7456A" w:rsidRPr="00957332" w:rsidRDefault="00D7456A" w:rsidP="00F63013">
            <w:pPr>
              <w:ind w:left="720" w:hanging="720"/>
              <w:rPr>
                <w:rFonts w:eastAsia="Times New Roman" w:cs="Times New Roman"/>
              </w:rPr>
            </w:pPr>
          </w:p>
        </w:tc>
      </w:tr>
    </w:tbl>
    <w:p w14:paraId="2972D996" w14:textId="77777777" w:rsidR="00D7456A" w:rsidRPr="00957332" w:rsidRDefault="00D7456A" w:rsidP="00D7456A">
      <w:pPr>
        <w:ind w:left="720" w:hanging="720"/>
        <w:rPr>
          <w:rFonts w:cs="Times New Roman"/>
        </w:rPr>
      </w:pPr>
      <w:r w:rsidRPr="00957332">
        <w:rPr>
          <w:rFonts w:cs="Times New Roman"/>
        </w:rPr>
        <w:t xml:space="preserve">Freedman, R., Hawley, W., Landecker, W., Lenski, J., Miner, M. (1956). </w:t>
      </w:r>
      <w:r w:rsidRPr="00957332">
        <w:rPr>
          <w:rFonts w:cs="Times New Roman"/>
          <w:i/>
        </w:rPr>
        <w:t>Principles of Sociology</w:t>
      </w:r>
      <w:r w:rsidRPr="00957332">
        <w:rPr>
          <w:rFonts w:cs="Times New Roman"/>
        </w:rPr>
        <w:t>.  New York: Henry Holt</w:t>
      </w:r>
    </w:p>
    <w:p w14:paraId="36122AFB" w14:textId="77777777" w:rsidR="00D7456A" w:rsidRPr="00957332" w:rsidRDefault="00D7456A" w:rsidP="00D7456A">
      <w:pPr>
        <w:ind w:left="720" w:hanging="720"/>
        <w:rPr>
          <w:rFonts w:cs="Times New Roman"/>
          <w:i/>
          <w:iCs/>
        </w:rPr>
      </w:pPr>
      <w:r w:rsidRPr="00957332">
        <w:rPr>
          <w:rFonts w:cs="Times New Roman"/>
        </w:rPr>
        <w:lastRenderedPageBreak/>
        <w:t xml:space="preserve">Froschheiser, L. (2009). Sustainability. </w:t>
      </w:r>
      <w:r w:rsidRPr="00957332">
        <w:rPr>
          <w:rFonts w:cs="Times New Roman"/>
          <w:i/>
          <w:iCs/>
        </w:rPr>
        <w:t>Leadership Excellence.</w:t>
      </w:r>
    </w:p>
    <w:p w14:paraId="7207B0B4" w14:textId="77777777" w:rsidR="00D7456A" w:rsidRPr="00957332" w:rsidRDefault="00D7456A" w:rsidP="00D7456A">
      <w:pPr>
        <w:ind w:left="720" w:hanging="720"/>
        <w:rPr>
          <w:rFonts w:cs="Times New Roman"/>
          <w:i/>
          <w:iCs/>
        </w:rPr>
      </w:pPr>
      <w:r w:rsidRPr="00957332">
        <w:rPr>
          <w:rFonts w:cs="Times New Roman"/>
          <w:iCs/>
        </w:rPr>
        <w:t xml:space="preserve">Furtado, E. &amp; Rozeff, M. (1987). The wealth effects of </w:t>
      </w:r>
      <w:proofErr w:type="gramStart"/>
      <w:r w:rsidRPr="00957332">
        <w:rPr>
          <w:rFonts w:cs="Times New Roman"/>
          <w:iCs/>
        </w:rPr>
        <w:t>company initiated</w:t>
      </w:r>
      <w:proofErr w:type="gramEnd"/>
      <w:r w:rsidRPr="00957332">
        <w:rPr>
          <w:rFonts w:cs="Times New Roman"/>
          <w:iCs/>
        </w:rPr>
        <w:t xml:space="preserve"> management changes,</w:t>
      </w:r>
      <w:r w:rsidRPr="00957332">
        <w:rPr>
          <w:rFonts w:cs="Times New Roman"/>
          <w:i/>
          <w:iCs/>
        </w:rPr>
        <w:t xml:space="preserve"> Journal of Financial Economics, </w:t>
      </w:r>
      <w:r w:rsidRPr="00957332">
        <w:rPr>
          <w:rFonts w:cs="Times New Roman"/>
          <w:iCs/>
        </w:rPr>
        <w:t>18, 147-160</w:t>
      </w:r>
      <w:r w:rsidRPr="00957332">
        <w:rPr>
          <w:rFonts w:cs="Times New Roman"/>
          <w:i/>
          <w:iCs/>
        </w:rPr>
        <w:t>.</w:t>
      </w:r>
    </w:p>
    <w:p w14:paraId="2C12DB35"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Galbraith, J. (1995).  </w:t>
      </w:r>
      <w:r w:rsidRPr="00957332">
        <w:rPr>
          <w:rFonts w:eastAsia="Times New Roman" w:cs="Times New Roman"/>
          <w:i/>
        </w:rPr>
        <w:t>Designing Organizations: An Executive Brief on Strategy, Structure, and Process</w:t>
      </w:r>
      <w:r w:rsidRPr="00957332">
        <w:rPr>
          <w:rFonts w:eastAsia="Times New Roman" w:cs="Times New Roman"/>
        </w:rPr>
        <w:t>.  San Francisco: Jossey-Bass</w:t>
      </w:r>
    </w:p>
    <w:p w14:paraId="6A7056CB" w14:textId="77777777" w:rsidR="00D7456A" w:rsidRPr="00957332" w:rsidRDefault="00D7456A" w:rsidP="00D7456A">
      <w:pPr>
        <w:shd w:val="clear" w:color="auto" w:fill="FFFFFF"/>
        <w:ind w:left="720" w:hanging="720"/>
        <w:rPr>
          <w:rStyle w:val="Hyperlink"/>
          <w:rFonts w:cs="Times New Roman"/>
        </w:rPr>
      </w:pPr>
      <w:r w:rsidRPr="00957332">
        <w:rPr>
          <w:rFonts w:eastAsia="Times New Roman" w:cs="Times New Roman"/>
        </w:rPr>
        <w:t xml:space="preserve">Galbraith, J., Downey, D., &amp; Kates, A. (2002). </w:t>
      </w:r>
      <w:r w:rsidRPr="00957332">
        <w:rPr>
          <w:rFonts w:eastAsia="Times New Roman" w:cs="Times New Roman"/>
          <w:i/>
          <w:iCs/>
        </w:rPr>
        <w:t>Designing dynamic organizations</w:t>
      </w:r>
      <w:r w:rsidRPr="00957332">
        <w:rPr>
          <w:rFonts w:eastAsia="Times New Roman" w:cs="Times New Roman"/>
        </w:rPr>
        <w:t>. New York, NY: American Management Association.</w:t>
      </w:r>
      <w:r w:rsidRPr="00957332">
        <w:rPr>
          <w:rFonts w:cs="Times New Roman"/>
        </w:rPr>
        <w:br/>
        <w:t xml:space="preserve">Grant, B. (2009). </w:t>
      </w:r>
      <w:r w:rsidRPr="00957332">
        <w:rPr>
          <w:rFonts w:cs="Times New Roman"/>
          <w:i/>
          <w:iCs/>
        </w:rPr>
        <w:t>Organizational context</w:t>
      </w:r>
      <w:r w:rsidRPr="00957332">
        <w:rPr>
          <w:rFonts w:cs="Times New Roman"/>
        </w:rPr>
        <w:t xml:space="preserve">. Retrieved from </w:t>
      </w:r>
      <w:hyperlink r:id="rId35" w:history="1">
        <w:r w:rsidRPr="00957332">
          <w:rPr>
            <w:rStyle w:val="Hyperlink"/>
            <w:rFonts w:cs="Times New Roman"/>
          </w:rPr>
          <w:t>http://blog.lib.umn.edu/kinitf/smg3143/2009/11/organizational-context.html</w:t>
        </w:r>
      </w:hyperlink>
    </w:p>
    <w:p w14:paraId="72BEA214" w14:textId="77777777" w:rsidR="00D7456A" w:rsidRPr="00957332" w:rsidRDefault="00D7456A" w:rsidP="00D7456A">
      <w:pPr>
        <w:shd w:val="clear" w:color="auto" w:fill="FFFFFF"/>
        <w:ind w:left="720" w:hanging="720"/>
        <w:rPr>
          <w:rFonts w:cs="Times New Roman"/>
          <w:noProof/>
        </w:rPr>
      </w:pPr>
      <w:r w:rsidRPr="00957332">
        <w:rPr>
          <w:rFonts w:cs="Times New Roman"/>
          <w:noProof/>
        </w:rPr>
        <w:t xml:space="preserve">Goins, S.  &amp; Gruca, T.S. (2008). Understanding Competitive and Contagion Effects of Layoff Announcements. </w:t>
      </w:r>
      <w:r w:rsidRPr="00957332">
        <w:rPr>
          <w:rFonts w:cs="Times New Roman"/>
          <w:i/>
          <w:iCs/>
          <w:noProof/>
        </w:rPr>
        <w:t>Corporate Review</w:t>
      </w:r>
      <w:r w:rsidRPr="00957332">
        <w:rPr>
          <w:rFonts w:cs="Times New Roman"/>
          <w:noProof/>
        </w:rPr>
        <w:t>, 11, 12-34 doi:10.1057.</w:t>
      </w:r>
    </w:p>
    <w:p w14:paraId="165CCE88" w14:textId="77777777" w:rsidR="00D7456A" w:rsidRPr="00957332" w:rsidRDefault="00D7456A" w:rsidP="00D7456A">
      <w:pPr>
        <w:ind w:left="720" w:hanging="720"/>
        <w:rPr>
          <w:rFonts w:eastAsia="Times New Roman" w:cs="Times New Roman"/>
        </w:rPr>
      </w:pPr>
      <w:r w:rsidRPr="00957332">
        <w:rPr>
          <w:rFonts w:eastAsia="Times New Roman" w:cs="Times New Roman"/>
          <w:color w:val="000000"/>
          <w:shd w:val="clear" w:color="auto" w:fill="FFFFFF"/>
        </w:rPr>
        <w:t>Graffin, S., Bovie, S., &amp; Carpenter, M. (2012).</w:t>
      </w:r>
      <w:r w:rsidRPr="00957332">
        <w:rPr>
          <w:rFonts w:cs="Times New Roman"/>
        </w:rPr>
        <w:t xml:space="preserve"> </w:t>
      </w:r>
      <w:r w:rsidRPr="00957332">
        <w:rPr>
          <w:rFonts w:eastAsia="Times New Roman" w:cs="Times New Roman"/>
          <w:i/>
          <w:iCs/>
          <w:color w:val="000000"/>
          <w:shd w:val="clear" w:color="auto" w:fill="FFFFFF"/>
        </w:rPr>
        <w:t xml:space="preserve">Examining CEO succession and the role of heuristics in early-stage CEO evaluation. </w:t>
      </w:r>
      <w:r w:rsidRPr="00957332">
        <w:rPr>
          <w:rFonts w:eastAsia="Times New Roman" w:cs="Times New Roman"/>
          <w:color w:val="000000"/>
          <w:shd w:val="clear" w:color="auto" w:fill="FFFFFF"/>
        </w:rPr>
        <w:t xml:space="preserve">University of Georgia. Retrieved from </w:t>
      </w:r>
      <w:hyperlink r:id="rId36" w:history="1">
        <w:r w:rsidRPr="00957332">
          <w:rPr>
            <w:rFonts w:cs="Times New Roman"/>
          </w:rPr>
          <w:t>http://www.stevenboivie.com/wp-content/uploads/2012/02/Graffin-Boivie-Carpenter-SMJ-In-Press.pdf</w:t>
        </w:r>
      </w:hyperlink>
    </w:p>
    <w:p w14:paraId="016BF53A"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Gulick, L., &amp; Urwick, L. (Eds.). (2012). </w:t>
      </w:r>
      <w:r w:rsidRPr="00957332">
        <w:rPr>
          <w:rFonts w:eastAsia="Times New Roman" w:cs="Times New Roman"/>
          <w:i/>
          <w:iCs/>
        </w:rPr>
        <w:t>Papers on the Science of Administration</w:t>
      </w:r>
      <w:r w:rsidRPr="00957332">
        <w:rPr>
          <w:rFonts w:eastAsia="Times New Roman" w:cs="Times New Roman"/>
        </w:rPr>
        <w:t xml:space="preserve"> (Vol. 4). Routledge.</w:t>
      </w:r>
    </w:p>
    <w:p w14:paraId="25AB5FEE" w14:textId="77777777" w:rsidR="00D7456A" w:rsidRPr="00AE119E" w:rsidRDefault="00D7456A" w:rsidP="00D7456A">
      <w:pPr>
        <w:ind w:left="720" w:hanging="720"/>
        <w:rPr>
          <w:rFonts w:eastAsia="Times New Roman" w:cs="Times New Roman"/>
        </w:rPr>
      </w:pPr>
      <w:r w:rsidRPr="00957332">
        <w:rPr>
          <w:rFonts w:eastAsia="Times New Roman" w:cs="Times New Roman"/>
        </w:rPr>
        <w:t xml:space="preserve">Hambrick, D. C., &amp; Mason, P. A. (1984). Upper echelons: The organization as a reflection of its top managers. </w:t>
      </w:r>
      <w:r w:rsidRPr="00957332">
        <w:rPr>
          <w:rFonts w:eastAsia="Times New Roman" w:cs="Times New Roman"/>
          <w:i/>
          <w:iCs/>
        </w:rPr>
        <w:t>Academy of management review</w:t>
      </w:r>
      <w:r w:rsidRPr="00957332">
        <w:rPr>
          <w:rFonts w:eastAsia="Times New Roman" w:cs="Times New Roman"/>
        </w:rPr>
        <w:t>, 193-206.</w:t>
      </w:r>
    </w:p>
    <w:p w14:paraId="3A8BE73C"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rPr>
        <w:t xml:space="preserve">Hanay, M. (2009). The cross-cultural leader: The application of servant leadership theory in the international context. </w:t>
      </w:r>
      <w:r w:rsidRPr="00957332">
        <w:rPr>
          <w:rFonts w:eastAsia="Times New Roman" w:cs="Times New Roman"/>
          <w:i/>
          <w:iCs/>
          <w:color w:val="222222"/>
        </w:rPr>
        <w:t>Journal of International Business and Cultural Studies</w:t>
      </w:r>
      <w:r w:rsidRPr="00957332">
        <w:rPr>
          <w:rFonts w:eastAsia="Times New Roman" w:cs="Times New Roman"/>
          <w:color w:val="222222"/>
        </w:rPr>
        <w:t xml:space="preserve">, </w:t>
      </w:r>
      <w:r w:rsidRPr="00957332">
        <w:rPr>
          <w:rFonts w:eastAsia="Times New Roman" w:cs="Times New Roman"/>
          <w:i/>
          <w:iCs/>
          <w:color w:val="222222"/>
        </w:rPr>
        <w:t>1</w:t>
      </w:r>
      <w:r w:rsidRPr="00957332">
        <w:rPr>
          <w:rFonts w:eastAsia="Times New Roman" w:cs="Times New Roman"/>
          <w:color w:val="222222"/>
        </w:rPr>
        <w:t>, 59-69.</w:t>
      </w:r>
    </w:p>
    <w:p w14:paraId="2432A980" w14:textId="77777777" w:rsidR="00D7456A" w:rsidRPr="00957332" w:rsidRDefault="00D7456A" w:rsidP="00D7456A">
      <w:pPr>
        <w:widowControl w:val="0"/>
        <w:autoSpaceDE w:val="0"/>
        <w:autoSpaceDN w:val="0"/>
        <w:adjustRightInd w:val="0"/>
        <w:ind w:left="720" w:hanging="720"/>
        <w:rPr>
          <w:rFonts w:cs="Times New Roman"/>
          <w:lang w:val="en"/>
        </w:rPr>
      </w:pPr>
      <w:r w:rsidRPr="00957332">
        <w:rPr>
          <w:rFonts w:cs="Times New Roman"/>
          <w:lang w:val="en"/>
        </w:rPr>
        <w:t xml:space="preserve">Hasler, M. G. (2009). </w:t>
      </w:r>
      <w:r w:rsidRPr="00957332">
        <w:rPr>
          <w:rFonts w:cs="Times New Roman"/>
          <w:i/>
          <w:iCs/>
          <w:lang w:val="en"/>
        </w:rPr>
        <w:t xml:space="preserve">Leadership development in context: A descriptive mixed method </w:t>
      </w:r>
      <w:r w:rsidRPr="00957332">
        <w:rPr>
          <w:rFonts w:cs="Times New Roman"/>
          <w:i/>
          <w:iCs/>
          <w:lang w:val="en"/>
        </w:rPr>
        <w:lastRenderedPageBreak/>
        <w:t xml:space="preserve">study of leadership development activities during significant organizational change. </w:t>
      </w:r>
      <w:r w:rsidRPr="00957332">
        <w:rPr>
          <w:rFonts w:cs="Times New Roman"/>
          <w:lang w:val="en"/>
        </w:rPr>
        <w:t xml:space="preserve">Texas A&amp;M University). </w:t>
      </w:r>
      <w:r w:rsidRPr="00957332">
        <w:rPr>
          <w:rFonts w:cs="Times New Roman"/>
          <w:i/>
          <w:iCs/>
          <w:lang w:val="en"/>
        </w:rPr>
        <w:t>ProQuest Dissertations and Theses</w:t>
      </w:r>
      <w:proofErr w:type="gramStart"/>
      <w:r w:rsidRPr="00957332">
        <w:rPr>
          <w:rFonts w:cs="Times New Roman"/>
          <w:i/>
          <w:iCs/>
          <w:lang w:val="en"/>
        </w:rPr>
        <w:t xml:space="preserve">, </w:t>
      </w:r>
      <w:r w:rsidRPr="00957332">
        <w:rPr>
          <w:rFonts w:cs="Times New Roman"/>
          <w:lang w:val="en"/>
        </w:rPr>
        <w:t>,</w:t>
      </w:r>
      <w:proofErr w:type="gramEnd"/>
      <w:r w:rsidRPr="00957332">
        <w:rPr>
          <w:rFonts w:cs="Times New Roman"/>
          <w:lang w:val="en"/>
        </w:rPr>
        <w:t xml:space="preserve"> n/a. Retrieved from http://search.proquest.com/docview/305122914?accountid=26967. (305122914).</w:t>
      </w:r>
    </w:p>
    <w:p w14:paraId="469D543D" w14:textId="77777777" w:rsidR="00D7456A" w:rsidRDefault="00D7456A" w:rsidP="00D7456A">
      <w:pPr>
        <w:widowControl w:val="0"/>
        <w:autoSpaceDE w:val="0"/>
        <w:autoSpaceDN w:val="0"/>
        <w:adjustRightInd w:val="0"/>
        <w:ind w:left="720" w:hanging="720"/>
        <w:rPr>
          <w:rFonts w:cs="Times New Roman"/>
        </w:rPr>
      </w:pPr>
      <w:r w:rsidRPr="00957332">
        <w:rPr>
          <w:rFonts w:cs="Times New Roman"/>
        </w:rPr>
        <w:t xml:space="preserve">Hollman, P., Devane, T., &amp; Cady, S. (2007). </w:t>
      </w:r>
      <w:r w:rsidRPr="00957332">
        <w:rPr>
          <w:rFonts w:cs="Times New Roman"/>
          <w:i/>
          <w:iCs/>
        </w:rPr>
        <w:t>The change handbook: The definitive resource on today’s best method's for engaging whole systems</w:t>
      </w:r>
      <w:r w:rsidRPr="00957332">
        <w:rPr>
          <w:rFonts w:cs="Times New Roman"/>
        </w:rPr>
        <w:t>. San Francisco, CA: Berret-Koehler.</w:t>
      </w:r>
    </w:p>
    <w:p w14:paraId="1CB57F9B" w14:textId="77777777" w:rsidR="00D7456A" w:rsidRPr="00957332" w:rsidRDefault="00D7456A" w:rsidP="00D7456A">
      <w:pPr>
        <w:widowControl w:val="0"/>
        <w:autoSpaceDE w:val="0"/>
        <w:autoSpaceDN w:val="0"/>
        <w:adjustRightInd w:val="0"/>
        <w:ind w:left="720" w:hanging="720"/>
        <w:rPr>
          <w:rFonts w:cs="Times New Roman"/>
        </w:rPr>
      </w:pPr>
      <w:r w:rsidRPr="00311144">
        <w:rPr>
          <w:rFonts w:cs="Times New Roman"/>
        </w:rPr>
        <w:t xml:space="preserve">Holtz, B. C., &amp; Harold, C. M. (2013). Interpersonal Justice and Deviance </w:t>
      </w:r>
      <w:proofErr w:type="gramStart"/>
      <w:r w:rsidRPr="00311144">
        <w:rPr>
          <w:rFonts w:cs="Times New Roman"/>
        </w:rPr>
        <w:t>The</w:t>
      </w:r>
      <w:proofErr w:type="gramEnd"/>
      <w:r w:rsidRPr="00311144">
        <w:rPr>
          <w:rFonts w:cs="Times New Roman"/>
        </w:rPr>
        <w:t xml:space="preserve"> Moderating Effects of Interpersonal Justice Values and Justice Orientation. Journal of Management, 39(2), 339-365.</w:t>
      </w:r>
    </w:p>
    <w:p w14:paraId="79ED0FCF" w14:textId="77777777" w:rsidR="00D7456A" w:rsidRPr="00957332" w:rsidRDefault="00D7456A" w:rsidP="00D7456A">
      <w:pPr>
        <w:widowControl w:val="0"/>
        <w:autoSpaceDE w:val="0"/>
        <w:autoSpaceDN w:val="0"/>
        <w:adjustRightInd w:val="0"/>
        <w:ind w:left="720" w:hanging="720"/>
        <w:rPr>
          <w:rFonts w:cs="Times New Roman"/>
        </w:rPr>
      </w:pPr>
      <w:r w:rsidRPr="00957332">
        <w:rPr>
          <w:rFonts w:eastAsia="Times New Roman" w:cs="Times New Roman"/>
          <w:color w:val="222222"/>
        </w:rPr>
        <w:t xml:space="preserve">Huang, R., Kahai, S., &amp; Jestice, R. (2010). The contingent effects of leadership on team collaboration in virtual teams. </w:t>
      </w:r>
      <w:r w:rsidRPr="00957332">
        <w:rPr>
          <w:rFonts w:eastAsia="Times New Roman" w:cs="Times New Roman"/>
          <w:i/>
          <w:iCs/>
          <w:color w:val="222222"/>
        </w:rPr>
        <w:t>Computers in Human Behavior</w:t>
      </w:r>
      <w:r w:rsidRPr="00957332">
        <w:rPr>
          <w:rFonts w:eastAsia="Times New Roman" w:cs="Times New Roman"/>
          <w:color w:val="222222"/>
        </w:rPr>
        <w:t xml:space="preserve">, </w:t>
      </w:r>
      <w:r w:rsidRPr="00957332">
        <w:rPr>
          <w:rFonts w:eastAsia="Times New Roman" w:cs="Times New Roman"/>
          <w:i/>
          <w:iCs/>
          <w:color w:val="222222"/>
        </w:rPr>
        <w:t>26</w:t>
      </w:r>
      <w:r w:rsidRPr="00957332">
        <w:rPr>
          <w:rFonts w:eastAsia="Times New Roman" w:cs="Times New Roman"/>
          <w:color w:val="222222"/>
        </w:rPr>
        <w:t>(5), 1098-1110.</w:t>
      </w:r>
    </w:p>
    <w:p w14:paraId="16846260" w14:textId="77777777" w:rsidR="00D7456A" w:rsidRPr="00957332" w:rsidRDefault="00D7456A" w:rsidP="00D7456A">
      <w:pPr>
        <w:widowControl w:val="0"/>
        <w:autoSpaceDE w:val="0"/>
        <w:autoSpaceDN w:val="0"/>
        <w:adjustRightInd w:val="0"/>
        <w:ind w:left="720" w:hanging="720"/>
        <w:rPr>
          <w:rFonts w:cs="Times New Roman"/>
        </w:rPr>
      </w:pPr>
      <w:r w:rsidRPr="00957332">
        <w:rPr>
          <w:rFonts w:eastAsia="Times New Roman" w:cs="Times New Roman"/>
          <w:color w:val="222222"/>
        </w:rPr>
        <w:t xml:space="preserve">Hudomiet, P., Kézdi, G., &amp; Willis, R. J. (2011). Stock market crash and expectations of American households. </w:t>
      </w:r>
      <w:r w:rsidRPr="00957332">
        <w:rPr>
          <w:rFonts w:eastAsia="Times New Roman" w:cs="Times New Roman"/>
          <w:i/>
          <w:iCs/>
          <w:color w:val="222222"/>
        </w:rPr>
        <w:t>Journal of Applied Econometrics</w:t>
      </w:r>
      <w:r w:rsidRPr="00957332">
        <w:rPr>
          <w:rFonts w:eastAsia="Times New Roman" w:cs="Times New Roman"/>
          <w:color w:val="222222"/>
        </w:rPr>
        <w:t xml:space="preserve">, </w:t>
      </w:r>
      <w:r w:rsidRPr="00957332">
        <w:rPr>
          <w:rFonts w:eastAsia="Times New Roman" w:cs="Times New Roman"/>
          <w:i/>
          <w:iCs/>
          <w:color w:val="222222"/>
        </w:rPr>
        <w:t>26</w:t>
      </w:r>
      <w:r w:rsidRPr="00957332">
        <w:rPr>
          <w:rFonts w:eastAsia="Times New Roman" w:cs="Times New Roman"/>
          <w:color w:val="222222"/>
        </w:rPr>
        <w:t>(3), 393-415.</w:t>
      </w:r>
    </w:p>
    <w:p w14:paraId="6FBEBF2F" w14:textId="77777777" w:rsidR="00D7456A" w:rsidRPr="00957332" w:rsidRDefault="00D7456A" w:rsidP="00D7456A">
      <w:pPr>
        <w:widowControl w:val="0"/>
        <w:autoSpaceDE w:val="0"/>
        <w:autoSpaceDN w:val="0"/>
        <w:adjustRightInd w:val="0"/>
        <w:ind w:left="720" w:hanging="720"/>
        <w:rPr>
          <w:rFonts w:cs="Times New Roman"/>
        </w:rPr>
      </w:pPr>
      <w:r w:rsidRPr="00957332">
        <w:rPr>
          <w:rFonts w:cs="Times New Roman"/>
        </w:rPr>
        <w:t xml:space="preserve">Huselid, M. (1995). The impact of human resource management practices on turnover, productivity, and corporate financial performance. </w:t>
      </w:r>
      <w:r w:rsidRPr="00957332">
        <w:rPr>
          <w:rFonts w:cs="Times New Roman"/>
          <w:i/>
          <w:iCs/>
        </w:rPr>
        <w:t>Academy of management journal</w:t>
      </w:r>
      <w:r w:rsidRPr="00957332">
        <w:rPr>
          <w:rFonts w:cs="Times New Roman"/>
        </w:rPr>
        <w:t xml:space="preserve">, </w:t>
      </w:r>
      <w:r w:rsidRPr="00957332">
        <w:rPr>
          <w:rFonts w:cs="Times New Roman"/>
          <w:i/>
          <w:iCs/>
        </w:rPr>
        <w:t>38</w:t>
      </w:r>
      <w:r w:rsidRPr="00957332">
        <w:rPr>
          <w:rFonts w:cs="Times New Roman"/>
        </w:rPr>
        <w:t>(3), 635-672.</w:t>
      </w:r>
    </w:p>
    <w:p w14:paraId="03B964C4" w14:textId="77777777" w:rsidR="00D7456A" w:rsidRPr="00957332" w:rsidRDefault="00D7456A" w:rsidP="00D7456A">
      <w:pPr>
        <w:widowControl w:val="0"/>
        <w:autoSpaceDE w:val="0"/>
        <w:autoSpaceDN w:val="0"/>
        <w:adjustRightInd w:val="0"/>
        <w:ind w:left="720" w:hanging="720"/>
        <w:rPr>
          <w:rFonts w:cs="Times New Roman"/>
        </w:rPr>
      </w:pPr>
      <w:r w:rsidRPr="00957332">
        <w:rPr>
          <w:rFonts w:cs="Times New Roman"/>
        </w:rPr>
        <w:t xml:space="preserve">Ilisko, D. (2013).  Changing landscape of research traditions: Paradigmatic and narrative orientations.  </w:t>
      </w:r>
      <w:r w:rsidRPr="00957332">
        <w:rPr>
          <w:rFonts w:cs="Times New Roman"/>
          <w:i/>
          <w:iCs/>
        </w:rPr>
        <w:t xml:space="preserve">Problems Of Education </w:t>
      </w:r>
      <w:proofErr w:type="gramStart"/>
      <w:r w:rsidRPr="00957332">
        <w:rPr>
          <w:rFonts w:cs="Times New Roman"/>
          <w:i/>
          <w:iCs/>
        </w:rPr>
        <w:t>In</w:t>
      </w:r>
      <w:proofErr w:type="gramEnd"/>
      <w:r w:rsidRPr="00957332">
        <w:rPr>
          <w:rFonts w:cs="Times New Roman"/>
          <w:i/>
          <w:iCs/>
        </w:rPr>
        <w:t xml:space="preserve"> The 21St Century</w:t>
      </w:r>
      <w:r w:rsidRPr="00957332">
        <w:rPr>
          <w:rFonts w:cs="Times New Roman"/>
        </w:rPr>
        <w:t>, 51(1),</w:t>
      </w:r>
      <w:r w:rsidRPr="00957332">
        <w:rPr>
          <w:rFonts w:cs="Times New Roman"/>
          <w:i/>
          <w:iCs/>
        </w:rPr>
        <w:t xml:space="preserve"> </w:t>
      </w:r>
      <w:r w:rsidRPr="00957332">
        <w:rPr>
          <w:rFonts w:cs="Times New Roman"/>
        </w:rPr>
        <w:t xml:space="preserve">63-69.  Retrieved from </w:t>
      </w:r>
      <w:hyperlink r:id="rId37" w:history="1">
        <w:r w:rsidRPr="00957332">
          <w:rPr>
            <w:rStyle w:val="Hyperlink"/>
            <w:rFonts w:cs="Times New Roman"/>
          </w:rPr>
          <w:t>http://www.jbse.webinfo.lt/Problems_of_Education_Volumes.htm</w:t>
        </w:r>
      </w:hyperlink>
    </w:p>
    <w:p w14:paraId="7A5B5BE3" w14:textId="77777777" w:rsidR="00D7456A" w:rsidRDefault="00D7456A" w:rsidP="00D7456A">
      <w:pPr>
        <w:widowControl w:val="0"/>
        <w:autoSpaceDE w:val="0"/>
        <w:autoSpaceDN w:val="0"/>
        <w:adjustRightInd w:val="0"/>
        <w:ind w:left="720" w:hanging="720"/>
        <w:rPr>
          <w:rFonts w:cs="Times New Roman"/>
        </w:rPr>
      </w:pPr>
      <w:r w:rsidRPr="00957332">
        <w:rPr>
          <w:rFonts w:cs="Times New Roman"/>
        </w:rPr>
        <w:t>Industry Classification Benchmark Standards (2013).</w:t>
      </w:r>
    </w:p>
    <w:p w14:paraId="1DE10582" w14:textId="77777777" w:rsidR="00D7456A" w:rsidRPr="001E2AFA" w:rsidRDefault="00D7456A" w:rsidP="00D7456A">
      <w:pPr>
        <w:ind w:left="720" w:hanging="720"/>
        <w:rPr>
          <w:rFonts w:eastAsia="Times New Roman" w:cs="Times New Roman"/>
        </w:rPr>
      </w:pPr>
      <w:r w:rsidRPr="001E2AFA">
        <w:rPr>
          <w:rFonts w:eastAsia="Times New Roman" w:cs="Times New Roman"/>
          <w:color w:val="000000"/>
          <w:shd w:val="clear" w:color="auto" w:fill="FFFFFF"/>
        </w:rPr>
        <w:t>Johnson, P. F., Leenders, M. R., &amp; Flynn, A. E. (2010). </w:t>
      </w:r>
      <w:r w:rsidRPr="001E2AFA">
        <w:rPr>
          <w:rFonts w:eastAsia="Times New Roman" w:cs="Times New Roman"/>
          <w:i/>
          <w:iCs/>
          <w:color w:val="000000"/>
          <w:shd w:val="clear" w:color="auto" w:fill="FFFFFF"/>
        </w:rPr>
        <w:t>Purchasing and Supply Management</w:t>
      </w:r>
      <w:r w:rsidRPr="001E2AFA">
        <w:rPr>
          <w:rFonts w:eastAsia="Times New Roman" w:cs="Times New Roman"/>
          <w:color w:val="000000"/>
          <w:shd w:val="clear" w:color="auto" w:fill="FFFFFF"/>
        </w:rPr>
        <w:t> (14th ed.). Boston: McGraw-Hill Irwin</w:t>
      </w:r>
    </w:p>
    <w:p w14:paraId="5C9D1162" w14:textId="77777777" w:rsidR="00D7456A" w:rsidRPr="001E2AFA" w:rsidRDefault="00D7456A" w:rsidP="00D7456A">
      <w:pPr>
        <w:spacing w:line="240" w:lineRule="auto"/>
        <w:ind w:firstLine="0"/>
        <w:rPr>
          <w:rFonts w:ascii="Times" w:eastAsia="Times New Roman" w:hAnsi="Times" w:cs="Times New Roman"/>
          <w:sz w:val="20"/>
          <w:szCs w:val="20"/>
        </w:rPr>
      </w:pPr>
    </w:p>
    <w:p w14:paraId="10B0CF8B" w14:textId="77777777" w:rsidR="00D7456A" w:rsidRPr="00957332" w:rsidRDefault="00D7456A" w:rsidP="00D7456A">
      <w:pPr>
        <w:widowControl w:val="0"/>
        <w:autoSpaceDE w:val="0"/>
        <w:autoSpaceDN w:val="0"/>
        <w:adjustRightInd w:val="0"/>
        <w:ind w:left="720" w:hanging="720"/>
        <w:rPr>
          <w:rFonts w:eastAsia="Times New Roman" w:cs="Times New Roman"/>
        </w:rPr>
      </w:pPr>
      <w:r w:rsidRPr="00957332">
        <w:rPr>
          <w:rFonts w:eastAsia="Times New Roman" w:cs="Times New Roman"/>
        </w:rPr>
        <w:t xml:space="preserve">Jones, G. (2010). </w:t>
      </w:r>
      <w:r w:rsidRPr="00957332">
        <w:rPr>
          <w:rFonts w:eastAsia="Times New Roman" w:cs="Times New Roman"/>
          <w:i/>
          <w:iCs/>
        </w:rPr>
        <w:t>Organizational theory, design, and change</w:t>
      </w:r>
      <w:r w:rsidRPr="00957332">
        <w:rPr>
          <w:rFonts w:eastAsia="Times New Roman" w:cs="Times New Roman"/>
        </w:rPr>
        <w:t>. Upper Saddle River, NJ: Prentice Hall.</w:t>
      </w:r>
    </w:p>
    <w:p w14:paraId="6A16D365" w14:textId="77777777" w:rsidR="00D7456A" w:rsidRPr="00957332" w:rsidRDefault="00D7456A" w:rsidP="00D7456A">
      <w:pPr>
        <w:widowControl w:val="0"/>
        <w:autoSpaceDE w:val="0"/>
        <w:autoSpaceDN w:val="0"/>
        <w:adjustRightInd w:val="0"/>
        <w:ind w:left="720" w:hanging="720"/>
        <w:rPr>
          <w:rFonts w:eastAsia="Times New Roman" w:cs="Times New Roman"/>
        </w:rPr>
      </w:pPr>
      <w:r w:rsidRPr="00957332">
        <w:rPr>
          <w:rFonts w:eastAsia="Times New Roman" w:cs="Times New Roman"/>
        </w:rPr>
        <w:t xml:space="preserve">Jin, C., &amp; Yeo, H. (2011). Satisfaction, corporate credibility, CEO reputation and leadership effects on public relationships. </w:t>
      </w:r>
      <w:r w:rsidRPr="00957332">
        <w:rPr>
          <w:rFonts w:eastAsia="Times New Roman" w:cs="Times New Roman"/>
          <w:i/>
          <w:iCs/>
        </w:rPr>
        <w:t xml:space="preserve">Journal Of Targeting, Measurement &amp; Analysis </w:t>
      </w:r>
      <w:proofErr w:type="gramStart"/>
      <w:r w:rsidRPr="00957332">
        <w:rPr>
          <w:rFonts w:eastAsia="Times New Roman" w:cs="Times New Roman"/>
          <w:i/>
          <w:iCs/>
        </w:rPr>
        <w:t>For</w:t>
      </w:r>
      <w:proofErr w:type="gramEnd"/>
      <w:r w:rsidRPr="00957332">
        <w:rPr>
          <w:rFonts w:eastAsia="Times New Roman" w:cs="Times New Roman"/>
          <w:i/>
          <w:iCs/>
        </w:rPr>
        <w:t xml:space="preserve"> Marketing</w:t>
      </w:r>
      <w:r w:rsidRPr="00957332">
        <w:rPr>
          <w:rFonts w:eastAsia="Times New Roman" w:cs="Times New Roman"/>
        </w:rPr>
        <w:t xml:space="preserve">, </w:t>
      </w:r>
      <w:r w:rsidRPr="00957332">
        <w:rPr>
          <w:rFonts w:eastAsia="Times New Roman" w:cs="Times New Roman"/>
          <w:i/>
          <w:iCs/>
        </w:rPr>
        <w:t>19</w:t>
      </w:r>
      <w:r w:rsidRPr="00957332">
        <w:rPr>
          <w:rFonts w:eastAsia="Times New Roman" w:cs="Times New Roman"/>
        </w:rPr>
        <w:t xml:space="preserve">(2), 127-140. </w:t>
      </w:r>
      <w:proofErr w:type="gramStart"/>
      <w:r w:rsidRPr="00957332">
        <w:rPr>
          <w:rFonts w:eastAsia="Times New Roman" w:cs="Times New Roman"/>
        </w:rPr>
        <w:t>doi:10.1057/jt.2011.10King</w:t>
      </w:r>
      <w:proofErr w:type="gramEnd"/>
      <w:r w:rsidRPr="00957332">
        <w:rPr>
          <w:rFonts w:eastAsia="Times New Roman" w:cs="Times New Roman"/>
        </w:rPr>
        <w:t xml:space="preserve">, W. R., Marks Jr., P. V., &amp; McCoy, S. (2002). The Most Important Issues in Knowledge Management. </w:t>
      </w:r>
      <w:r w:rsidRPr="00957332">
        <w:rPr>
          <w:rFonts w:eastAsia="Times New Roman" w:cs="Times New Roman"/>
          <w:i/>
          <w:iCs/>
        </w:rPr>
        <w:t>Communications Of The ACM</w:t>
      </w:r>
      <w:r w:rsidRPr="00957332">
        <w:rPr>
          <w:rFonts w:eastAsia="Times New Roman" w:cs="Times New Roman"/>
        </w:rPr>
        <w:t xml:space="preserve">, </w:t>
      </w:r>
      <w:r w:rsidRPr="00957332">
        <w:rPr>
          <w:rFonts w:eastAsia="Times New Roman" w:cs="Times New Roman"/>
          <w:i/>
          <w:iCs/>
        </w:rPr>
        <w:t>45</w:t>
      </w:r>
      <w:r w:rsidRPr="00957332">
        <w:rPr>
          <w:rFonts w:eastAsia="Times New Roman" w:cs="Times New Roman"/>
        </w:rPr>
        <w:t>(9), 93-97.</w:t>
      </w:r>
    </w:p>
    <w:p w14:paraId="08B8C9F9" w14:textId="77777777" w:rsidR="00D7456A" w:rsidRPr="00957332" w:rsidRDefault="00D7456A" w:rsidP="00D7456A">
      <w:pPr>
        <w:widowControl w:val="0"/>
        <w:autoSpaceDE w:val="0"/>
        <w:autoSpaceDN w:val="0"/>
        <w:adjustRightInd w:val="0"/>
        <w:ind w:left="720" w:hanging="720"/>
        <w:rPr>
          <w:rFonts w:eastAsia="Times New Roman" w:cs="Times New Roman"/>
        </w:rPr>
      </w:pPr>
      <w:r w:rsidRPr="00957332">
        <w:rPr>
          <w:rFonts w:eastAsia="Times New Roman" w:cs="Times New Roman"/>
        </w:rPr>
        <w:t xml:space="preserve">Kesner, I. F. and T. Sebora. 1994. Executive succession: Past, present, and future. </w:t>
      </w:r>
      <w:r w:rsidRPr="00957332">
        <w:rPr>
          <w:rFonts w:eastAsia="Times New Roman" w:cs="Times New Roman"/>
          <w:i/>
          <w:iCs/>
        </w:rPr>
        <w:t>Journal of Management</w:t>
      </w:r>
      <w:r w:rsidRPr="00957332">
        <w:rPr>
          <w:rFonts w:eastAsia="Times New Roman" w:cs="Times New Roman"/>
        </w:rPr>
        <w:t xml:space="preserve"> 20 (2):327-372.</w:t>
      </w:r>
    </w:p>
    <w:p w14:paraId="342907BC" w14:textId="77777777" w:rsidR="00D7456A" w:rsidRPr="00957332" w:rsidRDefault="00D7456A" w:rsidP="00D7456A">
      <w:pPr>
        <w:ind w:left="720" w:hanging="720"/>
        <w:rPr>
          <w:rFonts w:eastAsia="Times New Roman" w:cs="Times New Roman"/>
        </w:rPr>
      </w:pPr>
      <w:r w:rsidRPr="00957332">
        <w:rPr>
          <w:rFonts w:eastAsia="Times New Roman" w:cs="Times New Roman"/>
          <w:color w:val="000000"/>
          <w:shd w:val="clear" w:color="auto" w:fill="FFFFFF"/>
        </w:rPr>
        <w:t>Khouri, A. (2013, June 25). Longtime Carnival Cruise Line Company CEO Steps Down Amid Crises. </w:t>
      </w:r>
      <w:r w:rsidRPr="00957332">
        <w:rPr>
          <w:rFonts w:eastAsia="Times New Roman" w:cs="Times New Roman"/>
          <w:i/>
          <w:iCs/>
          <w:color w:val="000000"/>
          <w:shd w:val="clear" w:color="auto" w:fill="FFFFFF"/>
        </w:rPr>
        <w:t>Los Angeles Times</w:t>
      </w:r>
      <w:r w:rsidRPr="00957332">
        <w:rPr>
          <w:rFonts w:eastAsia="Times New Roman" w:cs="Times New Roman"/>
          <w:color w:val="000000"/>
          <w:shd w:val="clear" w:color="auto" w:fill="FFFFFF"/>
        </w:rPr>
        <w:t>. Retrieved from http://articles.latimes.com/2013/jun/25/business/la-fi-mo-carnival-ceo-20130625</w:t>
      </w:r>
    </w:p>
    <w:p w14:paraId="251A8C91" w14:textId="77777777" w:rsidR="00D7456A" w:rsidRPr="00957332" w:rsidRDefault="00D7456A" w:rsidP="00D7456A">
      <w:pPr>
        <w:ind w:left="720" w:hanging="720"/>
        <w:rPr>
          <w:rFonts w:cs="Times New Roman"/>
        </w:rPr>
      </w:pPr>
      <w:r w:rsidRPr="00957332">
        <w:rPr>
          <w:rFonts w:cs="Times New Roman"/>
        </w:rPr>
        <w:t xml:space="preserve">Krainer, J. U.S. Federal Reserve Board, (2002). </w:t>
      </w:r>
      <w:r w:rsidRPr="00957332">
        <w:rPr>
          <w:rFonts w:cs="Times New Roman"/>
          <w:i/>
          <w:iCs/>
        </w:rPr>
        <w:t xml:space="preserve">Frbsf economic letter </w:t>
      </w:r>
      <w:r w:rsidRPr="00957332">
        <w:rPr>
          <w:rFonts w:cs="Times New Roman"/>
        </w:rPr>
        <w:t xml:space="preserve">(2002-32). Retrieved from The Federal Reserve Bank of San Francisco website: </w:t>
      </w:r>
      <w:hyperlink r:id="rId38" w:history="1">
        <w:r w:rsidRPr="00957332">
          <w:rPr>
            <w:rStyle w:val="Hyperlink"/>
            <w:rFonts w:cs="Times New Roman"/>
          </w:rPr>
          <w:t>http://www.frbsf.org/publications/economics/letter/2002/el2002-32.html</w:t>
        </w:r>
      </w:hyperlink>
    </w:p>
    <w:p w14:paraId="068F6548" w14:textId="77777777" w:rsidR="00D7456A" w:rsidRPr="00957332" w:rsidRDefault="00D7456A" w:rsidP="00D7456A">
      <w:pPr>
        <w:ind w:left="720" w:hanging="720"/>
        <w:rPr>
          <w:rFonts w:eastAsia="Times New Roman" w:cs="Times New Roman"/>
        </w:rPr>
      </w:pPr>
      <w:r w:rsidRPr="00957332">
        <w:rPr>
          <w:rFonts w:eastAsia="Times New Roman" w:cs="Times New Roman"/>
        </w:rPr>
        <w:t>Kritzman, M. (2013). Risk Disparity. Massachusetts Institute of Technology.</w:t>
      </w:r>
    </w:p>
    <w:p w14:paraId="462D1D06"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Lee, W. Y., Jiang, C. X., &amp; Indro, D. C. (2002). Stock market volatility, excess returns, and the role of investor sentiment. </w:t>
      </w:r>
      <w:r w:rsidRPr="00957332">
        <w:rPr>
          <w:rFonts w:eastAsia="Times New Roman" w:cs="Times New Roman"/>
          <w:i/>
          <w:iCs/>
        </w:rPr>
        <w:t>Journal of Banking &amp; Finance</w:t>
      </w:r>
      <w:r w:rsidRPr="00957332">
        <w:rPr>
          <w:rFonts w:eastAsia="Times New Roman" w:cs="Times New Roman"/>
        </w:rPr>
        <w:t xml:space="preserve">, </w:t>
      </w:r>
      <w:r w:rsidRPr="00957332">
        <w:rPr>
          <w:rFonts w:eastAsia="Times New Roman" w:cs="Times New Roman"/>
          <w:i/>
          <w:iCs/>
        </w:rPr>
        <w:t>26</w:t>
      </w:r>
      <w:r w:rsidRPr="00957332">
        <w:rPr>
          <w:rFonts w:eastAsia="Times New Roman" w:cs="Times New Roman"/>
        </w:rPr>
        <w:t>(12), 2277-2299.</w:t>
      </w:r>
    </w:p>
    <w:p w14:paraId="4BBF4CEA"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rPr>
        <w:t xml:space="preserve">Leman, Jason. (2010). Quantitative data collection. </w:t>
      </w:r>
      <w:r w:rsidRPr="00957332">
        <w:rPr>
          <w:rFonts w:eastAsia="Times New Roman" w:cs="Times New Roman"/>
          <w:i/>
          <w:iCs/>
          <w:color w:val="222222"/>
        </w:rPr>
        <w:t>Practical Research and Evaluation: A Start-to-Finish Guide for Practitioners</w:t>
      </w:r>
      <w:r w:rsidRPr="00957332">
        <w:rPr>
          <w:rFonts w:eastAsia="Times New Roman" w:cs="Times New Roman"/>
          <w:color w:val="222222"/>
        </w:rPr>
        <w:t>. 172</w:t>
      </w:r>
    </w:p>
    <w:p w14:paraId="04F68FC4"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Lewis, David K. (1986). </w:t>
      </w:r>
      <w:r w:rsidRPr="00957332">
        <w:rPr>
          <w:rFonts w:eastAsia="Times New Roman" w:cs="Times New Roman"/>
          <w:i/>
          <w:iCs/>
        </w:rPr>
        <w:t>On the plurality of worlds</w:t>
      </w:r>
      <w:r w:rsidRPr="00957332">
        <w:rPr>
          <w:rFonts w:eastAsia="Times New Roman" w:cs="Times New Roman"/>
        </w:rPr>
        <w:t xml:space="preserve">. Oxford, UK: Blackwell. </w:t>
      </w:r>
    </w:p>
    <w:p w14:paraId="01F6151E" w14:textId="77777777" w:rsidR="00D7456A" w:rsidRPr="00AE119E" w:rsidRDefault="00D7456A" w:rsidP="00D7456A">
      <w:pPr>
        <w:ind w:left="720" w:hanging="720"/>
        <w:rPr>
          <w:rFonts w:cs="Times New Roman"/>
        </w:rPr>
      </w:pPr>
      <w:r w:rsidRPr="00957332">
        <w:rPr>
          <w:rFonts w:cs="Times New Roman"/>
        </w:rPr>
        <w:lastRenderedPageBreak/>
        <w:t xml:space="preserve">Lieberson, S., &amp; O'Connor, J. F. (1972). Leadership and organizational performance: A study of large corporations. </w:t>
      </w:r>
      <w:r w:rsidRPr="00957332">
        <w:rPr>
          <w:rFonts w:cs="Times New Roman"/>
          <w:i/>
          <w:iCs/>
        </w:rPr>
        <w:t>American Sociological Review</w:t>
      </w:r>
      <w:r w:rsidRPr="00957332">
        <w:rPr>
          <w:rFonts w:cs="Times New Roman"/>
        </w:rPr>
        <w:t>, 117-130.</w:t>
      </w:r>
    </w:p>
    <w:p w14:paraId="5894DB3E"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Lubatkin, M., Chung, K., Rogers, R. C., &amp; Owers, J. E. (1986, August). The Effect of Executive Succession on Stockholders Wealth of Large Corporations. In </w:t>
      </w:r>
      <w:r w:rsidRPr="00957332">
        <w:rPr>
          <w:rFonts w:eastAsia="Times New Roman" w:cs="Times New Roman"/>
          <w:i/>
          <w:iCs/>
        </w:rPr>
        <w:t>Academy of Management Proceedings</w:t>
      </w:r>
      <w:r w:rsidRPr="00957332">
        <w:rPr>
          <w:rFonts w:eastAsia="Times New Roman" w:cs="Times New Roman"/>
        </w:rPr>
        <w:t xml:space="preserve"> (Vol. 1986, No. 1, pp. 36-40). Academy of Management.</w:t>
      </w:r>
    </w:p>
    <w:p w14:paraId="61ABADF8" w14:textId="77777777" w:rsidR="00D7456A" w:rsidRPr="00AE119E" w:rsidRDefault="00D7456A" w:rsidP="00D7456A">
      <w:pPr>
        <w:ind w:left="720" w:hanging="720"/>
        <w:rPr>
          <w:rFonts w:cs="Times New Roman"/>
        </w:rPr>
      </w:pPr>
      <w:r w:rsidRPr="00957332">
        <w:rPr>
          <w:rFonts w:cs="Times New Roman"/>
        </w:rPr>
        <w:t xml:space="preserve">Luria, G. (2008) Climate strength: How leaders form consensus. </w:t>
      </w:r>
      <w:r w:rsidRPr="00957332">
        <w:rPr>
          <w:rFonts w:cs="Times New Roman"/>
          <w:i/>
          <w:iCs/>
        </w:rPr>
        <w:t>The Leadership Quarterly</w:t>
      </w:r>
      <w:r w:rsidRPr="00957332">
        <w:rPr>
          <w:rFonts w:cs="Times New Roman"/>
        </w:rPr>
        <w:t>, 19(1): 42-53.</w:t>
      </w:r>
    </w:p>
    <w:p w14:paraId="123DE8C6" w14:textId="77777777" w:rsidR="00D7456A" w:rsidRPr="00957332" w:rsidRDefault="00D7456A" w:rsidP="00D7456A">
      <w:pPr>
        <w:ind w:left="720" w:hanging="720"/>
        <w:rPr>
          <w:rFonts w:eastAsia="Times New Roman" w:cs="Times New Roman"/>
          <w:color w:val="222222"/>
          <w:shd w:val="clear" w:color="auto" w:fill="FFFFFF"/>
        </w:rPr>
      </w:pPr>
      <w:r w:rsidRPr="00957332">
        <w:rPr>
          <w:rFonts w:eastAsia="Times New Roman" w:cs="Times New Roman"/>
          <w:color w:val="222222"/>
          <w:shd w:val="clear" w:color="auto" w:fill="FFFFFF"/>
        </w:rPr>
        <w:t>Ma, W., Chen, H., Jiang, L., Song, G., &amp; Kan, H. (2011). Stock volatility as a risk factor for coronary heart disease death. </w:t>
      </w:r>
      <w:r w:rsidRPr="00957332">
        <w:rPr>
          <w:rFonts w:eastAsia="Times New Roman" w:cs="Times New Roman"/>
          <w:i/>
          <w:iCs/>
          <w:color w:val="222222"/>
          <w:shd w:val="clear" w:color="auto" w:fill="FFFFFF"/>
        </w:rPr>
        <w:t>European heart journal</w:t>
      </w:r>
      <w:r w:rsidRPr="00957332">
        <w:rPr>
          <w:rFonts w:eastAsia="Times New Roman" w:cs="Times New Roman"/>
          <w:color w:val="222222"/>
          <w:shd w:val="clear" w:color="auto" w:fill="FFFFFF"/>
        </w:rPr>
        <w:t>, </w:t>
      </w:r>
      <w:r w:rsidRPr="00957332">
        <w:rPr>
          <w:rFonts w:eastAsia="Times New Roman" w:cs="Times New Roman"/>
          <w:i/>
          <w:iCs/>
          <w:color w:val="222222"/>
          <w:shd w:val="clear" w:color="auto" w:fill="FFFFFF"/>
        </w:rPr>
        <w:t>32</w:t>
      </w:r>
      <w:r w:rsidRPr="00957332">
        <w:rPr>
          <w:rFonts w:eastAsia="Times New Roman" w:cs="Times New Roman"/>
          <w:color w:val="222222"/>
          <w:shd w:val="clear" w:color="auto" w:fill="FFFFFF"/>
        </w:rPr>
        <w:t>(8), 1006-1011.</w:t>
      </w:r>
    </w:p>
    <w:p w14:paraId="6C17BA0F" w14:textId="77777777" w:rsidR="00D7456A" w:rsidRPr="00AE119E" w:rsidRDefault="00D7456A" w:rsidP="00D7456A">
      <w:pPr>
        <w:ind w:left="720" w:hanging="720"/>
        <w:rPr>
          <w:rFonts w:cs="Times New Roman"/>
        </w:rPr>
      </w:pPr>
      <w:r w:rsidRPr="00957332">
        <w:rPr>
          <w:rFonts w:cs="Times New Roman"/>
        </w:rPr>
        <w:t>Mack, N., Woodsong, C., MacQueen, K. M., Guest, G., &amp; Namey, E. (2005).  Qualitative research methods: A data collector's field guide.  Family Health International.</w:t>
      </w:r>
    </w:p>
    <w:p w14:paraId="6549D240" w14:textId="77777777" w:rsidR="00D7456A" w:rsidRDefault="00D7456A" w:rsidP="00D7456A">
      <w:pPr>
        <w:ind w:left="720" w:hanging="720"/>
        <w:rPr>
          <w:rFonts w:eastAsia="Times New Roman" w:cs="Times New Roman"/>
        </w:rPr>
      </w:pPr>
      <w:r w:rsidRPr="00957332">
        <w:rPr>
          <w:rFonts w:eastAsia="Times New Roman" w:cs="Times New Roman"/>
        </w:rPr>
        <w:t xml:space="preserve">Mahajan, A., &amp; Lummer, S. (1993). Shareholder Wealth Effects of Management Change. </w:t>
      </w:r>
      <w:r w:rsidRPr="00957332">
        <w:rPr>
          <w:rFonts w:eastAsia="Times New Roman" w:cs="Times New Roman"/>
          <w:i/>
          <w:iCs/>
        </w:rPr>
        <w:t>Journal Of Business Finance &amp; Accounting</w:t>
      </w:r>
      <w:r w:rsidRPr="00957332">
        <w:rPr>
          <w:rFonts w:eastAsia="Times New Roman" w:cs="Times New Roman"/>
        </w:rPr>
        <w:t xml:space="preserve">, </w:t>
      </w:r>
      <w:r w:rsidRPr="00957332">
        <w:rPr>
          <w:rFonts w:eastAsia="Times New Roman" w:cs="Times New Roman"/>
          <w:i/>
          <w:iCs/>
        </w:rPr>
        <w:t>20</w:t>
      </w:r>
      <w:r w:rsidRPr="00957332">
        <w:rPr>
          <w:rFonts w:eastAsia="Times New Roman" w:cs="Times New Roman"/>
        </w:rPr>
        <w:t>(3), 393-410.</w:t>
      </w:r>
    </w:p>
    <w:p w14:paraId="5C13C461" w14:textId="77777777" w:rsidR="00D7456A" w:rsidRPr="00FD2B2A" w:rsidRDefault="00D7456A" w:rsidP="00D7456A">
      <w:pPr>
        <w:ind w:left="720" w:hanging="720"/>
        <w:rPr>
          <w:rFonts w:eastAsia="Times New Roman" w:cs="Times New Roman"/>
        </w:rPr>
      </w:pPr>
      <w:r w:rsidRPr="00FD2B2A">
        <w:rPr>
          <w:rFonts w:eastAsia="Times New Roman" w:cs="Times New Roman"/>
          <w:color w:val="222222"/>
          <w:shd w:val="clear" w:color="auto" w:fill="FFFFFF"/>
        </w:rPr>
        <w:t>Martin, J. A. (2011). Dynamic managerial capabilities and the multibusiness team: the role of episodic teams in executive leadership groups. </w:t>
      </w:r>
      <w:r w:rsidRPr="00FD2B2A">
        <w:rPr>
          <w:rFonts w:eastAsia="Times New Roman" w:cs="Times New Roman"/>
          <w:i/>
          <w:iCs/>
          <w:color w:val="222222"/>
          <w:shd w:val="clear" w:color="auto" w:fill="FFFFFF"/>
        </w:rPr>
        <w:t>Organization Science</w:t>
      </w:r>
      <w:r w:rsidRPr="00FD2B2A">
        <w:rPr>
          <w:rFonts w:eastAsia="Times New Roman" w:cs="Times New Roman"/>
          <w:color w:val="222222"/>
          <w:shd w:val="clear" w:color="auto" w:fill="FFFFFF"/>
        </w:rPr>
        <w:t>, </w:t>
      </w:r>
      <w:r w:rsidRPr="00FD2B2A">
        <w:rPr>
          <w:rFonts w:eastAsia="Times New Roman" w:cs="Times New Roman"/>
          <w:i/>
          <w:iCs/>
          <w:color w:val="222222"/>
          <w:shd w:val="clear" w:color="auto" w:fill="FFFFFF"/>
        </w:rPr>
        <w:t>22</w:t>
      </w:r>
      <w:r w:rsidRPr="00FD2B2A">
        <w:rPr>
          <w:rFonts w:eastAsia="Times New Roman" w:cs="Times New Roman"/>
          <w:color w:val="222222"/>
          <w:shd w:val="clear" w:color="auto" w:fill="FFFFFF"/>
        </w:rPr>
        <w:t>(1), 118-140.</w:t>
      </w:r>
    </w:p>
    <w:p w14:paraId="7D61A2FD" w14:textId="77777777" w:rsidR="00D7456A" w:rsidRPr="00FD2B2A" w:rsidRDefault="00D7456A" w:rsidP="00D7456A">
      <w:pPr>
        <w:ind w:left="720" w:hanging="720"/>
        <w:rPr>
          <w:rFonts w:eastAsia="Times New Roman" w:cs="Times New Roman"/>
        </w:rPr>
      </w:pPr>
      <w:r w:rsidRPr="00FD2B2A">
        <w:rPr>
          <w:rFonts w:eastAsia="Times New Roman" w:cs="Times New Roman"/>
        </w:rPr>
        <w:t xml:space="preserve">Maslow, A. (1943). A theory of human motivation. </w:t>
      </w:r>
      <w:r w:rsidRPr="00FD2B2A">
        <w:rPr>
          <w:rFonts w:eastAsia="Times New Roman" w:cs="Times New Roman"/>
          <w:i/>
          <w:iCs/>
        </w:rPr>
        <w:t>Psychological Review</w:t>
      </w:r>
      <w:r w:rsidRPr="00FD2B2A">
        <w:rPr>
          <w:rFonts w:eastAsia="Times New Roman" w:cs="Times New Roman"/>
        </w:rPr>
        <w:t xml:space="preserve">, </w:t>
      </w:r>
      <w:r w:rsidRPr="00FD2B2A">
        <w:rPr>
          <w:rFonts w:eastAsia="Times New Roman" w:cs="Times New Roman"/>
          <w:i/>
          <w:iCs/>
        </w:rPr>
        <w:t>50</w:t>
      </w:r>
      <w:r w:rsidRPr="00FD2B2A">
        <w:rPr>
          <w:rFonts w:eastAsia="Times New Roman" w:cs="Times New Roman"/>
        </w:rPr>
        <w:t>, 370-396.</w:t>
      </w:r>
    </w:p>
    <w:p w14:paraId="25B6B760" w14:textId="77777777" w:rsidR="00D7456A" w:rsidRPr="00FD2B2A" w:rsidRDefault="00D7456A" w:rsidP="00D7456A">
      <w:pPr>
        <w:ind w:left="720" w:hanging="720"/>
        <w:rPr>
          <w:rFonts w:eastAsia="Times New Roman" w:cs="Times New Roman"/>
        </w:rPr>
      </w:pPr>
      <w:r w:rsidRPr="00FD2B2A">
        <w:rPr>
          <w:rFonts w:eastAsia="Times New Roman" w:cs="Times New Roman"/>
          <w:color w:val="222222"/>
        </w:rPr>
        <w:t xml:space="preserve">May, K. (2011). Corporate social responsibility. </w:t>
      </w:r>
      <w:r w:rsidRPr="00FD2B2A">
        <w:rPr>
          <w:rFonts w:eastAsia="Times New Roman" w:cs="Times New Roman"/>
          <w:i/>
          <w:iCs/>
          <w:color w:val="222222"/>
        </w:rPr>
        <w:t>The handbook of communication and corporate social responsibility</w:t>
      </w:r>
      <w:r w:rsidRPr="00FD2B2A">
        <w:rPr>
          <w:rFonts w:eastAsia="Times New Roman" w:cs="Times New Roman"/>
          <w:color w:val="222222"/>
        </w:rPr>
        <w:t xml:space="preserve">, </w:t>
      </w:r>
      <w:r w:rsidRPr="00FD2B2A">
        <w:rPr>
          <w:rFonts w:eastAsia="Times New Roman" w:cs="Times New Roman"/>
          <w:i/>
          <w:iCs/>
          <w:color w:val="222222"/>
        </w:rPr>
        <w:t>16</w:t>
      </w:r>
      <w:r w:rsidRPr="00FD2B2A">
        <w:rPr>
          <w:rFonts w:eastAsia="Times New Roman" w:cs="Times New Roman"/>
          <w:color w:val="222222"/>
        </w:rPr>
        <w:t>, 87.</w:t>
      </w:r>
    </w:p>
    <w:p w14:paraId="6DA5B444" w14:textId="77777777" w:rsidR="00D7456A" w:rsidRPr="00FD2B2A" w:rsidRDefault="00D7456A" w:rsidP="00D7456A">
      <w:pPr>
        <w:ind w:left="720" w:hanging="720"/>
        <w:rPr>
          <w:rFonts w:eastAsia="Times New Roman" w:cs="Times New Roman"/>
        </w:rPr>
      </w:pPr>
      <w:r w:rsidRPr="00FD2B2A">
        <w:rPr>
          <w:rFonts w:eastAsia="Times New Roman" w:cs="Times New Roman"/>
        </w:rPr>
        <w:t xml:space="preserve">McIntosh, W. (1994). Stock Price and Management Changes: The Case of REITs. </w:t>
      </w:r>
      <w:r w:rsidRPr="00FD2B2A">
        <w:rPr>
          <w:rFonts w:eastAsia="Times New Roman" w:cs="Times New Roman"/>
          <w:i/>
          <w:iCs/>
        </w:rPr>
        <w:t xml:space="preserve">Journal Of </w:t>
      </w:r>
      <w:proofErr w:type="gramStart"/>
      <w:r w:rsidRPr="00FD2B2A">
        <w:rPr>
          <w:rFonts w:eastAsia="Times New Roman" w:cs="Times New Roman"/>
          <w:i/>
          <w:iCs/>
        </w:rPr>
        <w:t>The</w:t>
      </w:r>
      <w:proofErr w:type="gramEnd"/>
      <w:r w:rsidRPr="00FD2B2A">
        <w:rPr>
          <w:rFonts w:eastAsia="Times New Roman" w:cs="Times New Roman"/>
          <w:i/>
          <w:iCs/>
        </w:rPr>
        <w:t xml:space="preserve"> American Real Estate </w:t>
      </w:r>
      <w:proofErr w:type="gramStart"/>
      <w:r w:rsidRPr="00FD2B2A">
        <w:rPr>
          <w:rFonts w:eastAsia="Times New Roman" w:cs="Times New Roman"/>
          <w:i/>
          <w:iCs/>
        </w:rPr>
        <w:t>And</w:t>
      </w:r>
      <w:proofErr w:type="gramEnd"/>
      <w:r w:rsidRPr="00FD2B2A">
        <w:rPr>
          <w:rFonts w:eastAsia="Times New Roman" w:cs="Times New Roman"/>
          <w:i/>
          <w:iCs/>
        </w:rPr>
        <w:t xml:space="preserve"> Urban Economics Association</w:t>
      </w:r>
      <w:r w:rsidRPr="00FD2B2A">
        <w:rPr>
          <w:rFonts w:eastAsia="Times New Roman" w:cs="Times New Roman"/>
        </w:rPr>
        <w:t xml:space="preserve">, </w:t>
      </w:r>
      <w:r w:rsidRPr="00FD2B2A">
        <w:rPr>
          <w:rFonts w:eastAsia="Times New Roman" w:cs="Times New Roman"/>
          <w:i/>
          <w:iCs/>
        </w:rPr>
        <w:t>22</w:t>
      </w:r>
      <w:r w:rsidRPr="00FD2B2A">
        <w:rPr>
          <w:rFonts w:eastAsia="Times New Roman" w:cs="Times New Roman"/>
        </w:rPr>
        <w:t>(3), 515-526.</w:t>
      </w:r>
    </w:p>
    <w:p w14:paraId="09017F1B" w14:textId="77777777" w:rsidR="00D7456A" w:rsidRPr="00FD2B2A" w:rsidRDefault="00D7456A" w:rsidP="00D7456A">
      <w:pPr>
        <w:ind w:left="720" w:hanging="720"/>
        <w:rPr>
          <w:rFonts w:eastAsia="Times New Roman" w:cs="Times New Roman"/>
        </w:rPr>
      </w:pPr>
      <w:r w:rsidRPr="00FD2B2A">
        <w:rPr>
          <w:rFonts w:eastAsia="Times New Roman" w:cs="Times New Roman"/>
          <w:color w:val="000000"/>
          <w:shd w:val="clear" w:color="auto" w:fill="FFFFFF"/>
        </w:rPr>
        <w:lastRenderedPageBreak/>
        <w:t>Meier, K., Brudney, J., &amp; Bohte, J. (2010). </w:t>
      </w:r>
      <w:r w:rsidRPr="00FD2B2A">
        <w:rPr>
          <w:rFonts w:eastAsia="Times New Roman" w:cs="Times New Roman"/>
          <w:i/>
          <w:iCs/>
          <w:color w:val="000000"/>
          <w:shd w:val="clear" w:color="auto" w:fill="FFFFFF"/>
        </w:rPr>
        <w:t>Applied Statistics for Public and Nonprofit Administration</w:t>
      </w:r>
      <w:r w:rsidRPr="00FD2B2A">
        <w:rPr>
          <w:rFonts w:eastAsia="Times New Roman" w:cs="Times New Roman"/>
          <w:color w:val="000000"/>
          <w:shd w:val="clear" w:color="auto" w:fill="FFFFFF"/>
        </w:rPr>
        <w:t>. (8th ed.). Boston, MA: Wadsworth.</w:t>
      </w:r>
    </w:p>
    <w:p w14:paraId="1975DF97" w14:textId="77777777" w:rsidR="00D7456A" w:rsidRPr="00FD2B2A" w:rsidRDefault="00D7456A" w:rsidP="00D7456A">
      <w:pPr>
        <w:ind w:left="720" w:hanging="720"/>
        <w:rPr>
          <w:rFonts w:eastAsia="Times New Roman" w:cs="Times New Roman"/>
        </w:rPr>
      </w:pPr>
      <w:r w:rsidRPr="00FD2B2A">
        <w:rPr>
          <w:rFonts w:eastAsia="Times New Roman" w:cs="Times New Roman"/>
        </w:rPr>
        <w:t xml:space="preserve">Merton, R. (1985). </w:t>
      </w:r>
      <w:r w:rsidRPr="00FD2B2A">
        <w:rPr>
          <w:rFonts w:eastAsia="Times New Roman" w:cs="Times New Roman"/>
          <w:i/>
          <w:iCs/>
        </w:rPr>
        <w:t>Bureaucratic structure and personality</w:t>
      </w:r>
      <w:r w:rsidRPr="00FD2B2A">
        <w:rPr>
          <w:rFonts w:eastAsia="Times New Roman" w:cs="Times New Roman"/>
        </w:rPr>
        <w:t>. New York, NY: Free Press.</w:t>
      </w:r>
    </w:p>
    <w:p w14:paraId="5A0F60D9" w14:textId="77777777" w:rsidR="00D7456A" w:rsidRPr="00FD2B2A" w:rsidRDefault="00D7456A" w:rsidP="00D7456A">
      <w:pPr>
        <w:ind w:left="720" w:hanging="720"/>
        <w:rPr>
          <w:rFonts w:eastAsia="Times New Roman" w:cs="Times New Roman"/>
          <w:color w:val="222222"/>
        </w:rPr>
      </w:pPr>
      <w:r w:rsidRPr="00FD2B2A">
        <w:rPr>
          <w:rFonts w:eastAsia="Times New Roman" w:cs="Times New Roman"/>
          <w:color w:val="222222"/>
        </w:rPr>
        <w:t xml:space="preserve">Men, L. R. (2012). </w:t>
      </w:r>
      <w:proofErr w:type="gramStart"/>
      <w:r w:rsidRPr="00FD2B2A">
        <w:rPr>
          <w:rFonts w:eastAsia="Times New Roman" w:cs="Times New Roman"/>
          <w:color w:val="222222"/>
        </w:rPr>
        <w:t>CEO credibility,</w:t>
      </w:r>
      <w:proofErr w:type="gramEnd"/>
      <w:r w:rsidRPr="00FD2B2A">
        <w:rPr>
          <w:rFonts w:eastAsia="Times New Roman" w:cs="Times New Roman"/>
          <w:color w:val="222222"/>
        </w:rPr>
        <w:t xml:space="preserve"> perceived organizational reputation, and employee engagement. </w:t>
      </w:r>
      <w:r w:rsidRPr="00FD2B2A">
        <w:rPr>
          <w:rFonts w:eastAsia="Times New Roman" w:cs="Times New Roman"/>
          <w:i/>
          <w:iCs/>
          <w:color w:val="222222"/>
        </w:rPr>
        <w:t>Public Relations Review</w:t>
      </w:r>
      <w:r w:rsidRPr="00FD2B2A">
        <w:rPr>
          <w:rFonts w:eastAsia="Times New Roman" w:cs="Times New Roman"/>
          <w:color w:val="222222"/>
        </w:rPr>
        <w:t xml:space="preserve">, </w:t>
      </w:r>
      <w:r w:rsidRPr="00FD2B2A">
        <w:rPr>
          <w:rFonts w:eastAsia="Times New Roman" w:cs="Times New Roman"/>
          <w:i/>
          <w:iCs/>
          <w:color w:val="222222"/>
        </w:rPr>
        <w:t>38</w:t>
      </w:r>
      <w:r w:rsidRPr="00FD2B2A">
        <w:rPr>
          <w:rFonts w:eastAsia="Times New Roman" w:cs="Times New Roman"/>
          <w:color w:val="222222"/>
        </w:rPr>
        <w:t>(1), 171-173.</w:t>
      </w:r>
    </w:p>
    <w:p w14:paraId="65B367B9" w14:textId="5425BC98" w:rsidR="00D7456A" w:rsidRPr="006F2684" w:rsidRDefault="00D7456A" w:rsidP="006F2684">
      <w:pPr>
        <w:ind w:left="720" w:hanging="720"/>
        <w:rPr>
          <w:rFonts w:eastAsia="Times New Roman" w:cs="Times New Roman"/>
        </w:rPr>
      </w:pPr>
      <w:r w:rsidRPr="00FD2B2A">
        <w:rPr>
          <w:rFonts w:eastAsia="Times New Roman" w:cs="Times New Roman"/>
          <w:color w:val="222222"/>
          <w:shd w:val="clear" w:color="auto" w:fill="FFFFFF"/>
        </w:rPr>
        <w:t>Nakauchi, M., &amp; Wiersema, M. F. (2011, January). EXECUTIVE SUCCESSION AND STRATEGIC CHANGE: THE IMPACT OF THE BOARD IN JAPANESE COMPANIES. In </w:t>
      </w:r>
      <w:r w:rsidRPr="00FD2B2A">
        <w:rPr>
          <w:rFonts w:eastAsia="Times New Roman" w:cs="Times New Roman"/>
          <w:i/>
          <w:iCs/>
          <w:color w:val="222222"/>
          <w:shd w:val="clear" w:color="auto" w:fill="FFFFFF"/>
        </w:rPr>
        <w:t>Academy of Management Proceedings</w:t>
      </w:r>
      <w:r w:rsidRPr="00FD2B2A">
        <w:rPr>
          <w:rFonts w:eastAsia="Times New Roman" w:cs="Times New Roman"/>
          <w:color w:val="222222"/>
          <w:shd w:val="clear" w:color="auto" w:fill="FFFFFF"/>
        </w:rPr>
        <w:t> (Vol. 2011, No. 1, pp. 1-5). Academy of Management.</w:t>
      </w:r>
    </w:p>
    <w:p w14:paraId="2E9F2203" w14:textId="77777777" w:rsidR="00D7456A" w:rsidRPr="00957332" w:rsidRDefault="00D7456A" w:rsidP="00D7456A">
      <w:pPr>
        <w:ind w:left="720" w:hanging="720"/>
        <w:rPr>
          <w:rFonts w:eastAsia="Times New Roman" w:cs="Times New Roman"/>
          <w:color w:val="222222"/>
          <w:u w:val="single"/>
        </w:rPr>
      </w:pPr>
      <w:r w:rsidRPr="00957332">
        <w:rPr>
          <w:rFonts w:eastAsia="Times New Roman" w:cs="Times New Roman"/>
          <w:color w:val="222222"/>
        </w:rPr>
        <w:t xml:space="preserve">NASDAQ. (2013). Retrieved from </w:t>
      </w:r>
      <w:hyperlink r:id="rId39" w:history="1">
        <w:r w:rsidRPr="00957332">
          <w:rPr>
            <w:rStyle w:val="Hyperlink"/>
            <w:rFonts w:eastAsia="Times New Roman" w:cs="Times New Roman"/>
          </w:rPr>
          <w:t>http://www.nasdaq.com/</w:t>
        </w:r>
      </w:hyperlink>
      <w:r w:rsidRPr="00957332">
        <w:rPr>
          <w:rFonts w:eastAsia="Times New Roman" w:cs="Times New Roman"/>
          <w:color w:val="222222"/>
          <w:u w:val="single"/>
        </w:rPr>
        <w:t>.</w:t>
      </w:r>
    </w:p>
    <w:p w14:paraId="29E8A5F5" w14:textId="77777777" w:rsidR="00D7456A" w:rsidRPr="00957332" w:rsidRDefault="00D7456A" w:rsidP="00D7456A">
      <w:pPr>
        <w:ind w:left="720" w:hanging="720"/>
        <w:rPr>
          <w:rFonts w:eastAsia="Times New Roman" w:cs="Times New Roman"/>
          <w:color w:val="222222"/>
        </w:rPr>
      </w:pPr>
      <w:r w:rsidRPr="00957332">
        <w:rPr>
          <w:rFonts w:eastAsia="Times New Roman" w:cs="Times New Roman"/>
          <w:color w:val="222222"/>
        </w:rPr>
        <w:t xml:space="preserve">Nelling, E., &amp; Webb, E. (2009). Corporate social responsibility and financial performance: the “virtuous circle” revisited. </w:t>
      </w:r>
      <w:r w:rsidRPr="00957332">
        <w:rPr>
          <w:rFonts w:eastAsia="Times New Roman" w:cs="Times New Roman"/>
          <w:i/>
          <w:iCs/>
          <w:color w:val="222222"/>
        </w:rPr>
        <w:t>Review of Quantitative Finance and Accounting</w:t>
      </w:r>
      <w:r w:rsidRPr="00957332">
        <w:rPr>
          <w:rFonts w:eastAsia="Times New Roman" w:cs="Times New Roman"/>
          <w:color w:val="222222"/>
        </w:rPr>
        <w:t xml:space="preserve">, </w:t>
      </w:r>
      <w:r w:rsidRPr="00957332">
        <w:rPr>
          <w:rFonts w:eastAsia="Times New Roman" w:cs="Times New Roman"/>
          <w:i/>
          <w:iCs/>
          <w:color w:val="222222"/>
        </w:rPr>
        <w:t>32</w:t>
      </w:r>
      <w:r w:rsidRPr="00957332">
        <w:rPr>
          <w:rFonts w:eastAsia="Times New Roman" w:cs="Times New Roman"/>
          <w:color w:val="222222"/>
        </w:rPr>
        <w:t>(2), 197-209.</w:t>
      </w:r>
    </w:p>
    <w:p w14:paraId="5D336BD0" w14:textId="77777777" w:rsidR="00D7456A" w:rsidRPr="00957332" w:rsidRDefault="00D7456A" w:rsidP="00D7456A">
      <w:pPr>
        <w:ind w:left="720" w:hanging="720"/>
        <w:rPr>
          <w:rFonts w:eastAsia="Times New Roman" w:cs="Times New Roman"/>
          <w:color w:val="222222"/>
          <w:u w:val="single"/>
        </w:rPr>
      </w:pPr>
      <w:r w:rsidRPr="00957332">
        <w:rPr>
          <w:rFonts w:eastAsia="Times New Roman" w:cs="Times New Roman"/>
          <w:color w:val="222222"/>
        </w:rPr>
        <w:t>NYSE (2013). Retrieved from http://www.nyse.com.</w:t>
      </w:r>
    </w:p>
    <w:p w14:paraId="18BBF32A" w14:textId="77777777" w:rsidR="00D7456A" w:rsidRPr="00957332" w:rsidRDefault="00D7456A" w:rsidP="00D7456A">
      <w:pPr>
        <w:ind w:left="720" w:hanging="720"/>
        <w:rPr>
          <w:rFonts w:eastAsia="Times New Roman" w:cs="Times New Roman"/>
          <w:color w:val="222222"/>
        </w:rPr>
      </w:pPr>
      <w:r w:rsidRPr="00957332">
        <w:rPr>
          <w:rFonts w:eastAsia="Times New Roman" w:cs="Times New Roman"/>
          <w:color w:val="222222"/>
        </w:rPr>
        <w:t xml:space="preserve">O'Kane, C., &amp; Cunningham, J. (2012). Leadership Changes and Approaches During Company </w:t>
      </w:r>
    </w:p>
    <w:p w14:paraId="7D6C5B9C" w14:textId="77777777" w:rsidR="00D7456A" w:rsidRPr="00957332" w:rsidRDefault="00D7456A" w:rsidP="00D7456A">
      <w:pPr>
        <w:ind w:left="720" w:hanging="720"/>
        <w:rPr>
          <w:rFonts w:eastAsia="Times New Roman" w:cs="Times New Roman"/>
          <w:color w:val="222222"/>
        </w:rPr>
      </w:pPr>
      <w:r w:rsidRPr="00957332">
        <w:rPr>
          <w:rFonts w:eastAsia="Times New Roman" w:cs="Times New Roman"/>
          <w:color w:val="222222"/>
        </w:rPr>
        <w:t xml:space="preserve">O'Reilly, C. A., Caldwell, D. F., Chatman, J. A., Lapiz, M., &amp; Self, W. (2010). How leadership matters: The effects of leaders' alignment on strategy implementation. </w:t>
      </w:r>
      <w:r w:rsidRPr="00957332">
        <w:rPr>
          <w:rFonts w:eastAsia="Times New Roman" w:cs="Times New Roman"/>
          <w:i/>
          <w:iCs/>
          <w:color w:val="222222"/>
        </w:rPr>
        <w:t>The Leadership Quarterly</w:t>
      </w:r>
      <w:r w:rsidRPr="00957332">
        <w:rPr>
          <w:rFonts w:eastAsia="Times New Roman" w:cs="Times New Roman"/>
          <w:color w:val="222222"/>
        </w:rPr>
        <w:t xml:space="preserve">, </w:t>
      </w:r>
      <w:r w:rsidRPr="00957332">
        <w:rPr>
          <w:rFonts w:eastAsia="Times New Roman" w:cs="Times New Roman"/>
          <w:i/>
          <w:iCs/>
          <w:color w:val="222222"/>
        </w:rPr>
        <w:t>21</w:t>
      </w:r>
      <w:r w:rsidRPr="00957332">
        <w:rPr>
          <w:rFonts w:eastAsia="Times New Roman" w:cs="Times New Roman"/>
          <w:color w:val="222222"/>
        </w:rPr>
        <w:t>(1), 104-113.</w:t>
      </w:r>
    </w:p>
    <w:p w14:paraId="41036935" w14:textId="77777777" w:rsidR="00D7456A" w:rsidRPr="00957332" w:rsidRDefault="00D7456A" w:rsidP="00D7456A">
      <w:pPr>
        <w:ind w:left="720" w:hanging="720"/>
        <w:rPr>
          <w:rStyle w:val="Hyperlink"/>
          <w:rFonts w:eastAsia="Times New Roman" w:cs="Times New Roman"/>
        </w:rPr>
      </w:pPr>
      <w:r w:rsidRPr="00957332">
        <w:rPr>
          <w:rFonts w:eastAsia="Times New Roman" w:cs="Times New Roman"/>
          <w:i/>
          <w:iCs/>
        </w:rPr>
        <w:t>Organizational design: The star model</w:t>
      </w:r>
      <w:r w:rsidRPr="00957332">
        <w:rPr>
          <w:rFonts w:eastAsia="Times New Roman" w:cs="Times New Roman"/>
        </w:rPr>
        <w:t xml:space="preserve">. (2012). Retrieved from </w:t>
      </w:r>
      <w:hyperlink r:id="rId40" w:history="1">
        <w:r w:rsidRPr="00957332">
          <w:rPr>
            <w:rStyle w:val="Hyperlink"/>
            <w:rFonts w:eastAsia="Times New Roman" w:cs="Times New Roman"/>
          </w:rPr>
          <w:t>http://www.expertprogrammanagement.com/2010/11/organizational-design-–-star-model/</w:t>
        </w:r>
      </w:hyperlink>
    </w:p>
    <w:p w14:paraId="3AE7E1B5" w14:textId="77777777" w:rsidR="00D7456A" w:rsidRPr="00957332" w:rsidRDefault="00D7456A" w:rsidP="00D7456A">
      <w:pPr>
        <w:ind w:left="720" w:hanging="720"/>
        <w:rPr>
          <w:rFonts w:eastAsia="Times New Roman" w:cs="Times New Roman"/>
          <w:color w:val="222222"/>
        </w:rPr>
      </w:pPr>
      <w:r w:rsidRPr="00957332">
        <w:rPr>
          <w:rFonts w:eastAsia="Times New Roman" w:cs="Times New Roman"/>
          <w:color w:val="222222"/>
        </w:rPr>
        <w:lastRenderedPageBreak/>
        <w:t xml:space="preserve">Pan, Y., Wang, T. Y., &amp; Weisbach, M. S. (2013). </w:t>
      </w:r>
      <w:r w:rsidRPr="00957332">
        <w:rPr>
          <w:rFonts w:eastAsia="Times New Roman" w:cs="Times New Roman"/>
          <w:i/>
          <w:iCs/>
          <w:color w:val="222222"/>
        </w:rPr>
        <w:t>Learning about CEO Ability and Stock Return Volatility</w:t>
      </w:r>
      <w:r w:rsidRPr="00957332">
        <w:rPr>
          <w:rFonts w:eastAsia="Times New Roman" w:cs="Times New Roman"/>
          <w:color w:val="222222"/>
        </w:rPr>
        <w:t xml:space="preserve"> (No. w18882). National Bureau of Economic Research.</w:t>
      </w:r>
    </w:p>
    <w:p w14:paraId="6CCAB338" w14:textId="77777777" w:rsidR="00D7456A" w:rsidRPr="00AE119E" w:rsidRDefault="00D7456A" w:rsidP="00D7456A">
      <w:pPr>
        <w:ind w:left="720" w:hanging="720"/>
        <w:rPr>
          <w:rStyle w:val="Hyperlink"/>
          <w:rFonts w:eastAsia="Times New Roman" w:cs="Times New Roman"/>
          <w:color w:val="000000"/>
          <w:shd w:val="clear" w:color="auto" w:fill="FFFFFF"/>
        </w:rPr>
      </w:pPr>
      <w:r w:rsidRPr="00957332">
        <w:rPr>
          <w:rFonts w:eastAsia="Times New Roman" w:cs="Times New Roman"/>
          <w:color w:val="000000"/>
          <w:shd w:val="clear" w:color="auto" w:fill="FFFFFF"/>
        </w:rPr>
        <w:t>Pederson, J. &amp; Madden, C. (2013). CEO Turnover Slows in June. </w:t>
      </w:r>
      <w:r w:rsidRPr="00957332">
        <w:rPr>
          <w:rFonts w:eastAsia="Times New Roman" w:cs="Times New Roman"/>
          <w:i/>
          <w:iCs/>
          <w:color w:val="000000"/>
          <w:shd w:val="clear" w:color="auto" w:fill="FFFFFF"/>
        </w:rPr>
        <w:t xml:space="preserve">Challenger, Gray and Christmas. </w:t>
      </w:r>
      <w:r w:rsidRPr="00957332">
        <w:rPr>
          <w:rFonts w:eastAsia="Times New Roman" w:cs="Times New Roman"/>
          <w:color w:val="000000"/>
          <w:shd w:val="clear" w:color="auto" w:fill="FFFFFF"/>
        </w:rPr>
        <w:t xml:space="preserve">Retrieved from </w:t>
      </w:r>
      <w:hyperlink r:id="rId41" w:history="1">
        <w:r w:rsidRPr="00957332">
          <w:rPr>
            <w:rStyle w:val="Hyperlink"/>
            <w:rFonts w:eastAsia="Times New Roman" w:cs="Times New Roman"/>
            <w:shd w:val="clear" w:color="auto" w:fill="FFFFFF"/>
          </w:rPr>
          <w:t>http://www.challengergray.com/press/PressRelease.aspx?PressUid=277</w:t>
        </w:r>
      </w:hyperlink>
    </w:p>
    <w:p w14:paraId="374A5CB6" w14:textId="77777777" w:rsidR="00D7456A" w:rsidRPr="00AE119E" w:rsidRDefault="00D7456A" w:rsidP="00D7456A">
      <w:pPr>
        <w:ind w:left="720" w:hanging="720"/>
        <w:rPr>
          <w:rStyle w:val="Hyperlink"/>
          <w:rFonts w:eastAsia="Times New Roman" w:cs="Times New Roman"/>
        </w:rPr>
      </w:pPr>
      <w:r w:rsidRPr="00957332">
        <w:rPr>
          <w:rFonts w:eastAsia="Times New Roman" w:cs="Times New Roman"/>
        </w:rPr>
        <w:t xml:space="preserve">Piotroski, J. D., &amp; Roulstone, D. T. (2004). The influence of analysts, institutional investors, and insiders on the incorporation of market, industry, and firm-specific information into stock prices. </w:t>
      </w:r>
      <w:r w:rsidRPr="00957332">
        <w:rPr>
          <w:rFonts w:eastAsia="Times New Roman" w:cs="Times New Roman"/>
          <w:i/>
          <w:iCs/>
        </w:rPr>
        <w:t>The Accounting Review</w:t>
      </w:r>
      <w:r w:rsidRPr="00957332">
        <w:rPr>
          <w:rFonts w:eastAsia="Times New Roman" w:cs="Times New Roman"/>
        </w:rPr>
        <w:t xml:space="preserve">, </w:t>
      </w:r>
      <w:r w:rsidRPr="00957332">
        <w:rPr>
          <w:rFonts w:eastAsia="Times New Roman" w:cs="Times New Roman"/>
          <w:i/>
          <w:iCs/>
        </w:rPr>
        <w:t>79</w:t>
      </w:r>
      <w:r w:rsidRPr="00957332">
        <w:rPr>
          <w:rFonts w:eastAsia="Times New Roman" w:cs="Times New Roman"/>
        </w:rPr>
        <w:t>(4), 1119-1151.</w:t>
      </w:r>
    </w:p>
    <w:p w14:paraId="3AD38537" w14:textId="77777777" w:rsidR="00D7456A" w:rsidRDefault="00D7456A" w:rsidP="00D7456A">
      <w:pPr>
        <w:ind w:left="720" w:hanging="720"/>
        <w:rPr>
          <w:rFonts w:eastAsia="Times New Roman" w:cs="Times New Roman"/>
        </w:rPr>
      </w:pPr>
      <w:r w:rsidRPr="00957332">
        <w:rPr>
          <w:rFonts w:eastAsia="Times New Roman" w:cs="Times New Roman"/>
        </w:rPr>
        <w:t xml:space="preserve">Prahalad, C. K., &amp; Hamel, G. (1990). The core competence of the corporation. </w:t>
      </w:r>
      <w:r w:rsidRPr="00957332">
        <w:rPr>
          <w:rFonts w:eastAsia="Times New Roman" w:cs="Times New Roman"/>
          <w:i/>
          <w:iCs/>
        </w:rPr>
        <w:t>Resources, firms, and strategies: A reader in the resource-based perspective</w:t>
      </w:r>
      <w:r w:rsidRPr="00957332">
        <w:rPr>
          <w:rFonts w:eastAsia="Times New Roman" w:cs="Times New Roman"/>
        </w:rPr>
        <w:t>, 235-256.</w:t>
      </w:r>
    </w:p>
    <w:p w14:paraId="244B1714" w14:textId="46C0E99C" w:rsidR="00D7456A" w:rsidRPr="006F2684" w:rsidRDefault="00D7456A" w:rsidP="006F2684">
      <w:pPr>
        <w:ind w:left="720" w:hanging="720"/>
        <w:rPr>
          <w:rStyle w:val="Hyperlink"/>
          <w:rFonts w:ascii="Times" w:eastAsia="Times New Roman" w:hAnsi="Times" w:cs="Times New Roman"/>
          <w:color w:val="auto"/>
          <w:sz w:val="20"/>
          <w:szCs w:val="20"/>
          <w:u w:val="none"/>
        </w:rPr>
      </w:pPr>
      <w:r w:rsidRPr="000F35F9">
        <w:rPr>
          <w:rFonts w:eastAsia="Times New Roman" w:cs="Times New Roman"/>
          <w:color w:val="000000"/>
          <w:shd w:val="clear" w:color="auto" w:fill="FFFFFF"/>
        </w:rPr>
        <w:t>Reeves</w:t>
      </w:r>
      <w:r>
        <w:rPr>
          <w:rFonts w:eastAsia="Times New Roman" w:cs="Times New Roman"/>
          <w:color w:val="000000"/>
          <w:shd w:val="clear" w:color="auto" w:fill="FFFFFF"/>
        </w:rPr>
        <w:t>, M., &amp; Delmer, M. (2013). The V</w:t>
      </w:r>
      <w:r w:rsidRPr="000F35F9">
        <w:rPr>
          <w:rFonts w:eastAsia="Times New Roman" w:cs="Times New Roman"/>
          <w:color w:val="000000"/>
          <w:shd w:val="clear" w:color="auto" w:fill="FFFFFF"/>
        </w:rPr>
        <w:t xml:space="preserve">olatile </w:t>
      </w:r>
      <w:r>
        <w:rPr>
          <w:rFonts w:eastAsia="Times New Roman" w:cs="Times New Roman"/>
          <w:color w:val="000000"/>
          <w:shd w:val="clear" w:color="auto" w:fill="FFFFFF"/>
        </w:rPr>
        <w:t>U.S. Economy, Industry by I</w:t>
      </w:r>
      <w:r w:rsidRPr="000F35F9">
        <w:rPr>
          <w:rFonts w:eastAsia="Times New Roman" w:cs="Times New Roman"/>
          <w:color w:val="000000"/>
          <w:shd w:val="clear" w:color="auto" w:fill="FFFFFF"/>
        </w:rPr>
        <w:t>ndustry. </w:t>
      </w:r>
      <w:r w:rsidRPr="000F35F9">
        <w:rPr>
          <w:rFonts w:eastAsia="Times New Roman" w:cs="Times New Roman"/>
          <w:i/>
          <w:iCs/>
          <w:color w:val="000000"/>
          <w:shd w:val="clear" w:color="auto" w:fill="FFFFFF"/>
        </w:rPr>
        <w:t>Harvard Business Review</w:t>
      </w:r>
      <w:r w:rsidRPr="000F35F9">
        <w:rPr>
          <w:rFonts w:eastAsia="Times New Roman" w:cs="Times New Roman"/>
          <w:color w:val="000000"/>
          <w:shd w:val="clear" w:color="auto" w:fill="FFFFFF"/>
        </w:rPr>
        <w:t>, Retrieved from http://hbr.org/web/slideshows/the-volatile-us-economy-industry-by-industry/6-slide</w:t>
      </w:r>
    </w:p>
    <w:p w14:paraId="6FC12D22" w14:textId="77777777" w:rsidR="00D7456A" w:rsidRPr="00957332" w:rsidRDefault="00D7456A" w:rsidP="00D7456A">
      <w:pPr>
        <w:ind w:left="720" w:hanging="720"/>
        <w:rPr>
          <w:rFonts w:eastAsia="Times New Roman" w:cs="Times New Roman"/>
          <w:i/>
          <w:iCs/>
        </w:rPr>
      </w:pPr>
      <w:r w:rsidRPr="00957332">
        <w:rPr>
          <w:rFonts w:eastAsia="Times New Roman" w:cs="Times New Roman"/>
          <w:iCs/>
        </w:rPr>
        <w:t>Reinganum, M.R. (1985). The effect of executive succession on stockholder wealth,</w:t>
      </w:r>
      <w:r w:rsidRPr="00957332">
        <w:rPr>
          <w:rFonts w:eastAsia="Times New Roman" w:cs="Times New Roman"/>
          <w:i/>
          <w:iCs/>
        </w:rPr>
        <w:t xml:space="preserve"> Administrative Science Quarterly </w:t>
      </w:r>
      <w:r w:rsidRPr="00957332">
        <w:rPr>
          <w:rFonts w:eastAsia="Times New Roman" w:cs="Times New Roman"/>
          <w:iCs/>
        </w:rPr>
        <w:t>30, 46-60</w:t>
      </w:r>
      <w:r w:rsidRPr="00957332">
        <w:rPr>
          <w:rFonts w:eastAsia="Times New Roman" w:cs="Times New Roman"/>
          <w:i/>
          <w:iCs/>
        </w:rPr>
        <w:t xml:space="preserve">. </w:t>
      </w:r>
    </w:p>
    <w:p w14:paraId="60ED6D82" w14:textId="77777777" w:rsidR="00D7456A" w:rsidRPr="00957332" w:rsidRDefault="00D7456A" w:rsidP="00D7456A">
      <w:pPr>
        <w:ind w:left="720" w:hanging="720"/>
        <w:rPr>
          <w:rFonts w:eastAsia="Times New Roman" w:cs="Times New Roman"/>
        </w:rPr>
      </w:pPr>
      <w:r w:rsidRPr="00957332">
        <w:rPr>
          <w:rFonts w:cs="Times New Roman"/>
        </w:rPr>
        <w:t xml:space="preserve">Renshaw, E. (2002). The Stock Market, Oil Price Shocks, Economic Recessions and the Business Cycle </w:t>
      </w:r>
      <w:proofErr w:type="gramStart"/>
      <w:r w:rsidRPr="00957332">
        <w:rPr>
          <w:rFonts w:cs="Times New Roman"/>
        </w:rPr>
        <w:t>With</w:t>
      </w:r>
      <w:proofErr w:type="gramEnd"/>
      <w:r w:rsidRPr="00957332">
        <w:rPr>
          <w:rFonts w:cs="Times New Roman"/>
        </w:rPr>
        <w:t xml:space="preserve"> </w:t>
      </w:r>
      <w:proofErr w:type="gramStart"/>
      <w:r w:rsidRPr="00957332">
        <w:rPr>
          <w:rFonts w:cs="Times New Roman"/>
        </w:rPr>
        <w:t>An</w:t>
      </w:r>
      <w:proofErr w:type="gramEnd"/>
      <w:r w:rsidRPr="00957332">
        <w:rPr>
          <w:rFonts w:cs="Times New Roman"/>
        </w:rPr>
        <w:t xml:space="preserve"> Emphasis on Forecasting.</w:t>
      </w:r>
    </w:p>
    <w:p w14:paraId="0F8EED52" w14:textId="77777777" w:rsidR="00D7456A" w:rsidRPr="00957332" w:rsidRDefault="00D7456A" w:rsidP="00D7456A">
      <w:pPr>
        <w:ind w:left="720" w:hanging="720"/>
        <w:rPr>
          <w:rFonts w:eastAsia="Times New Roman" w:cs="Times New Roman"/>
        </w:rPr>
      </w:pPr>
      <w:r w:rsidRPr="00957332">
        <w:rPr>
          <w:rFonts w:eastAsia="Times New Roman" w:cs="Times New Roman"/>
        </w:rPr>
        <w:t>Rhim, J. C., Peluchette, J. V., &amp; Song, I. (2006). Stock market reactions and firm performance surrounding CEO succession: Antecedents of succession and successor origin.</w:t>
      </w:r>
      <w:r w:rsidRPr="00957332">
        <w:rPr>
          <w:rFonts w:eastAsia="Times New Roman" w:cs="Times New Roman"/>
          <w:i/>
          <w:iCs/>
        </w:rPr>
        <w:t xml:space="preserve"> Mid - American Journal of Business, 21</w:t>
      </w:r>
      <w:r w:rsidRPr="00957332">
        <w:rPr>
          <w:rFonts w:eastAsia="Times New Roman" w:cs="Times New Roman"/>
        </w:rPr>
        <w:t>(1), 21-30. Retrieved from http://search.proquest.com/docview/214180220?accountid=32521</w:t>
      </w:r>
    </w:p>
    <w:p w14:paraId="79331523" w14:textId="77777777" w:rsidR="00D7456A" w:rsidRPr="00957332" w:rsidRDefault="00D7456A" w:rsidP="00D7456A">
      <w:pPr>
        <w:ind w:left="720" w:hanging="720"/>
        <w:rPr>
          <w:rFonts w:cs="Times New Roman"/>
        </w:rPr>
      </w:pPr>
      <w:r w:rsidRPr="00957332">
        <w:rPr>
          <w:rFonts w:cs="Times New Roman"/>
        </w:rPr>
        <w:lastRenderedPageBreak/>
        <w:t xml:space="preserve">Roady, D., &amp; McCoun, G. (2011). CEO transitions. </w:t>
      </w:r>
      <w:r w:rsidRPr="00957332">
        <w:rPr>
          <w:rFonts w:cs="Times New Roman"/>
          <w:i/>
          <w:iCs/>
        </w:rPr>
        <w:t>FRI Journal</w:t>
      </w:r>
      <w:r w:rsidRPr="00957332">
        <w:rPr>
          <w:rFonts w:cs="Times New Roman"/>
        </w:rPr>
        <w:t>, Retrieved from http://ftijournal.com/article/ceo-transitions</w:t>
      </w:r>
    </w:p>
    <w:p w14:paraId="37BEE251" w14:textId="77777777" w:rsidR="00D7456A" w:rsidRPr="00957332" w:rsidRDefault="00D7456A" w:rsidP="00D7456A">
      <w:pPr>
        <w:ind w:left="720" w:hanging="720"/>
        <w:rPr>
          <w:rFonts w:cs="Times New Roman"/>
        </w:rPr>
      </w:pPr>
      <w:r w:rsidRPr="00957332">
        <w:rPr>
          <w:rFonts w:cs="Times New Roman"/>
        </w:rPr>
        <w:t xml:space="preserve">Robbins, S. &amp; Coulter, M.  (2010) </w:t>
      </w:r>
      <w:r w:rsidRPr="00957332">
        <w:rPr>
          <w:rFonts w:cs="Times New Roman"/>
          <w:i/>
          <w:iCs/>
        </w:rPr>
        <w:t xml:space="preserve">Management.  </w:t>
      </w:r>
      <w:r w:rsidRPr="00957332">
        <w:rPr>
          <w:rFonts w:cs="Times New Roman"/>
        </w:rPr>
        <w:t>Upper Saddle River, NJ: Prentice Hall.</w:t>
      </w:r>
    </w:p>
    <w:p w14:paraId="30FD07FB" w14:textId="77777777" w:rsidR="00D7456A" w:rsidRPr="00957332" w:rsidRDefault="00D7456A" w:rsidP="00D7456A">
      <w:pPr>
        <w:ind w:left="720" w:hanging="720"/>
        <w:rPr>
          <w:rFonts w:eastAsia="Times New Roman" w:cs="Times New Roman"/>
        </w:rPr>
      </w:pPr>
      <w:r w:rsidRPr="00957332">
        <w:rPr>
          <w:rFonts w:eastAsia="Times New Roman" w:cs="Times New Roman"/>
          <w:color w:val="000000"/>
          <w:shd w:val="clear" w:color="auto" w:fill="FFFFFF"/>
        </w:rPr>
        <w:t>Roll, R. (1984): "A Simple Implicit Measure of the Effective Bid-Ask Spread in an Efficient Market", </w:t>
      </w:r>
      <w:r w:rsidRPr="00957332">
        <w:rPr>
          <w:rFonts w:eastAsia="Times New Roman" w:cs="Times New Roman"/>
          <w:i/>
          <w:iCs/>
          <w:color w:val="000000"/>
          <w:shd w:val="clear" w:color="auto" w:fill="FFFFFF"/>
        </w:rPr>
        <w:t>Journal of Finance</w:t>
      </w:r>
      <w:r w:rsidRPr="00957332">
        <w:rPr>
          <w:rFonts w:eastAsia="Times New Roman" w:cs="Times New Roman"/>
          <w:color w:val="000000"/>
          <w:shd w:val="clear" w:color="auto" w:fill="FFFFFF"/>
        </w:rPr>
        <w:t> </w:t>
      </w:r>
      <w:r w:rsidRPr="00957332">
        <w:rPr>
          <w:rFonts w:eastAsia="Times New Roman" w:cs="Times New Roman"/>
          <w:b/>
          <w:bCs/>
          <w:color w:val="000000"/>
          <w:shd w:val="clear" w:color="auto" w:fill="FFFFFF"/>
        </w:rPr>
        <w:t>39</w:t>
      </w:r>
      <w:r w:rsidRPr="00957332">
        <w:rPr>
          <w:rFonts w:eastAsia="Times New Roman" w:cs="Times New Roman"/>
          <w:color w:val="000000"/>
          <w:shd w:val="clear" w:color="auto" w:fill="FFFFFF"/>
        </w:rPr>
        <w:t> (4), 1127-1139</w:t>
      </w:r>
    </w:p>
    <w:p w14:paraId="7627F7C1"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Schein, E. (2012). Corporate culture. </w:t>
      </w:r>
      <w:r w:rsidRPr="00957332">
        <w:rPr>
          <w:rFonts w:eastAsia="Times New Roman" w:cs="Times New Roman"/>
          <w:i/>
          <w:iCs/>
        </w:rPr>
        <w:t>Handbook for Strategic HR: Best Practices in Organization Development from the OD Network</w:t>
      </w:r>
      <w:r w:rsidRPr="00957332">
        <w:rPr>
          <w:rFonts w:eastAsia="Times New Roman" w:cs="Times New Roman"/>
        </w:rPr>
        <w:t>, 253.</w:t>
      </w:r>
    </w:p>
    <w:p w14:paraId="7658A391" w14:textId="77777777" w:rsidR="00D7456A" w:rsidRPr="00957332" w:rsidRDefault="00D7456A" w:rsidP="00D7456A">
      <w:pPr>
        <w:ind w:left="720" w:hanging="720"/>
        <w:rPr>
          <w:rStyle w:val="Hyperlink"/>
          <w:rFonts w:cs="Times New Roman"/>
        </w:rPr>
      </w:pPr>
      <w:r w:rsidRPr="00957332">
        <w:rPr>
          <w:rFonts w:cs="Times New Roman"/>
        </w:rPr>
        <w:t xml:space="preserve">Schwager, J. (1999). </w:t>
      </w:r>
      <w:r w:rsidRPr="00957332">
        <w:rPr>
          <w:rFonts w:cs="Times New Roman"/>
          <w:i/>
          <w:iCs/>
        </w:rPr>
        <w:t>Technical analysis</w:t>
      </w:r>
      <w:r w:rsidRPr="00957332">
        <w:rPr>
          <w:rFonts w:cs="Times New Roman"/>
        </w:rPr>
        <w:t>. New York, NY: John Wiley and Sons.</w:t>
      </w:r>
    </w:p>
    <w:p w14:paraId="4187E6A4" w14:textId="77777777" w:rsidR="00D7456A" w:rsidRPr="00957332" w:rsidRDefault="00D7456A" w:rsidP="00D7456A">
      <w:pPr>
        <w:pStyle w:val="Default"/>
        <w:spacing w:line="480" w:lineRule="auto"/>
        <w:ind w:left="720" w:hanging="720"/>
        <w:rPr>
          <w:rStyle w:val="Hyperlink"/>
          <w:rFonts w:eastAsia="Times New Roman"/>
        </w:rPr>
      </w:pPr>
      <w:r w:rsidRPr="00957332">
        <w:rPr>
          <w:rFonts w:eastAsia="Times New Roman"/>
        </w:rPr>
        <w:t xml:space="preserve">Schwert, W. 1989. "Why Does Stock Market Volatility Change Over Time?" </w:t>
      </w:r>
      <w:r w:rsidRPr="00957332">
        <w:rPr>
          <w:rFonts w:eastAsia="Times New Roman"/>
          <w:i/>
          <w:iCs/>
        </w:rPr>
        <w:t>Journal of Finance</w:t>
      </w:r>
      <w:r w:rsidRPr="00957332">
        <w:rPr>
          <w:rFonts w:eastAsia="Times New Roman"/>
        </w:rPr>
        <w:t xml:space="preserve"> 44, pp. 1,115-1,153.</w:t>
      </w:r>
    </w:p>
    <w:p w14:paraId="15A7E9E3" w14:textId="77777777" w:rsidR="00D7456A" w:rsidRDefault="00D7456A" w:rsidP="00D7456A">
      <w:pPr>
        <w:pStyle w:val="Default"/>
        <w:spacing w:line="480" w:lineRule="auto"/>
        <w:ind w:left="720" w:hanging="720"/>
        <w:rPr>
          <w:rFonts w:eastAsia="Times New Roman"/>
        </w:rPr>
      </w:pPr>
      <w:r w:rsidRPr="00957332">
        <w:rPr>
          <w:rFonts w:eastAsia="Times New Roman"/>
        </w:rPr>
        <w:t xml:space="preserve">Schwert, G. W. (1990). Stock market volatility. </w:t>
      </w:r>
      <w:r w:rsidRPr="00957332">
        <w:rPr>
          <w:rFonts w:eastAsia="Times New Roman"/>
          <w:i/>
          <w:iCs/>
        </w:rPr>
        <w:t>Financial analysts journal</w:t>
      </w:r>
      <w:r w:rsidRPr="00957332">
        <w:rPr>
          <w:rFonts w:eastAsia="Times New Roman"/>
        </w:rPr>
        <w:t>, 23-34.</w:t>
      </w:r>
    </w:p>
    <w:p w14:paraId="65C467CE" w14:textId="77777777" w:rsidR="00D7456A" w:rsidRPr="00CB5E04" w:rsidRDefault="00D7456A" w:rsidP="00D7456A">
      <w:pPr>
        <w:ind w:left="720" w:hanging="720"/>
        <w:rPr>
          <w:rFonts w:eastAsia="Times New Roman" w:cs="Times New Roman"/>
        </w:rPr>
      </w:pPr>
      <w:r w:rsidRPr="00CB5E04">
        <w:rPr>
          <w:rFonts w:eastAsia="Times New Roman" w:cs="Times New Roman"/>
          <w:color w:val="222222"/>
          <w:shd w:val="clear" w:color="auto" w:fill="FFFFFF"/>
        </w:rPr>
        <w:t xml:space="preserve">Schwert, G. W. (2002). Stock volatility in the new millennium: how wacky is </w:t>
      </w:r>
      <w:proofErr w:type="gramStart"/>
      <w:r w:rsidRPr="00CB5E04">
        <w:rPr>
          <w:rFonts w:eastAsia="Times New Roman" w:cs="Times New Roman"/>
          <w:color w:val="222222"/>
          <w:shd w:val="clear" w:color="auto" w:fill="FFFFFF"/>
        </w:rPr>
        <w:t>Nasdaq?.</w:t>
      </w:r>
      <w:proofErr w:type="gramEnd"/>
      <w:r w:rsidRPr="00CB5E04">
        <w:rPr>
          <w:rFonts w:eastAsia="Times New Roman" w:cs="Times New Roman"/>
          <w:color w:val="222222"/>
          <w:shd w:val="clear" w:color="auto" w:fill="FFFFFF"/>
        </w:rPr>
        <w:t> </w:t>
      </w:r>
      <w:r w:rsidRPr="00CB5E04">
        <w:rPr>
          <w:rFonts w:eastAsia="Times New Roman" w:cs="Times New Roman"/>
          <w:i/>
          <w:iCs/>
          <w:color w:val="222222"/>
          <w:shd w:val="clear" w:color="auto" w:fill="FFFFFF"/>
        </w:rPr>
        <w:t>Journal of Monetary Economics</w:t>
      </w:r>
      <w:r w:rsidRPr="00CB5E04">
        <w:rPr>
          <w:rFonts w:eastAsia="Times New Roman" w:cs="Times New Roman"/>
          <w:color w:val="222222"/>
          <w:shd w:val="clear" w:color="auto" w:fill="FFFFFF"/>
        </w:rPr>
        <w:t>, </w:t>
      </w:r>
      <w:r w:rsidRPr="00CB5E04">
        <w:rPr>
          <w:rFonts w:eastAsia="Times New Roman" w:cs="Times New Roman"/>
          <w:i/>
          <w:iCs/>
          <w:color w:val="222222"/>
          <w:shd w:val="clear" w:color="auto" w:fill="FFFFFF"/>
        </w:rPr>
        <w:t>49</w:t>
      </w:r>
      <w:r w:rsidRPr="00CB5E04">
        <w:rPr>
          <w:rFonts w:eastAsia="Times New Roman" w:cs="Times New Roman"/>
          <w:color w:val="222222"/>
          <w:shd w:val="clear" w:color="auto" w:fill="FFFFFF"/>
        </w:rPr>
        <w:t>(1), 3-26.</w:t>
      </w:r>
    </w:p>
    <w:p w14:paraId="3ACF2879" w14:textId="77777777" w:rsidR="00D7456A" w:rsidRPr="00957332" w:rsidRDefault="00D7456A" w:rsidP="00D7456A">
      <w:pPr>
        <w:pStyle w:val="Default"/>
        <w:spacing w:line="480" w:lineRule="auto"/>
        <w:ind w:left="720" w:hanging="720"/>
        <w:rPr>
          <w:rStyle w:val="Hyperlink"/>
          <w:rFonts w:eastAsia="Times New Roman"/>
        </w:rPr>
      </w:pPr>
      <w:r w:rsidRPr="00957332">
        <w:rPr>
          <w:rFonts w:eastAsia="Times New Roman"/>
          <w:color w:val="222222"/>
        </w:rPr>
        <w:t>Schwert, G. W. (2011). Stock volatility during the recent financial crisis.</w:t>
      </w:r>
      <w:r>
        <w:rPr>
          <w:rFonts w:eastAsia="Times New Roman"/>
          <w:color w:val="222222"/>
        </w:rPr>
        <w:t xml:space="preserve"> </w:t>
      </w:r>
      <w:r w:rsidRPr="00957332">
        <w:rPr>
          <w:rFonts w:eastAsia="Times New Roman"/>
          <w:i/>
          <w:iCs/>
          <w:color w:val="222222"/>
        </w:rPr>
        <w:t>European Financial Management</w:t>
      </w:r>
      <w:r w:rsidRPr="00957332">
        <w:rPr>
          <w:rFonts w:eastAsia="Times New Roman"/>
          <w:color w:val="222222"/>
        </w:rPr>
        <w:t>, </w:t>
      </w:r>
      <w:r w:rsidRPr="00957332">
        <w:rPr>
          <w:rFonts w:eastAsia="Times New Roman"/>
          <w:i/>
          <w:iCs/>
          <w:color w:val="222222"/>
        </w:rPr>
        <w:t>17</w:t>
      </w:r>
      <w:r w:rsidRPr="00957332">
        <w:rPr>
          <w:rFonts w:eastAsia="Times New Roman"/>
          <w:color w:val="222222"/>
        </w:rPr>
        <w:t>(5), 789-805.</w:t>
      </w:r>
    </w:p>
    <w:p w14:paraId="38506D3E"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Shafer, G., &amp; Vovk, V. (2005). </w:t>
      </w:r>
      <w:r w:rsidRPr="00957332">
        <w:rPr>
          <w:rFonts w:eastAsia="Times New Roman" w:cs="Times New Roman"/>
          <w:i/>
          <w:iCs/>
        </w:rPr>
        <w:t>Probability and finance: it's only a game!</w:t>
      </w:r>
      <w:r w:rsidRPr="00957332">
        <w:rPr>
          <w:rFonts w:eastAsia="Times New Roman" w:cs="Times New Roman"/>
        </w:rPr>
        <w:t xml:space="preserve"> (Vol. 491). Wiley-Interscience.</w:t>
      </w:r>
    </w:p>
    <w:p w14:paraId="007BC1B6"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Shafritz, J., Ott, S., &amp; Jang, Y. (2005). </w:t>
      </w:r>
      <w:r w:rsidRPr="00957332">
        <w:rPr>
          <w:rFonts w:eastAsia="Times New Roman" w:cs="Times New Roman"/>
          <w:i/>
          <w:iCs/>
        </w:rPr>
        <w:t>Classics of organization theory</w:t>
      </w:r>
      <w:r w:rsidRPr="00957332">
        <w:rPr>
          <w:rFonts w:eastAsia="Times New Roman" w:cs="Times New Roman"/>
        </w:rPr>
        <w:t>. (6th ed.). Belmont, CA: Wadsworth.</w:t>
      </w:r>
    </w:p>
    <w:p w14:paraId="26C322F5"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Shen, W., &amp; Cannella, A. r. (2002). Revisiting the performance consequences of CEO succession: The impacts of successor type, postsuccession senior executive turnover, and departing CEO turnover. </w:t>
      </w:r>
      <w:r w:rsidRPr="00957332">
        <w:rPr>
          <w:rFonts w:eastAsia="Times New Roman" w:cs="Times New Roman"/>
          <w:i/>
          <w:iCs/>
        </w:rPr>
        <w:t>Academy Of Management Journal</w:t>
      </w:r>
      <w:r w:rsidRPr="00957332">
        <w:rPr>
          <w:rFonts w:eastAsia="Times New Roman" w:cs="Times New Roman"/>
        </w:rPr>
        <w:t xml:space="preserve">, </w:t>
      </w:r>
      <w:r w:rsidRPr="00957332">
        <w:rPr>
          <w:rFonts w:eastAsia="Times New Roman" w:cs="Times New Roman"/>
          <w:i/>
          <w:iCs/>
        </w:rPr>
        <w:t>45</w:t>
      </w:r>
      <w:r w:rsidRPr="00957332">
        <w:rPr>
          <w:rFonts w:eastAsia="Times New Roman" w:cs="Times New Roman"/>
        </w:rPr>
        <w:t>(4), 717-733.</w:t>
      </w:r>
    </w:p>
    <w:p w14:paraId="2720E18E"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shd w:val="clear" w:color="auto" w:fill="FFFFFF"/>
        </w:rPr>
        <w:lastRenderedPageBreak/>
        <w:t>Simsek, A. (2011). </w:t>
      </w:r>
      <w:r w:rsidRPr="00957332">
        <w:rPr>
          <w:rFonts w:eastAsia="Times New Roman" w:cs="Times New Roman"/>
          <w:i/>
          <w:iCs/>
          <w:color w:val="222222"/>
          <w:shd w:val="clear" w:color="auto" w:fill="FFFFFF"/>
        </w:rPr>
        <w:t>Speculation and risk sharing with new financial assets</w:t>
      </w:r>
      <w:r w:rsidRPr="00957332">
        <w:rPr>
          <w:rFonts w:eastAsia="Times New Roman" w:cs="Times New Roman"/>
          <w:color w:val="222222"/>
          <w:shd w:val="clear" w:color="auto" w:fill="FFFFFF"/>
        </w:rPr>
        <w:t> (No. w17506). National Bureau of Economic Research.</w:t>
      </w:r>
    </w:p>
    <w:p w14:paraId="3379CDAE"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Smollan, R. K., &amp; Sayers, J. G. (2009). Organizational culture, change and emotions: A qualitative study. </w:t>
      </w:r>
      <w:r w:rsidRPr="00957332">
        <w:rPr>
          <w:rFonts w:eastAsia="Times New Roman" w:cs="Times New Roman"/>
          <w:i/>
          <w:iCs/>
        </w:rPr>
        <w:t>Journal of Change Management</w:t>
      </w:r>
      <w:r w:rsidRPr="00957332">
        <w:rPr>
          <w:rFonts w:eastAsia="Times New Roman" w:cs="Times New Roman"/>
        </w:rPr>
        <w:t xml:space="preserve">, </w:t>
      </w:r>
      <w:r w:rsidRPr="00957332">
        <w:rPr>
          <w:rFonts w:eastAsia="Times New Roman" w:cs="Times New Roman"/>
          <w:i/>
          <w:iCs/>
        </w:rPr>
        <w:t>9</w:t>
      </w:r>
      <w:r w:rsidRPr="00957332">
        <w:rPr>
          <w:rFonts w:eastAsia="Times New Roman" w:cs="Times New Roman"/>
        </w:rPr>
        <w:t>(4), 435-457.</w:t>
      </w:r>
    </w:p>
    <w:p w14:paraId="62D45A2C"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shd w:val="clear" w:color="auto" w:fill="FFFFFF"/>
        </w:rPr>
        <w:t>Sornette, D. (2008). Stock Market Speculation. </w:t>
      </w:r>
      <w:r w:rsidRPr="00957332">
        <w:rPr>
          <w:rFonts w:eastAsia="Times New Roman" w:cs="Times New Roman"/>
          <w:i/>
          <w:iCs/>
          <w:color w:val="222222"/>
          <w:shd w:val="clear" w:color="auto" w:fill="FFFFFF"/>
        </w:rPr>
        <w:t>arXiv preprint cond-mat/0004001</w:t>
      </w:r>
      <w:r w:rsidRPr="00957332">
        <w:rPr>
          <w:rFonts w:eastAsia="Times New Roman" w:cs="Times New Roman"/>
          <w:color w:val="222222"/>
          <w:shd w:val="clear" w:color="auto" w:fill="FFFFFF"/>
        </w:rPr>
        <w:t>.</w:t>
      </w:r>
    </w:p>
    <w:p w14:paraId="079436E5" w14:textId="77777777" w:rsidR="00D7456A" w:rsidRPr="00957332" w:rsidRDefault="00D7456A" w:rsidP="00D7456A">
      <w:pPr>
        <w:ind w:left="720" w:hanging="720"/>
        <w:rPr>
          <w:rFonts w:cs="Times New Roman"/>
        </w:rPr>
      </w:pPr>
      <w:r w:rsidRPr="00957332">
        <w:rPr>
          <w:rFonts w:cs="Times New Roman"/>
        </w:rPr>
        <w:t xml:space="preserve">Stake, R. E. (2010).  </w:t>
      </w:r>
      <w:r w:rsidRPr="00957332">
        <w:rPr>
          <w:rFonts w:cs="Times New Roman"/>
          <w:i/>
          <w:iCs/>
        </w:rPr>
        <w:t>Qualitative research: Studying how things work</w:t>
      </w:r>
      <w:r w:rsidRPr="00957332">
        <w:rPr>
          <w:rFonts w:cs="Times New Roman"/>
        </w:rPr>
        <w:t>.  The Guilford Press.</w:t>
      </w:r>
    </w:p>
    <w:p w14:paraId="5C0AB65F"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Svara, J. (2007). </w:t>
      </w:r>
      <w:r w:rsidRPr="00957332">
        <w:rPr>
          <w:rFonts w:eastAsia="Times New Roman" w:cs="Times New Roman"/>
          <w:i/>
          <w:iCs/>
        </w:rPr>
        <w:t>The ethics primer for public administrators in government and nonprofit organizations</w:t>
      </w:r>
      <w:r w:rsidRPr="00957332">
        <w:rPr>
          <w:rFonts w:eastAsia="Times New Roman" w:cs="Times New Roman"/>
        </w:rPr>
        <w:t>. Sudbury, MA: Jones and Bartlett Publishers.</w:t>
      </w:r>
    </w:p>
    <w:p w14:paraId="220349C8"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Tetlock, P. C. (2007). Giving Content to Investor Sentiment: The Role of Media in the Stock Market. </w:t>
      </w:r>
      <w:r w:rsidRPr="00957332">
        <w:rPr>
          <w:rFonts w:eastAsia="Times New Roman" w:cs="Times New Roman"/>
          <w:i/>
          <w:iCs/>
        </w:rPr>
        <w:t>Journal Of Finance</w:t>
      </w:r>
      <w:r w:rsidRPr="00957332">
        <w:rPr>
          <w:rFonts w:eastAsia="Times New Roman" w:cs="Times New Roman"/>
        </w:rPr>
        <w:t xml:space="preserve">, </w:t>
      </w:r>
      <w:r w:rsidRPr="00957332">
        <w:rPr>
          <w:rFonts w:eastAsia="Times New Roman" w:cs="Times New Roman"/>
          <w:i/>
          <w:iCs/>
        </w:rPr>
        <w:t>62</w:t>
      </w:r>
      <w:r w:rsidRPr="00957332">
        <w:rPr>
          <w:rFonts w:eastAsia="Times New Roman" w:cs="Times New Roman"/>
        </w:rPr>
        <w:t>(3), 1139-1168. doi:10.1111/j.1540-6261.</w:t>
      </w:r>
      <w:proofErr w:type="gramStart"/>
      <w:r w:rsidRPr="00957332">
        <w:rPr>
          <w:rFonts w:eastAsia="Times New Roman" w:cs="Times New Roman"/>
        </w:rPr>
        <w:t>2007.01232.x</w:t>
      </w:r>
      <w:proofErr w:type="gramEnd"/>
    </w:p>
    <w:p w14:paraId="73324D61" w14:textId="77777777" w:rsidR="00D7456A" w:rsidRPr="00957332" w:rsidRDefault="00D7456A" w:rsidP="00D7456A">
      <w:pPr>
        <w:autoSpaceDE w:val="0"/>
        <w:autoSpaceDN w:val="0"/>
        <w:adjustRightInd w:val="0"/>
        <w:ind w:left="720" w:hanging="720"/>
        <w:rPr>
          <w:rFonts w:cs="Times New Roman"/>
        </w:rPr>
      </w:pPr>
      <w:r w:rsidRPr="00957332">
        <w:rPr>
          <w:rFonts w:cs="Times New Roman"/>
        </w:rPr>
        <w:t>Thompson, AA, Jr., and Strickland, A.J., III. 1996. Strategic management: Concepts and cases, 9thed. Irwin: Chicago, p. 326-7. Copyright, Irwin (Times Mirror Higher Education Group).</w:t>
      </w:r>
    </w:p>
    <w:p w14:paraId="6BCF6644" w14:textId="77777777" w:rsidR="00D7456A" w:rsidRPr="00AE119E" w:rsidRDefault="00D7456A" w:rsidP="00D7456A">
      <w:pPr>
        <w:ind w:left="720" w:hanging="720"/>
        <w:rPr>
          <w:rFonts w:eastAsia="Times New Roman" w:cs="Times New Roman"/>
        </w:rPr>
      </w:pPr>
      <w:r w:rsidRPr="00957332">
        <w:rPr>
          <w:rFonts w:eastAsia="Times New Roman" w:cs="Times New Roman"/>
          <w:color w:val="222222"/>
          <w:shd w:val="clear" w:color="auto" w:fill="FFFFFF"/>
        </w:rPr>
        <w:t>Tidd, J., &amp; Bessant, J. (2011). </w:t>
      </w:r>
      <w:r w:rsidRPr="00957332">
        <w:rPr>
          <w:rFonts w:eastAsia="Times New Roman" w:cs="Times New Roman"/>
          <w:i/>
          <w:iCs/>
          <w:color w:val="222222"/>
          <w:shd w:val="clear" w:color="auto" w:fill="FFFFFF"/>
        </w:rPr>
        <w:t>Managing innovation: integrating technological, market and organizational change</w:t>
      </w:r>
      <w:r w:rsidRPr="00957332">
        <w:rPr>
          <w:rFonts w:eastAsia="Times New Roman" w:cs="Times New Roman"/>
          <w:color w:val="222222"/>
          <w:shd w:val="clear" w:color="auto" w:fill="FFFFFF"/>
        </w:rPr>
        <w:t>. Wiley.com.</w:t>
      </w:r>
    </w:p>
    <w:p w14:paraId="0E932B6D"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shd w:val="clear" w:color="auto" w:fill="FFFFFF"/>
        </w:rPr>
        <w:t>Tseng, C. H., Cheng, S. T., &amp; Wang, Y. H. (2009). New hybrid methodology for stock volatility prediction. </w:t>
      </w:r>
      <w:r w:rsidRPr="00957332">
        <w:rPr>
          <w:rFonts w:eastAsia="Times New Roman" w:cs="Times New Roman"/>
          <w:i/>
          <w:iCs/>
          <w:color w:val="222222"/>
          <w:shd w:val="clear" w:color="auto" w:fill="FFFFFF"/>
        </w:rPr>
        <w:t>Expert Systems with Applications</w:t>
      </w:r>
      <w:r w:rsidRPr="00957332">
        <w:rPr>
          <w:rFonts w:eastAsia="Times New Roman" w:cs="Times New Roman"/>
          <w:color w:val="222222"/>
          <w:shd w:val="clear" w:color="auto" w:fill="FFFFFF"/>
        </w:rPr>
        <w:t>, </w:t>
      </w:r>
      <w:r w:rsidRPr="00957332">
        <w:rPr>
          <w:rFonts w:eastAsia="Times New Roman" w:cs="Times New Roman"/>
          <w:i/>
          <w:iCs/>
          <w:color w:val="222222"/>
          <w:shd w:val="clear" w:color="auto" w:fill="FFFFFF"/>
        </w:rPr>
        <w:t>36</w:t>
      </w:r>
      <w:r w:rsidRPr="00957332">
        <w:rPr>
          <w:rFonts w:eastAsia="Times New Roman" w:cs="Times New Roman"/>
          <w:color w:val="222222"/>
          <w:shd w:val="clear" w:color="auto" w:fill="FFFFFF"/>
        </w:rPr>
        <w:t>(2), 1833-1839.</w:t>
      </w:r>
    </w:p>
    <w:p w14:paraId="3EF5BDA7" w14:textId="77777777" w:rsidR="00D7456A" w:rsidRDefault="00D7456A" w:rsidP="00D7456A">
      <w:pPr>
        <w:widowControl w:val="0"/>
        <w:autoSpaceDE w:val="0"/>
        <w:autoSpaceDN w:val="0"/>
        <w:adjustRightInd w:val="0"/>
        <w:ind w:left="720" w:hanging="720"/>
        <w:rPr>
          <w:rFonts w:cs="Times New Roman"/>
        </w:rPr>
      </w:pPr>
      <w:r w:rsidRPr="00957332">
        <w:rPr>
          <w:rFonts w:cs="Times New Roman"/>
        </w:rPr>
        <w:t xml:space="preserve">Tushman, Newman, &amp; Romanelli.  (1986).  Managing the Unsteady Pace of Organizational Change.  </w:t>
      </w:r>
      <w:r w:rsidRPr="00957332">
        <w:rPr>
          <w:rFonts w:cs="Times New Roman"/>
          <w:i/>
        </w:rPr>
        <w:t>California Management Review.</w:t>
      </w:r>
      <w:r w:rsidRPr="00957332">
        <w:rPr>
          <w:rFonts w:cs="Times New Roman"/>
        </w:rPr>
        <w:t xml:space="preserve">  Vol. 29, Issue 1.</w:t>
      </w:r>
    </w:p>
    <w:p w14:paraId="74798D53" w14:textId="77777777" w:rsidR="00D7456A" w:rsidRPr="00F0317B" w:rsidRDefault="00D7456A" w:rsidP="00D7456A">
      <w:pPr>
        <w:ind w:left="720" w:hanging="720"/>
        <w:rPr>
          <w:rFonts w:eastAsia="Times New Roman" w:cs="Times New Roman"/>
        </w:rPr>
      </w:pPr>
      <w:r w:rsidRPr="00F0317B">
        <w:rPr>
          <w:rFonts w:eastAsia="Times New Roman" w:cs="Times New Roman"/>
          <w:color w:val="222222"/>
          <w:shd w:val="clear" w:color="auto" w:fill="FFFFFF"/>
        </w:rPr>
        <w:t>Tushman, M. L., &amp; O'Reilly, C. A. (2013). </w:t>
      </w:r>
      <w:r w:rsidRPr="00F0317B">
        <w:rPr>
          <w:rFonts w:eastAsia="Times New Roman" w:cs="Times New Roman"/>
          <w:i/>
          <w:iCs/>
          <w:color w:val="222222"/>
          <w:shd w:val="clear" w:color="auto" w:fill="FFFFFF"/>
        </w:rPr>
        <w:t>Winning through innovation: A practical guide to leading organizational change and renewal</w:t>
      </w:r>
      <w:r w:rsidRPr="00F0317B">
        <w:rPr>
          <w:rFonts w:eastAsia="Times New Roman" w:cs="Times New Roman"/>
          <w:color w:val="222222"/>
          <w:shd w:val="clear" w:color="auto" w:fill="FFFFFF"/>
        </w:rPr>
        <w:t>. Harvard Business Press.</w:t>
      </w:r>
    </w:p>
    <w:p w14:paraId="762FAB4D" w14:textId="77777777" w:rsidR="00D7456A" w:rsidRPr="00F0317B" w:rsidRDefault="00D7456A" w:rsidP="00D7456A">
      <w:pPr>
        <w:spacing w:line="240" w:lineRule="auto"/>
        <w:ind w:firstLine="0"/>
        <w:rPr>
          <w:rFonts w:ascii="Times" w:eastAsia="Times New Roman" w:hAnsi="Times" w:cs="Times New Roman"/>
          <w:sz w:val="20"/>
          <w:szCs w:val="20"/>
        </w:rPr>
      </w:pPr>
    </w:p>
    <w:p w14:paraId="1DCB9672"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Warner, J. B., Watts, R. L., &amp; Wruck, K. H. (1988). Stock prices and top management changes. </w:t>
      </w:r>
      <w:r w:rsidRPr="00957332">
        <w:rPr>
          <w:rFonts w:eastAsia="Times New Roman" w:cs="Times New Roman"/>
          <w:i/>
          <w:iCs/>
        </w:rPr>
        <w:t>Journal of financial Economics</w:t>
      </w:r>
      <w:r w:rsidRPr="00957332">
        <w:rPr>
          <w:rFonts w:eastAsia="Times New Roman" w:cs="Times New Roman"/>
        </w:rPr>
        <w:t xml:space="preserve">, </w:t>
      </w:r>
      <w:r w:rsidRPr="00957332">
        <w:rPr>
          <w:rFonts w:eastAsia="Times New Roman" w:cs="Times New Roman"/>
          <w:i/>
          <w:iCs/>
        </w:rPr>
        <w:t>20</w:t>
      </w:r>
      <w:r w:rsidRPr="00957332">
        <w:rPr>
          <w:rFonts w:eastAsia="Times New Roman" w:cs="Times New Roman"/>
        </w:rPr>
        <w:t>, 461-492.</w:t>
      </w:r>
    </w:p>
    <w:p w14:paraId="2657556E" w14:textId="77777777" w:rsidR="00D7456A" w:rsidRPr="00AE119E" w:rsidRDefault="00D7456A" w:rsidP="00D7456A">
      <w:pPr>
        <w:ind w:left="720" w:hanging="720"/>
        <w:rPr>
          <w:rFonts w:eastAsia="Times New Roman" w:cs="Times New Roman"/>
          <w:color w:val="0000FF" w:themeColor="hyperlink"/>
          <w:u w:val="single"/>
        </w:rPr>
      </w:pPr>
      <w:r w:rsidRPr="00957332">
        <w:rPr>
          <w:rFonts w:eastAsia="Times New Roman" w:cs="Times New Roman"/>
        </w:rPr>
        <w:t xml:space="preserve">Wearden, G. (2011, August 25). Apple stock drops as Steve Jobs resigns chief executive role. </w:t>
      </w:r>
      <w:r w:rsidRPr="00957332">
        <w:rPr>
          <w:rFonts w:eastAsia="Times New Roman" w:cs="Times New Roman"/>
          <w:i/>
          <w:iCs/>
        </w:rPr>
        <w:t>The Guardian</w:t>
      </w:r>
      <w:r w:rsidRPr="00957332">
        <w:rPr>
          <w:rFonts w:eastAsia="Times New Roman" w:cs="Times New Roman"/>
        </w:rPr>
        <w:t xml:space="preserve">. Retrieved from </w:t>
      </w:r>
      <w:hyperlink r:id="rId42" w:history="1">
        <w:r w:rsidRPr="00957332">
          <w:rPr>
            <w:rStyle w:val="Hyperlink"/>
            <w:rFonts w:eastAsia="Times New Roman" w:cs="Times New Roman"/>
          </w:rPr>
          <w:t>http://www.guardian.co.uk/technology/2011/aug/25/apple-stock-drops-steve-jobs-resign</w:t>
        </w:r>
      </w:hyperlink>
    </w:p>
    <w:p w14:paraId="7F751168" w14:textId="77777777" w:rsidR="00D7456A" w:rsidRPr="00957332" w:rsidRDefault="00D7456A" w:rsidP="00D7456A">
      <w:pPr>
        <w:ind w:left="720" w:hanging="720"/>
        <w:rPr>
          <w:rFonts w:eastAsia="Times New Roman" w:cs="Times New Roman"/>
        </w:rPr>
      </w:pPr>
      <w:r w:rsidRPr="00957332">
        <w:rPr>
          <w:rFonts w:eastAsia="Times New Roman" w:cs="Times New Roman"/>
        </w:rPr>
        <w:t xml:space="preserve">Weiner, N., &amp; Mahoney, T. A. (1981). A Model of Corporate Performance as a Function of Environmental, Organizational, and Leadership Influences. </w:t>
      </w:r>
      <w:r w:rsidRPr="00957332">
        <w:rPr>
          <w:rFonts w:eastAsia="Times New Roman" w:cs="Times New Roman"/>
          <w:i/>
          <w:iCs/>
        </w:rPr>
        <w:t>Academy of Management Journal</w:t>
      </w:r>
      <w:r w:rsidRPr="00957332">
        <w:rPr>
          <w:rFonts w:eastAsia="Times New Roman" w:cs="Times New Roman"/>
        </w:rPr>
        <w:t xml:space="preserve">, </w:t>
      </w:r>
      <w:r w:rsidRPr="00957332">
        <w:rPr>
          <w:rFonts w:eastAsia="Times New Roman" w:cs="Times New Roman"/>
          <w:i/>
          <w:iCs/>
        </w:rPr>
        <w:t>24</w:t>
      </w:r>
      <w:r w:rsidRPr="00957332">
        <w:rPr>
          <w:rFonts w:eastAsia="Times New Roman" w:cs="Times New Roman"/>
        </w:rPr>
        <w:t>(3), 453-470.</w:t>
      </w:r>
    </w:p>
    <w:p w14:paraId="4929C8AE" w14:textId="77777777" w:rsidR="00D7456A" w:rsidRDefault="00D7456A" w:rsidP="00D7456A">
      <w:pPr>
        <w:ind w:left="720" w:hanging="720"/>
        <w:rPr>
          <w:rStyle w:val="Hyperlink"/>
          <w:rFonts w:eastAsia="Times New Roman" w:cs="Times New Roman"/>
          <w:shd w:val="clear" w:color="auto" w:fill="FFFFFF"/>
        </w:rPr>
      </w:pPr>
      <w:r w:rsidRPr="00957332">
        <w:rPr>
          <w:rFonts w:eastAsia="Times New Roman" w:cs="Times New Roman"/>
          <w:color w:val="000000"/>
          <w:shd w:val="clear" w:color="auto" w:fill="FFFFFF"/>
        </w:rPr>
        <w:t>Wray, R. (2010, June 13). BP Makes Record Loss as Tony Hayward quits. </w:t>
      </w:r>
      <w:r w:rsidRPr="00957332">
        <w:rPr>
          <w:rFonts w:eastAsia="Times New Roman" w:cs="Times New Roman"/>
          <w:i/>
          <w:iCs/>
          <w:color w:val="000000"/>
          <w:shd w:val="clear" w:color="auto" w:fill="FFFFFF"/>
        </w:rPr>
        <w:t>The Guardian</w:t>
      </w:r>
      <w:r w:rsidRPr="00957332">
        <w:rPr>
          <w:rFonts w:eastAsia="Times New Roman" w:cs="Times New Roman"/>
          <w:color w:val="000000"/>
          <w:shd w:val="clear" w:color="auto" w:fill="FFFFFF"/>
        </w:rPr>
        <w:t xml:space="preserve">. Retrieved from </w:t>
      </w:r>
      <w:hyperlink r:id="rId43" w:history="1">
        <w:r w:rsidRPr="00957332">
          <w:rPr>
            <w:rStyle w:val="Hyperlink"/>
            <w:rFonts w:eastAsia="Times New Roman" w:cs="Times New Roman"/>
            <w:shd w:val="clear" w:color="auto" w:fill="FFFFFF"/>
          </w:rPr>
          <w:t>http://www.theguardian.com/business/2010/jul/27/tony-hayward-leaves-bp-1m-payoff</w:t>
        </w:r>
      </w:hyperlink>
    </w:p>
    <w:p w14:paraId="63048577" w14:textId="77777777" w:rsidR="00D7456A" w:rsidRPr="009E5DC2" w:rsidRDefault="00D7456A" w:rsidP="00D7456A">
      <w:pPr>
        <w:ind w:left="720" w:hanging="720"/>
        <w:rPr>
          <w:rFonts w:eastAsia="Times New Roman" w:cs="Times New Roman"/>
        </w:rPr>
      </w:pPr>
      <w:r w:rsidRPr="009E5DC2">
        <w:rPr>
          <w:rFonts w:eastAsia="Times New Roman" w:cs="Times New Roman"/>
          <w:color w:val="222222"/>
          <w:shd w:val="clear" w:color="auto" w:fill="FFFFFF"/>
        </w:rPr>
        <w:t>Wright, B. D. (2011). The economics of grain price volatility. </w:t>
      </w:r>
      <w:r w:rsidRPr="009E5DC2">
        <w:rPr>
          <w:rFonts w:eastAsia="Times New Roman" w:cs="Times New Roman"/>
          <w:i/>
          <w:iCs/>
          <w:color w:val="222222"/>
          <w:shd w:val="clear" w:color="auto" w:fill="FFFFFF"/>
        </w:rPr>
        <w:t>Applied Economic Perspectives and Policy</w:t>
      </w:r>
      <w:r w:rsidRPr="009E5DC2">
        <w:rPr>
          <w:rFonts w:eastAsia="Times New Roman" w:cs="Times New Roman"/>
          <w:color w:val="222222"/>
          <w:shd w:val="clear" w:color="auto" w:fill="FFFFFF"/>
        </w:rPr>
        <w:t>, </w:t>
      </w:r>
      <w:r w:rsidRPr="009E5DC2">
        <w:rPr>
          <w:rFonts w:eastAsia="Times New Roman" w:cs="Times New Roman"/>
          <w:i/>
          <w:iCs/>
          <w:color w:val="222222"/>
          <w:shd w:val="clear" w:color="auto" w:fill="FFFFFF"/>
        </w:rPr>
        <w:t>33</w:t>
      </w:r>
      <w:r w:rsidRPr="009E5DC2">
        <w:rPr>
          <w:rFonts w:eastAsia="Times New Roman" w:cs="Times New Roman"/>
          <w:color w:val="222222"/>
          <w:shd w:val="clear" w:color="auto" w:fill="FFFFFF"/>
        </w:rPr>
        <w:t>(1), 32-58.</w:t>
      </w:r>
    </w:p>
    <w:p w14:paraId="3F81004B" w14:textId="77777777" w:rsidR="00D7456A" w:rsidRPr="00957332" w:rsidRDefault="00D7456A" w:rsidP="00D7456A">
      <w:pPr>
        <w:ind w:left="720" w:hanging="720"/>
        <w:rPr>
          <w:rFonts w:eastAsia="Times New Roman" w:cs="Times New Roman"/>
        </w:rPr>
      </w:pPr>
      <w:r w:rsidRPr="00957332">
        <w:rPr>
          <w:rFonts w:eastAsia="Times New Roman" w:cs="Times New Roman"/>
          <w:color w:val="222222"/>
          <w:shd w:val="clear" w:color="auto" w:fill="FFFFFF"/>
        </w:rPr>
        <w:t xml:space="preserve">Zhang, F. (2010). High-frequency trading, stock volatility, and price </w:t>
      </w:r>
      <w:proofErr w:type="gramStart"/>
      <w:r w:rsidRPr="00957332">
        <w:rPr>
          <w:rFonts w:eastAsia="Times New Roman" w:cs="Times New Roman"/>
          <w:color w:val="222222"/>
          <w:shd w:val="clear" w:color="auto" w:fill="FFFFFF"/>
        </w:rPr>
        <w:t>discovery.</w:t>
      </w:r>
      <w:r w:rsidRPr="00957332">
        <w:rPr>
          <w:rFonts w:eastAsia="Times New Roman" w:cs="Times New Roman"/>
          <w:i/>
          <w:iCs/>
          <w:color w:val="222222"/>
          <w:shd w:val="clear" w:color="auto" w:fill="FFFFFF"/>
        </w:rPr>
        <w:t>Available</w:t>
      </w:r>
      <w:proofErr w:type="gramEnd"/>
      <w:r w:rsidRPr="00957332">
        <w:rPr>
          <w:rFonts w:eastAsia="Times New Roman" w:cs="Times New Roman"/>
          <w:i/>
          <w:iCs/>
          <w:color w:val="222222"/>
          <w:shd w:val="clear" w:color="auto" w:fill="FFFFFF"/>
        </w:rPr>
        <w:t xml:space="preserve"> at SSRN 1691679</w:t>
      </w:r>
      <w:r w:rsidRPr="00957332">
        <w:rPr>
          <w:rFonts w:eastAsia="Times New Roman" w:cs="Times New Roman"/>
          <w:color w:val="222222"/>
          <w:shd w:val="clear" w:color="auto" w:fill="FFFFFF"/>
        </w:rPr>
        <w:t>.</w:t>
      </w:r>
    </w:p>
    <w:p w14:paraId="52F523D2" w14:textId="77777777" w:rsidR="00D7456A" w:rsidRPr="00957332" w:rsidRDefault="00D7456A" w:rsidP="00D7456A">
      <w:pPr>
        <w:autoSpaceDE w:val="0"/>
        <w:autoSpaceDN w:val="0"/>
        <w:adjustRightInd w:val="0"/>
        <w:ind w:left="720" w:hanging="720"/>
        <w:rPr>
          <w:rFonts w:cs="Times New Roman"/>
        </w:rPr>
      </w:pPr>
      <w:r w:rsidRPr="00957332">
        <w:rPr>
          <w:rFonts w:cs="Times New Roman"/>
        </w:rPr>
        <w:t>Zussman, A.</w:t>
      </w:r>
      <w:proofErr w:type="gramStart"/>
      <w:r w:rsidRPr="00957332">
        <w:rPr>
          <w:rFonts w:cs="Times New Roman"/>
        </w:rPr>
        <w:t>,  Zussman</w:t>
      </w:r>
      <w:proofErr w:type="gramEnd"/>
      <w:r w:rsidRPr="00957332">
        <w:rPr>
          <w:rFonts w:cs="Times New Roman"/>
        </w:rPr>
        <w:t xml:space="preserve">, N., &amp; Nielsen, M. (2008). Asset Market Perspectives on the </w:t>
      </w:r>
      <w:proofErr w:type="gramStart"/>
      <w:r w:rsidRPr="00957332">
        <w:rPr>
          <w:rFonts w:cs="Times New Roman"/>
        </w:rPr>
        <w:t>Israeli-Palestinian</w:t>
      </w:r>
      <w:proofErr w:type="gramEnd"/>
      <w:r w:rsidRPr="00957332">
        <w:rPr>
          <w:rFonts w:cs="Times New Roman"/>
        </w:rPr>
        <w:t xml:space="preserve"> Conflict. </w:t>
      </w:r>
      <w:r w:rsidRPr="00957332">
        <w:rPr>
          <w:rFonts w:cs="Times New Roman"/>
          <w:i/>
        </w:rPr>
        <w:t>Economica,</w:t>
      </w:r>
      <w:r w:rsidRPr="00957332">
        <w:rPr>
          <w:rFonts w:cs="Times New Roman"/>
        </w:rPr>
        <w:t xml:space="preserve"> 75, 84-115.</w:t>
      </w:r>
    </w:p>
    <w:p w14:paraId="216C22AE" w14:textId="77777777" w:rsidR="00D7456A" w:rsidRDefault="00D7456A" w:rsidP="00D7456A">
      <w:pPr>
        <w:pStyle w:val="CTUReference"/>
      </w:pPr>
      <w:r w:rsidRPr="00957332">
        <w:t xml:space="preserve">Zweig, J. (2003). </w:t>
      </w:r>
      <w:r w:rsidRPr="00957332">
        <w:rPr>
          <w:i/>
          <w:iCs/>
        </w:rPr>
        <w:t>The Intelligent Investor</w:t>
      </w:r>
      <w:r w:rsidRPr="00957332">
        <w:t>. (4th ed.). New York, NY: Harper Collins</w:t>
      </w:r>
    </w:p>
    <w:p w14:paraId="4C7B3C8F" w14:textId="77777777" w:rsidR="00D7456A" w:rsidRDefault="00D7456A" w:rsidP="00D7456A">
      <w:pPr>
        <w:spacing w:line="240" w:lineRule="auto"/>
        <w:ind w:firstLine="0"/>
      </w:pPr>
      <w:r>
        <w:br w:type="page"/>
      </w:r>
    </w:p>
    <w:p w14:paraId="73343527" w14:textId="673227BF" w:rsidR="00AD4D1E" w:rsidRDefault="00AD4D1E" w:rsidP="00AD4D1E">
      <w:pPr>
        <w:pStyle w:val="Heading2"/>
        <w:rPr>
          <w:ins w:id="412" w:author="CEC User" w:date="2014-05-06T11:16:00Z"/>
        </w:rPr>
      </w:pPr>
      <w:bookmarkStart w:id="413" w:name="_Toc261381338"/>
      <w:bookmarkStart w:id="414" w:name="_Toc261382148"/>
      <w:bookmarkStart w:id="415" w:name="_Toc248310349"/>
      <w:bookmarkStart w:id="416" w:name="_Toc260566028"/>
      <w:ins w:id="417" w:author="CEC User" w:date="2014-05-06T11:16:00Z">
        <w:r>
          <w:lastRenderedPageBreak/>
          <w:t>APPENDIX A</w:t>
        </w:r>
        <w:bookmarkEnd w:id="413"/>
        <w:bookmarkEnd w:id="414"/>
      </w:ins>
    </w:p>
    <w:p w14:paraId="4503248F" w14:textId="5BD36FA1" w:rsidR="00AD4D1E" w:rsidRPr="005D16AF" w:rsidRDefault="00AD4D1E" w:rsidP="00AD4D1E">
      <w:pPr>
        <w:pStyle w:val="Heading2"/>
      </w:pPr>
      <w:bookmarkStart w:id="418" w:name="_Toc261381339"/>
      <w:bookmarkStart w:id="419" w:name="_Toc261382149"/>
      <w:r w:rsidRPr="00C91DF3">
        <w:t>Industry Classification Benchmark</w:t>
      </w:r>
      <w:bookmarkEnd w:id="415"/>
      <w:bookmarkEnd w:id="416"/>
      <w:bookmarkEnd w:id="418"/>
      <w:bookmarkEnd w:id="419"/>
    </w:p>
    <w:tbl>
      <w:tblPr>
        <w:tblStyle w:val="TableGrid"/>
        <w:tblW w:w="8748" w:type="dxa"/>
        <w:tblBorders>
          <w:top w:val="single" w:sz="4" w:space="0" w:color="17365D" w:themeColor="text2" w:themeShade="BF"/>
          <w:left w:val="none" w:sz="0" w:space="0" w:color="auto"/>
          <w:bottom w:val="single" w:sz="4" w:space="0" w:color="17365D" w:themeColor="text2" w:themeShade="BF"/>
          <w:right w:val="none" w:sz="0" w:space="0" w:color="auto"/>
          <w:insideH w:val="none" w:sz="0" w:space="0" w:color="auto"/>
          <w:insideV w:val="none" w:sz="0" w:space="0" w:color="auto"/>
        </w:tblBorders>
        <w:tblLayout w:type="fixed"/>
        <w:tblLook w:val="04A0" w:firstRow="1" w:lastRow="0" w:firstColumn="1" w:lastColumn="0" w:noHBand="0" w:noVBand="1"/>
      </w:tblPr>
      <w:tblGrid>
        <w:gridCol w:w="1818"/>
        <w:gridCol w:w="342"/>
        <w:gridCol w:w="2088"/>
        <w:gridCol w:w="2061"/>
        <w:gridCol w:w="2439"/>
      </w:tblGrid>
      <w:tr w:rsidR="00AD4D1E" w:rsidRPr="003A1FDA" w14:paraId="26FCA241" w14:textId="77777777" w:rsidTr="00AD4D1E">
        <w:trPr>
          <w:trHeight w:val="421"/>
        </w:trPr>
        <w:tc>
          <w:tcPr>
            <w:tcW w:w="8748" w:type="dxa"/>
            <w:gridSpan w:val="5"/>
            <w:hideMark/>
          </w:tcPr>
          <w:p w14:paraId="68C9F659" w14:textId="596E47DB" w:rsidR="00AD4D1E" w:rsidRPr="004A6272" w:rsidRDefault="00AD4D1E" w:rsidP="00AD4D1E">
            <w:pPr>
              <w:ind w:firstLine="0"/>
            </w:pPr>
          </w:p>
        </w:tc>
      </w:tr>
      <w:tr w:rsidR="00AD4D1E" w:rsidRPr="003A1FDA" w14:paraId="0689EEAB" w14:textId="77777777" w:rsidTr="00AD4D1E">
        <w:trPr>
          <w:trHeight w:val="520"/>
        </w:trPr>
        <w:tc>
          <w:tcPr>
            <w:tcW w:w="1818" w:type="dxa"/>
            <w:hideMark/>
          </w:tcPr>
          <w:p w14:paraId="44E95CFF" w14:textId="5520D257" w:rsidR="00AD4D1E" w:rsidRPr="003A1FDA" w:rsidRDefault="00AD4D1E" w:rsidP="00AD4D1E">
            <w:pPr>
              <w:ind w:firstLine="0"/>
              <w:rPr>
                <w:rFonts w:eastAsia="Times New Roman" w:cs="Times New Roman"/>
                <w:color w:val="000000" w:themeColor="text1"/>
              </w:rPr>
            </w:pPr>
            <w:r w:rsidRPr="003A1FDA">
              <w:rPr>
                <w:rFonts w:eastAsia="Times New Roman" w:cs="Times New Roman"/>
                <w:color w:val="000000" w:themeColor="text1"/>
              </w:rPr>
              <w:t>Industry</w:t>
            </w:r>
          </w:p>
        </w:tc>
        <w:tc>
          <w:tcPr>
            <w:tcW w:w="2430" w:type="dxa"/>
            <w:gridSpan w:val="2"/>
            <w:hideMark/>
          </w:tcPr>
          <w:p w14:paraId="47A1841E" w14:textId="77777777" w:rsidR="00AD4D1E" w:rsidRPr="00AD4D1E" w:rsidRDefault="00AD4D1E" w:rsidP="00AD4D1E">
            <w:pPr>
              <w:ind w:firstLine="0"/>
              <w:rPr>
                <w:rFonts w:eastAsia="Times New Roman" w:cs="Times New Roman"/>
                <w:color w:val="000000" w:themeColor="text1"/>
              </w:rPr>
            </w:pPr>
            <w:r w:rsidRPr="00AD4D1E">
              <w:rPr>
                <w:rFonts w:eastAsia="Times New Roman" w:cs="Times New Roman"/>
                <w:bCs/>
                <w:color w:val="000000" w:themeColor="text1"/>
              </w:rPr>
              <w:t>Supersector</w:t>
            </w:r>
          </w:p>
        </w:tc>
        <w:tc>
          <w:tcPr>
            <w:tcW w:w="2061" w:type="dxa"/>
            <w:hideMark/>
          </w:tcPr>
          <w:p w14:paraId="1A5658CE" w14:textId="7D377F6F" w:rsidR="00AD4D1E" w:rsidRPr="00AD4D1E" w:rsidRDefault="00AD4D1E" w:rsidP="00AD4D1E">
            <w:pPr>
              <w:ind w:firstLine="0"/>
              <w:rPr>
                <w:rFonts w:eastAsia="Times New Roman" w:cs="Times New Roman"/>
                <w:color w:val="000000" w:themeColor="text1"/>
              </w:rPr>
            </w:pPr>
            <w:r w:rsidRPr="00AD4D1E">
              <w:rPr>
                <w:rFonts w:eastAsia="Times New Roman" w:cs="Times New Roman"/>
                <w:bCs/>
                <w:color w:val="000000" w:themeColor="text1"/>
              </w:rPr>
              <w:t xml:space="preserve"> Sector</w:t>
            </w:r>
          </w:p>
        </w:tc>
        <w:tc>
          <w:tcPr>
            <w:tcW w:w="2439" w:type="dxa"/>
            <w:hideMark/>
          </w:tcPr>
          <w:p w14:paraId="7D998B82" w14:textId="77777777" w:rsidR="00AD4D1E" w:rsidRPr="00AD4D1E" w:rsidRDefault="00AD4D1E" w:rsidP="00AD4D1E">
            <w:pPr>
              <w:ind w:firstLine="0"/>
              <w:rPr>
                <w:rFonts w:eastAsia="Times New Roman" w:cs="Times New Roman"/>
                <w:color w:val="000000" w:themeColor="text1"/>
              </w:rPr>
            </w:pPr>
            <w:r w:rsidRPr="00AD4D1E">
              <w:rPr>
                <w:rFonts w:eastAsia="Times New Roman" w:cs="Times New Roman"/>
                <w:bCs/>
                <w:color w:val="000000" w:themeColor="text1"/>
              </w:rPr>
              <w:t>Subsector</w:t>
            </w:r>
          </w:p>
        </w:tc>
      </w:tr>
      <w:tr w:rsidR="00AD4D1E" w:rsidRPr="003A1FDA" w14:paraId="66DD0F0C" w14:textId="77777777" w:rsidTr="00AD4D1E">
        <w:tc>
          <w:tcPr>
            <w:tcW w:w="1818" w:type="dxa"/>
            <w:hideMark/>
          </w:tcPr>
          <w:p w14:paraId="7495D415" w14:textId="77777777" w:rsidR="00AD4D1E" w:rsidRPr="003A1FDA" w:rsidRDefault="00AD4D1E" w:rsidP="00F63013">
            <w:pPr>
              <w:ind w:firstLine="0"/>
              <w:rPr>
                <w:rFonts w:eastAsia="Times New Roman" w:cs="Times New Roman"/>
                <w:color w:val="000000" w:themeColor="text1"/>
              </w:rPr>
            </w:pPr>
            <w:hyperlink r:id="rId44" w:history="1">
              <w:r w:rsidRPr="003A1FDA">
                <w:rPr>
                  <w:rStyle w:val="Hyperlink"/>
                  <w:rFonts w:eastAsia="Times New Roman" w:cs="Times New Roman"/>
                  <w:color w:val="000000" w:themeColor="text1"/>
                </w:rPr>
                <w:t>Basic Materials</w:t>
              </w:r>
            </w:hyperlink>
          </w:p>
        </w:tc>
        <w:tc>
          <w:tcPr>
            <w:tcW w:w="2430" w:type="dxa"/>
            <w:gridSpan w:val="2"/>
            <w:hideMark/>
          </w:tcPr>
          <w:p w14:paraId="32F63226" w14:textId="77777777" w:rsidR="00AD4D1E" w:rsidRPr="003A1FDA" w:rsidRDefault="00AD4D1E" w:rsidP="00F63013">
            <w:pPr>
              <w:ind w:firstLine="0"/>
              <w:rPr>
                <w:rFonts w:eastAsia="Times New Roman" w:cs="Times New Roman"/>
                <w:color w:val="000000" w:themeColor="text1"/>
              </w:rPr>
            </w:pPr>
            <w:hyperlink r:id="rId45" w:history="1">
              <w:r w:rsidRPr="003A1FDA">
                <w:rPr>
                  <w:rStyle w:val="Hyperlink"/>
                  <w:rFonts w:eastAsia="Times New Roman" w:cs="Times New Roman"/>
                  <w:color w:val="000000" w:themeColor="text1"/>
                </w:rPr>
                <w:t>Basic Resources</w:t>
              </w:r>
            </w:hyperlink>
          </w:p>
        </w:tc>
        <w:tc>
          <w:tcPr>
            <w:tcW w:w="2061" w:type="dxa"/>
            <w:hideMark/>
          </w:tcPr>
          <w:p w14:paraId="29EEB3D9" w14:textId="77777777" w:rsidR="00AD4D1E" w:rsidRPr="003A1FDA" w:rsidRDefault="00AD4D1E" w:rsidP="00F63013">
            <w:pPr>
              <w:ind w:firstLine="0"/>
              <w:rPr>
                <w:rFonts w:eastAsia="Times New Roman" w:cs="Times New Roman"/>
                <w:color w:val="000000" w:themeColor="text1"/>
              </w:rPr>
            </w:pPr>
            <w:hyperlink r:id="rId46" w:history="1">
              <w:r w:rsidRPr="003A1FDA">
                <w:rPr>
                  <w:rStyle w:val="Hyperlink"/>
                  <w:rFonts w:eastAsia="Times New Roman" w:cs="Times New Roman"/>
                  <w:color w:val="000000" w:themeColor="text1"/>
                </w:rPr>
                <w:t>Forestry &amp; Paper</w:t>
              </w:r>
            </w:hyperlink>
          </w:p>
        </w:tc>
        <w:tc>
          <w:tcPr>
            <w:tcW w:w="2439" w:type="dxa"/>
            <w:hideMark/>
          </w:tcPr>
          <w:p w14:paraId="45764FB8" w14:textId="77777777" w:rsidR="00AD4D1E" w:rsidRPr="003A1FDA" w:rsidRDefault="00AD4D1E" w:rsidP="00F63013">
            <w:pPr>
              <w:ind w:firstLine="0"/>
              <w:rPr>
                <w:rFonts w:eastAsia="Times New Roman" w:cs="Times New Roman"/>
                <w:color w:val="000000" w:themeColor="text1"/>
              </w:rPr>
            </w:pPr>
            <w:hyperlink r:id="rId47" w:history="1">
              <w:r w:rsidRPr="003A1FDA">
                <w:rPr>
                  <w:rStyle w:val="Hyperlink"/>
                  <w:rFonts w:eastAsia="Times New Roman" w:cs="Times New Roman"/>
                  <w:color w:val="000000" w:themeColor="text1"/>
                </w:rPr>
                <w:t>Forestry</w:t>
              </w:r>
            </w:hyperlink>
          </w:p>
        </w:tc>
      </w:tr>
      <w:tr w:rsidR="00AD4D1E" w:rsidRPr="003A1FDA" w14:paraId="0E4F0502" w14:textId="77777777" w:rsidTr="00AD4D1E">
        <w:tc>
          <w:tcPr>
            <w:tcW w:w="6309" w:type="dxa"/>
            <w:gridSpan w:val="4"/>
            <w:hideMark/>
          </w:tcPr>
          <w:p w14:paraId="49972AF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757CC8D" w14:textId="77777777" w:rsidR="00AD4D1E" w:rsidRPr="003A1FDA" w:rsidRDefault="00AD4D1E" w:rsidP="00F63013">
            <w:pPr>
              <w:ind w:firstLine="0"/>
              <w:rPr>
                <w:rFonts w:eastAsia="Times New Roman" w:cs="Times New Roman"/>
                <w:color w:val="000000" w:themeColor="text1"/>
              </w:rPr>
            </w:pPr>
            <w:hyperlink r:id="rId48" w:history="1">
              <w:r w:rsidRPr="003A1FDA">
                <w:rPr>
                  <w:rStyle w:val="Hyperlink"/>
                  <w:rFonts w:eastAsia="Times New Roman" w:cs="Times New Roman"/>
                  <w:color w:val="000000" w:themeColor="text1"/>
                </w:rPr>
                <w:t>Paper</w:t>
              </w:r>
            </w:hyperlink>
          </w:p>
        </w:tc>
      </w:tr>
      <w:tr w:rsidR="00AD4D1E" w:rsidRPr="003A1FDA" w14:paraId="4DC2D2D5" w14:textId="77777777" w:rsidTr="00AD4D1E">
        <w:tc>
          <w:tcPr>
            <w:tcW w:w="4248" w:type="dxa"/>
            <w:gridSpan w:val="3"/>
            <w:hideMark/>
          </w:tcPr>
          <w:p w14:paraId="087FD1A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2A9AC8CA" w14:textId="77777777" w:rsidR="00AD4D1E" w:rsidRPr="003A1FDA" w:rsidRDefault="00AD4D1E" w:rsidP="00F63013">
            <w:pPr>
              <w:ind w:firstLine="0"/>
              <w:rPr>
                <w:rFonts w:eastAsia="Times New Roman" w:cs="Times New Roman"/>
                <w:color w:val="000000" w:themeColor="text1"/>
              </w:rPr>
            </w:pPr>
            <w:hyperlink r:id="rId49" w:history="1">
              <w:r w:rsidRPr="003A1FDA">
                <w:rPr>
                  <w:rStyle w:val="Hyperlink"/>
                  <w:rFonts w:eastAsia="Times New Roman" w:cs="Times New Roman"/>
                  <w:color w:val="000000" w:themeColor="text1"/>
                </w:rPr>
                <w:t>Industrial Metals</w:t>
              </w:r>
            </w:hyperlink>
          </w:p>
        </w:tc>
        <w:tc>
          <w:tcPr>
            <w:tcW w:w="2439" w:type="dxa"/>
            <w:hideMark/>
          </w:tcPr>
          <w:p w14:paraId="0F15AE0D" w14:textId="77777777" w:rsidR="00AD4D1E" w:rsidRPr="003A1FDA" w:rsidRDefault="00AD4D1E" w:rsidP="00F63013">
            <w:pPr>
              <w:ind w:firstLine="0"/>
              <w:rPr>
                <w:rFonts w:eastAsia="Times New Roman" w:cs="Times New Roman"/>
                <w:color w:val="000000" w:themeColor="text1"/>
              </w:rPr>
            </w:pPr>
            <w:hyperlink r:id="rId50" w:history="1">
              <w:r w:rsidRPr="003A1FDA">
                <w:rPr>
                  <w:rStyle w:val="Hyperlink"/>
                  <w:rFonts w:eastAsia="Times New Roman" w:cs="Times New Roman"/>
                  <w:color w:val="000000" w:themeColor="text1"/>
                </w:rPr>
                <w:t>Aluminum</w:t>
              </w:r>
            </w:hyperlink>
          </w:p>
        </w:tc>
      </w:tr>
      <w:tr w:rsidR="00AD4D1E" w:rsidRPr="003A1FDA" w14:paraId="5CC93740" w14:textId="77777777" w:rsidTr="00AD4D1E">
        <w:tc>
          <w:tcPr>
            <w:tcW w:w="6309" w:type="dxa"/>
            <w:gridSpan w:val="4"/>
            <w:hideMark/>
          </w:tcPr>
          <w:p w14:paraId="461F125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31106396" w14:textId="77777777" w:rsidR="00AD4D1E" w:rsidRPr="003A1FDA" w:rsidRDefault="00AD4D1E" w:rsidP="00F63013">
            <w:pPr>
              <w:ind w:firstLine="0"/>
              <w:rPr>
                <w:rFonts w:eastAsia="Times New Roman" w:cs="Times New Roman"/>
                <w:color w:val="000000" w:themeColor="text1"/>
              </w:rPr>
            </w:pPr>
            <w:hyperlink r:id="rId51" w:history="1">
              <w:r w:rsidRPr="003A1FDA">
                <w:rPr>
                  <w:rStyle w:val="Hyperlink"/>
                  <w:rFonts w:eastAsia="Times New Roman" w:cs="Times New Roman"/>
                  <w:color w:val="000000" w:themeColor="text1"/>
                </w:rPr>
                <w:t>Iron &amp; Steel</w:t>
              </w:r>
            </w:hyperlink>
          </w:p>
        </w:tc>
      </w:tr>
      <w:tr w:rsidR="00AD4D1E" w:rsidRPr="003A1FDA" w14:paraId="082125EC" w14:textId="77777777" w:rsidTr="00AD4D1E">
        <w:tc>
          <w:tcPr>
            <w:tcW w:w="6309" w:type="dxa"/>
            <w:gridSpan w:val="4"/>
            <w:hideMark/>
          </w:tcPr>
          <w:p w14:paraId="2E597036"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383298EA" w14:textId="77777777" w:rsidR="00AD4D1E" w:rsidRPr="003A1FDA" w:rsidRDefault="00AD4D1E" w:rsidP="00F63013">
            <w:pPr>
              <w:ind w:firstLine="0"/>
              <w:rPr>
                <w:rFonts w:eastAsia="Times New Roman" w:cs="Times New Roman"/>
                <w:color w:val="000000" w:themeColor="text1"/>
              </w:rPr>
            </w:pPr>
            <w:hyperlink r:id="rId52" w:history="1">
              <w:r w:rsidRPr="003A1FDA">
                <w:rPr>
                  <w:rStyle w:val="Hyperlink"/>
                  <w:rFonts w:eastAsia="Times New Roman" w:cs="Times New Roman"/>
                  <w:color w:val="000000" w:themeColor="text1"/>
                </w:rPr>
                <w:t>Nonferrous Metals</w:t>
              </w:r>
            </w:hyperlink>
          </w:p>
        </w:tc>
      </w:tr>
      <w:tr w:rsidR="00AD4D1E" w:rsidRPr="003A1FDA" w14:paraId="47CF4EBA" w14:textId="77777777" w:rsidTr="00AD4D1E">
        <w:tc>
          <w:tcPr>
            <w:tcW w:w="4248" w:type="dxa"/>
            <w:gridSpan w:val="3"/>
            <w:hideMark/>
          </w:tcPr>
          <w:p w14:paraId="7AB88B3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14C113C6" w14:textId="77777777" w:rsidR="00AD4D1E" w:rsidRPr="003A1FDA" w:rsidRDefault="00AD4D1E" w:rsidP="00F63013">
            <w:pPr>
              <w:ind w:firstLine="0"/>
              <w:rPr>
                <w:rFonts w:eastAsia="Times New Roman" w:cs="Times New Roman"/>
                <w:color w:val="000000" w:themeColor="text1"/>
              </w:rPr>
            </w:pPr>
            <w:hyperlink r:id="rId53" w:history="1">
              <w:r w:rsidRPr="003A1FDA">
                <w:rPr>
                  <w:rStyle w:val="Hyperlink"/>
                  <w:rFonts w:eastAsia="Times New Roman" w:cs="Times New Roman"/>
                  <w:color w:val="000000" w:themeColor="text1"/>
                </w:rPr>
                <w:t>Mining</w:t>
              </w:r>
            </w:hyperlink>
          </w:p>
        </w:tc>
        <w:tc>
          <w:tcPr>
            <w:tcW w:w="2439" w:type="dxa"/>
            <w:hideMark/>
          </w:tcPr>
          <w:p w14:paraId="4E204A4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Coal</w:t>
            </w:r>
          </w:p>
        </w:tc>
      </w:tr>
      <w:tr w:rsidR="00AD4D1E" w:rsidRPr="003A1FDA" w14:paraId="7EAD60CA" w14:textId="77777777" w:rsidTr="00AD4D1E">
        <w:tc>
          <w:tcPr>
            <w:tcW w:w="6309" w:type="dxa"/>
            <w:gridSpan w:val="4"/>
            <w:hideMark/>
          </w:tcPr>
          <w:p w14:paraId="770C1ED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708262D" w14:textId="77777777" w:rsidR="00AD4D1E" w:rsidRPr="003A1FDA" w:rsidRDefault="00AD4D1E" w:rsidP="00F63013">
            <w:pPr>
              <w:ind w:firstLine="0"/>
              <w:rPr>
                <w:rFonts w:eastAsia="Times New Roman" w:cs="Times New Roman"/>
                <w:color w:val="000000" w:themeColor="text1"/>
              </w:rPr>
            </w:pPr>
            <w:hyperlink r:id="rId54" w:history="1">
              <w:r w:rsidRPr="003A1FDA">
                <w:rPr>
                  <w:rStyle w:val="Hyperlink"/>
                  <w:rFonts w:eastAsia="Times New Roman" w:cs="Times New Roman"/>
                  <w:color w:val="000000" w:themeColor="text1"/>
                </w:rPr>
                <w:t>Diamonds &amp; Gemstones</w:t>
              </w:r>
            </w:hyperlink>
          </w:p>
        </w:tc>
      </w:tr>
      <w:tr w:rsidR="00AD4D1E" w:rsidRPr="003A1FDA" w14:paraId="5384EBAE" w14:textId="77777777" w:rsidTr="00AD4D1E">
        <w:tc>
          <w:tcPr>
            <w:tcW w:w="6309" w:type="dxa"/>
            <w:gridSpan w:val="4"/>
            <w:hideMark/>
          </w:tcPr>
          <w:p w14:paraId="5C671A6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A6D7095" w14:textId="77777777" w:rsidR="00AD4D1E" w:rsidRPr="003A1FDA" w:rsidRDefault="00AD4D1E" w:rsidP="00F63013">
            <w:pPr>
              <w:ind w:firstLine="0"/>
              <w:rPr>
                <w:rFonts w:eastAsia="Times New Roman" w:cs="Times New Roman"/>
                <w:color w:val="000000" w:themeColor="text1"/>
              </w:rPr>
            </w:pPr>
            <w:hyperlink r:id="rId55" w:history="1">
              <w:r w:rsidRPr="003A1FDA">
                <w:rPr>
                  <w:rStyle w:val="Hyperlink"/>
                  <w:rFonts w:eastAsia="Times New Roman" w:cs="Times New Roman"/>
                  <w:color w:val="000000" w:themeColor="text1"/>
                </w:rPr>
                <w:t>General Mining</w:t>
              </w:r>
            </w:hyperlink>
          </w:p>
        </w:tc>
      </w:tr>
      <w:tr w:rsidR="00AD4D1E" w:rsidRPr="003A1FDA" w14:paraId="10B17A56" w14:textId="77777777" w:rsidTr="00AD4D1E">
        <w:tc>
          <w:tcPr>
            <w:tcW w:w="6309" w:type="dxa"/>
            <w:gridSpan w:val="4"/>
            <w:hideMark/>
          </w:tcPr>
          <w:p w14:paraId="2D524D4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96A5E53" w14:textId="77777777" w:rsidR="00AD4D1E" w:rsidRPr="003A1FDA" w:rsidRDefault="00AD4D1E" w:rsidP="00F63013">
            <w:pPr>
              <w:ind w:firstLine="0"/>
              <w:rPr>
                <w:rFonts w:eastAsia="Times New Roman" w:cs="Times New Roman"/>
                <w:color w:val="000000" w:themeColor="text1"/>
              </w:rPr>
            </w:pPr>
            <w:hyperlink r:id="rId56" w:history="1">
              <w:r w:rsidRPr="003A1FDA">
                <w:rPr>
                  <w:rStyle w:val="Hyperlink"/>
                  <w:rFonts w:eastAsia="Times New Roman" w:cs="Times New Roman"/>
                  <w:color w:val="000000" w:themeColor="text1"/>
                </w:rPr>
                <w:t>Gold Mining</w:t>
              </w:r>
            </w:hyperlink>
          </w:p>
        </w:tc>
      </w:tr>
      <w:tr w:rsidR="00AD4D1E" w:rsidRPr="003A1FDA" w14:paraId="46A0178B" w14:textId="77777777" w:rsidTr="00AD4D1E">
        <w:tc>
          <w:tcPr>
            <w:tcW w:w="6309" w:type="dxa"/>
            <w:gridSpan w:val="4"/>
            <w:hideMark/>
          </w:tcPr>
          <w:p w14:paraId="03AEE31A"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74B1637" w14:textId="77777777" w:rsidR="00AD4D1E" w:rsidRPr="003A1FDA" w:rsidRDefault="00AD4D1E" w:rsidP="00F63013">
            <w:pPr>
              <w:ind w:firstLine="0"/>
              <w:rPr>
                <w:rFonts w:eastAsia="Times New Roman" w:cs="Times New Roman"/>
                <w:color w:val="000000" w:themeColor="text1"/>
              </w:rPr>
            </w:pPr>
            <w:hyperlink r:id="rId57" w:history="1">
              <w:r w:rsidRPr="003A1FDA">
                <w:rPr>
                  <w:rStyle w:val="Hyperlink"/>
                  <w:rFonts w:eastAsia="Times New Roman" w:cs="Times New Roman"/>
                  <w:color w:val="000000" w:themeColor="text1"/>
                </w:rPr>
                <w:t>Platinum &amp; Precious Metals</w:t>
              </w:r>
            </w:hyperlink>
          </w:p>
        </w:tc>
      </w:tr>
      <w:tr w:rsidR="00AD4D1E" w:rsidRPr="003A1FDA" w14:paraId="77826344" w14:textId="77777777" w:rsidTr="00AD4D1E">
        <w:tc>
          <w:tcPr>
            <w:tcW w:w="2160" w:type="dxa"/>
            <w:gridSpan w:val="2"/>
            <w:hideMark/>
          </w:tcPr>
          <w:p w14:paraId="06B407F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43A33C3E" w14:textId="77777777" w:rsidR="00AD4D1E" w:rsidRPr="003A1FDA" w:rsidRDefault="00AD4D1E" w:rsidP="00F63013">
            <w:pPr>
              <w:ind w:firstLine="0"/>
              <w:rPr>
                <w:rFonts w:eastAsia="Times New Roman" w:cs="Times New Roman"/>
                <w:color w:val="000000" w:themeColor="text1"/>
              </w:rPr>
            </w:pPr>
            <w:hyperlink r:id="rId58" w:history="1">
              <w:r w:rsidRPr="003A1FDA">
                <w:rPr>
                  <w:rStyle w:val="Hyperlink"/>
                  <w:rFonts w:eastAsia="Times New Roman" w:cs="Times New Roman"/>
                  <w:color w:val="000000" w:themeColor="text1"/>
                </w:rPr>
                <w:t>Chemicals</w:t>
              </w:r>
            </w:hyperlink>
          </w:p>
        </w:tc>
        <w:tc>
          <w:tcPr>
            <w:tcW w:w="2061" w:type="dxa"/>
            <w:hideMark/>
          </w:tcPr>
          <w:p w14:paraId="684AED5D" w14:textId="77777777" w:rsidR="00AD4D1E" w:rsidRPr="003A1FDA" w:rsidRDefault="00AD4D1E" w:rsidP="00F63013">
            <w:pPr>
              <w:ind w:firstLine="0"/>
              <w:rPr>
                <w:rFonts w:eastAsia="Times New Roman" w:cs="Times New Roman"/>
                <w:color w:val="000000" w:themeColor="text1"/>
              </w:rPr>
            </w:pPr>
            <w:hyperlink r:id="rId59" w:history="1">
              <w:r w:rsidRPr="003A1FDA">
                <w:rPr>
                  <w:rStyle w:val="Hyperlink"/>
                  <w:rFonts w:eastAsia="Times New Roman" w:cs="Times New Roman"/>
                  <w:color w:val="000000" w:themeColor="text1"/>
                </w:rPr>
                <w:t>Chemicals</w:t>
              </w:r>
            </w:hyperlink>
          </w:p>
        </w:tc>
        <w:tc>
          <w:tcPr>
            <w:tcW w:w="2439" w:type="dxa"/>
            <w:hideMark/>
          </w:tcPr>
          <w:p w14:paraId="1D80F6A2" w14:textId="77777777" w:rsidR="00AD4D1E" w:rsidRPr="003A1FDA" w:rsidRDefault="00AD4D1E" w:rsidP="00F63013">
            <w:pPr>
              <w:ind w:firstLine="0"/>
              <w:rPr>
                <w:rFonts w:eastAsia="Times New Roman" w:cs="Times New Roman"/>
                <w:color w:val="000000" w:themeColor="text1"/>
              </w:rPr>
            </w:pPr>
            <w:hyperlink r:id="rId60" w:history="1">
              <w:r w:rsidRPr="003A1FDA">
                <w:rPr>
                  <w:rStyle w:val="Hyperlink"/>
                  <w:rFonts w:eastAsia="Times New Roman" w:cs="Times New Roman"/>
                  <w:color w:val="000000" w:themeColor="text1"/>
                </w:rPr>
                <w:t>Commodity Chemicals</w:t>
              </w:r>
            </w:hyperlink>
          </w:p>
        </w:tc>
      </w:tr>
      <w:tr w:rsidR="00AD4D1E" w:rsidRPr="003A1FDA" w14:paraId="1F7C52D9" w14:textId="77777777" w:rsidTr="00AD4D1E">
        <w:tc>
          <w:tcPr>
            <w:tcW w:w="6309" w:type="dxa"/>
            <w:gridSpan w:val="4"/>
            <w:hideMark/>
          </w:tcPr>
          <w:p w14:paraId="60270D4E"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5364EDD" w14:textId="77777777" w:rsidR="00AD4D1E" w:rsidRPr="003A1FDA" w:rsidRDefault="00AD4D1E" w:rsidP="00F63013">
            <w:pPr>
              <w:ind w:firstLine="0"/>
              <w:rPr>
                <w:rFonts w:eastAsia="Times New Roman" w:cs="Times New Roman"/>
                <w:color w:val="000000" w:themeColor="text1"/>
              </w:rPr>
            </w:pPr>
            <w:hyperlink r:id="rId61" w:history="1">
              <w:r w:rsidRPr="003A1FDA">
                <w:rPr>
                  <w:rStyle w:val="Hyperlink"/>
                  <w:rFonts w:eastAsia="Times New Roman" w:cs="Times New Roman"/>
                  <w:color w:val="000000" w:themeColor="text1"/>
                </w:rPr>
                <w:t>Specialty Chemicals</w:t>
              </w:r>
            </w:hyperlink>
          </w:p>
        </w:tc>
      </w:tr>
      <w:tr w:rsidR="00AD4D1E" w:rsidRPr="003A1FDA" w14:paraId="57BA3FBC" w14:textId="77777777" w:rsidTr="00AD4D1E">
        <w:tc>
          <w:tcPr>
            <w:tcW w:w="2160" w:type="dxa"/>
            <w:gridSpan w:val="2"/>
            <w:hideMark/>
          </w:tcPr>
          <w:p w14:paraId="7F830B25" w14:textId="77777777" w:rsidR="00AD4D1E" w:rsidRPr="003A1FDA" w:rsidRDefault="00AD4D1E" w:rsidP="00F63013">
            <w:pPr>
              <w:ind w:firstLine="0"/>
              <w:rPr>
                <w:rFonts w:eastAsia="Times New Roman" w:cs="Times New Roman"/>
                <w:color w:val="000000" w:themeColor="text1"/>
              </w:rPr>
            </w:pPr>
            <w:hyperlink r:id="rId62" w:history="1">
              <w:r w:rsidRPr="003A1FDA">
                <w:rPr>
                  <w:rStyle w:val="Hyperlink"/>
                  <w:rFonts w:eastAsia="Times New Roman" w:cs="Times New Roman"/>
                  <w:color w:val="000000" w:themeColor="text1"/>
                </w:rPr>
                <w:t>Consumer Goods</w:t>
              </w:r>
            </w:hyperlink>
          </w:p>
        </w:tc>
        <w:tc>
          <w:tcPr>
            <w:tcW w:w="2088" w:type="dxa"/>
            <w:hideMark/>
          </w:tcPr>
          <w:p w14:paraId="614F931C" w14:textId="77777777" w:rsidR="00AD4D1E" w:rsidRPr="003A1FDA" w:rsidRDefault="00AD4D1E" w:rsidP="00F63013">
            <w:pPr>
              <w:ind w:firstLine="0"/>
              <w:rPr>
                <w:rFonts w:eastAsia="Times New Roman" w:cs="Times New Roman"/>
                <w:color w:val="000000" w:themeColor="text1"/>
              </w:rPr>
            </w:pPr>
            <w:hyperlink r:id="rId63" w:history="1">
              <w:r w:rsidRPr="003A1FDA">
                <w:rPr>
                  <w:rStyle w:val="Hyperlink"/>
                  <w:rFonts w:eastAsia="Times New Roman" w:cs="Times New Roman"/>
                  <w:color w:val="000000" w:themeColor="text1"/>
                </w:rPr>
                <w:t>Automobiles &amp; Parts</w:t>
              </w:r>
            </w:hyperlink>
          </w:p>
        </w:tc>
        <w:tc>
          <w:tcPr>
            <w:tcW w:w="2061" w:type="dxa"/>
            <w:hideMark/>
          </w:tcPr>
          <w:p w14:paraId="44CB7F00" w14:textId="77777777" w:rsidR="00AD4D1E" w:rsidRPr="003A1FDA" w:rsidRDefault="00AD4D1E" w:rsidP="00F63013">
            <w:pPr>
              <w:ind w:firstLine="0"/>
              <w:rPr>
                <w:rFonts w:eastAsia="Times New Roman" w:cs="Times New Roman"/>
                <w:color w:val="000000" w:themeColor="text1"/>
              </w:rPr>
            </w:pPr>
            <w:hyperlink r:id="rId64" w:history="1">
              <w:r w:rsidRPr="003A1FDA">
                <w:rPr>
                  <w:rStyle w:val="Hyperlink"/>
                  <w:rFonts w:eastAsia="Times New Roman" w:cs="Times New Roman"/>
                  <w:color w:val="000000" w:themeColor="text1"/>
                </w:rPr>
                <w:t>Automobiles &amp; Parts</w:t>
              </w:r>
            </w:hyperlink>
          </w:p>
        </w:tc>
        <w:tc>
          <w:tcPr>
            <w:tcW w:w="2439" w:type="dxa"/>
            <w:hideMark/>
          </w:tcPr>
          <w:p w14:paraId="4DD3F712" w14:textId="77777777" w:rsidR="00AD4D1E" w:rsidRPr="003A1FDA" w:rsidRDefault="00AD4D1E" w:rsidP="00F63013">
            <w:pPr>
              <w:ind w:firstLine="0"/>
              <w:rPr>
                <w:rFonts w:eastAsia="Times New Roman" w:cs="Times New Roman"/>
                <w:color w:val="000000" w:themeColor="text1"/>
              </w:rPr>
            </w:pPr>
            <w:hyperlink r:id="rId65" w:history="1">
              <w:r w:rsidRPr="003A1FDA">
                <w:rPr>
                  <w:rStyle w:val="Hyperlink"/>
                  <w:rFonts w:eastAsia="Times New Roman" w:cs="Times New Roman"/>
                  <w:color w:val="000000" w:themeColor="text1"/>
                </w:rPr>
                <w:t>Auto Parts</w:t>
              </w:r>
            </w:hyperlink>
          </w:p>
        </w:tc>
      </w:tr>
      <w:tr w:rsidR="00AD4D1E" w:rsidRPr="003A1FDA" w14:paraId="251F73D1" w14:textId="77777777" w:rsidTr="00AD4D1E">
        <w:tc>
          <w:tcPr>
            <w:tcW w:w="6309" w:type="dxa"/>
            <w:gridSpan w:val="4"/>
            <w:hideMark/>
          </w:tcPr>
          <w:p w14:paraId="1F2BF31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41A042F" w14:textId="77777777" w:rsidR="00AD4D1E" w:rsidRPr="003A1FDA" w:rsidRDefault="00AD4D1E" w:rsidP="00F63013">
            <w:pPr>
              <w:ind w:firstLine="0"/>
              <w:rPr>
                <w:rFonts w:eastAsia="Times New Roman" w:cs="Times New Roman"/>
                <w:color w:val="000000" w:themeColor="text1"/>
              </w:rPr>
            </w:pPr>
            <w:hyperlink r:id="rId66" w:history="1">
              <w:r w:rsidRPr="003A1FDA">
                <w:rPr>
                  <w:rStyle w:val="Hyperlink"/>
                  <w:rFonts w:eastAsia="Times New Roman" w:cs="Times New Roman"/>
                  <w:color w:val="000000" w:themeColor="text1"/>
                </w:rPr>
                <w:t>Automobiles</w:t>
              </w:r>
            </w:hyperlink>
          </w:p>
        </w:tc>
      </w:tr>
      <w:tr w:rsidR="00AD4D1E" w:rsidRPr="003A1FDA" w14:paraId="4AB014BF" w14:textId="77777777" w:rsidTr="00AD4D1E">
        <w:tc>
          <w:tcPr>
            <w:tcW w:w="6309" w:type="dxa"/>
            <w:gridSpan w:val="4"/>
            <w:hideMark/>
          </w:tcPr>
          <w:p w14:paraId="42AACC6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D705D17" w14:textId="77777777" w:rsidR="00AD4D1E" w:rsidRPr="003A1FDA" w:rsidRDefault="00AD4D1E" w:rsidP="00F63013">
            <w:pPr>
              <w:ind w:firstLine="0"/>
              <w:rPr>
                <w:rFonts w:eastAsia="Times New Roman" w:cs="Times New Roman"/>
                <w:color w:val="000000" w:themeColor="text1"/>
              </w:rPr>
            </w:pPr>
            <w:hyperlink r:id="rId67" w:history="1">
              <w:r w:rsidRPr="003A1FDA">
                <w:rPr>
                  <w:rStyle w:val="Hyperlink"/>
                  <w:rFonts w:eastAsia="Times New Roman" w:cs="Times New Roman"/>
                  <w:color w:val="000000" w:themeColor="text1"/>
                </w:rPr>
                <w:t>Tires</w:t>
              </w:r>
            </w:hyperlink>
          </w:p>
        </w:tc>
      </w:tr>
      <w:tr w:rsidR="00AD4D1E" w:rsidRPr="003A1FDA" w14:paraId="3986BADB" w14:textId="77777777" w:rsidTr="00AD4D1E">
        <w:tc>
          <w:tcPr>
            <w:tcW w:w="2160" w:type="dxa"/>
            <w:gridSpan w:val="2"/>
            <w:hideMark/>
          </w:tcPr>
          <w:p w14:paraId="6018B19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2E629FCA" w14:textId="77777777" w:rsidR="00AD4D1E" w:rsidRPr="003A1FDA" w:rsidRDefault="00AD4D1E" w:rsidP="00F63013">
            <w:pPr>
              <w:ind w:firstLine="0"/>
              <w:rPr>
                <w:rFonts w:eastAsia="Times New Roman" w:cs="Times New Roman"/>
                <w:color w:val="000000" w:themeColor="text1"/>
              </w:rPr>
            </w:pPr>
            <w:hyperlink r:id="rId68" w:history="1">
              <w:r w:rsidRPr="003A1FDA">
                <w:rPr>
                  <w:rStyle w:val="Hyperlink"/>
                  <w:rFonts w:eastAsia="Times New Roman" w:cs="Times New Roman"/>
                  <w:color w:val="000000" w:themeColor="text1"/>
                </w:rPr>
                <w:t>Food &amp; Beverage</w:t>
              </w:r>
            </w:hyperlink>
          </w:p>
        </w:tc>
        <w:tc>
          <w:tcPr>
            <w:tcW w:w="2061" w:type="dxa"/>
            <w:hideMark/>
          </w:tcPr>
          <w:p w14:paraId="1898D45D" w14:textId="77777777" w:rsidR="00AD4D1E" w:rsidRPr="003A1FDA" w:rsidRDefault="00AD4D1E" w:rsidP="00F63013">
            <w:pPr>
              <w:ind w:firstLine="0"/>
              <w:rPr>
                <w:rFonts w:eastAsia="Times New Roman" w:cs="Times New Roman"/>
                <w:color w:val="000000" w:themeColor="text1"/>
              </w:rPr>
            </w:pPr>
            <w:hyperlink r:id="rId69" w:history="1">
              <w:r w:rsidRPr="003A1FDA">
                <w:rPr>
                  <w:rStyle w:val="Hyperlink"/>
                  <w:rFonts w:eastAsia="Times New Roman" w:cs="Times New Roman"/>
                  <w:color w:val="000000" w:themeColor="text1"/>
                </w:rPr>
                <w:t>Beverages</w:t>
              </w:r>
            </w:hyperlink>
          </w:p>
        </w:tc>
        <w:tc>
          <w:tcPr>
            <w:tcW w:w="2439" w:type="dxa"/>
            <w:hideMark/>
          </w:tcPr>
          <w:p w14:paraId="3A17AE4E" w14:textId="77777777" w:rsidR="00AD4D1E" w:rsidRPr="003A1FDA" w:rsidRDefault="00AD4D1E" w:rsidP="00F63013">
            <w:pPr>
              <w:ind w:firstLine="0"/>
              <w:rPr>
                <w:rFonts w:eastAsia="Times New Roman" w:cs="Times New Roman"/>
                <w:color w:val="000000" w:themeColor="text1"/>
              </w:rPr>
            </w:pPr>
            <w:hyperlink r:id="rId70" w:history="1">
              <w:r w:rsidRPr="003A1FDA">
                <w:rPr>
                  <w:rStyle w:val="Hyperlink"/>
                  <w:rFonts w:eastAsia="Times New Roman" w:cs="Times New Roman"/>
                  <w:color w:val="000000" w:themeColor="text1"/>
                </w:rPr>
                <w:t>Brewers</w:t>
              </w:r>
            </w:hyperlink>
          </w:p>
        </w:tc>
      </w:tr>
      <w:tr w:rsidR="00AD4D1E" w:rsidRPr="003A1FDA" w14:paraId="52DEE615" w14:textId="77777777" w:rsidTr="00AD4D1E">
        <w:tc>
          <w:tcPr>
            <w:tcW w:w="6309" w:type="dxa"/>
            <w:gridSpan w:val="4"/>
            <w:hideMark/>
          </w:tcPr>
          <w:p w14:paraId="00BB393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98E4AF8" w14:textId="77777777" w:rsidR="00AD4D1E" w:rsidRPr="003A1FDA" w:rsidRDefault="00AD4D1E" w:rsidP="00F63013">
            <w:pPr>
              <w:ind w:firstLine="0"/>
              <w:rPr>
                <w:rFonts w:eastAsia="Times New Roman" w:cs="Times New Roman"/>
                <w:color w:val="000000" w:themeColor="text1"/>
              </w:rPr>
            </w:pPr>
            <w:hyperlink r:id="rId71" w:history="1">
              <w:r w:rsidRPr="003A1FDA">
                <w:rPr>
                  <w:rStyle w:val="Hyperlink"/>
                  <w:rFonts w:eastAsia="Times New Roman" w:cs="Times New Roman"/>
                  <w:color w:val="000000" w:themeColor="text1"/>
                </w:rPr>
                <w:t>Distillers &amp; Vintners</w:t>
              </w:r>
            </w:hyperlink>
          </w:p>
        </w:tc>
      </w:tr>
      <w:tr w:rsidR="00AD4D1E" w:rsidRPr="003A1FDA" w14:paraId="75F71FF4" w14:textId="77777777" w:rsidTr="00AD4D1E">
        <w:tc>
          <w:tcPr>
            <w:tcW w:w="6309" w:type="dxa"/>
            <w:gridSpan w:val="4"/>
            <w:hideMark/>
          </w:tcPr>
          <w:p w14:paraId="4C2D9EB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D2F986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Soft Drinks</w:t>
            </w:r>
          </w:p>
        </w:tc>
      </w:tr>
      <w:tr w:rsidR="00AD4D1E" w:rsidRPr="003A1FDA" w14:paraId="6C8B3B1C" w14:textId="77777777" w:rsidTr="00AD4D1E">
        <w:tc>
          <w:tcPr>
            <w:tcW w:w="4248" w:type="dxa"/>
            <w:gridSpan w:val="3"/>
            <w:hideMark/>
          </w:tcPr>
          <w:p w14:paraId="2491C0B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lastRenderedPageBreak/>
              <w:t> </w:t>
            </w:r>
          </w:p>
        </w:tc>
        <w:tc>
          <w:tcPr>
            <w:tcW w:w="2061" w:type="dxa"/>
            <w:hideMark/>
          </w:tcPr>
          <w:p w14:paraId="069BD81F" w14:textId="77777777" w:rsidR="00AD4D1E" w:rsidRPr="003A1FDA" w:rsidRDefault="00AD4D1E" w:rsidP="00F63013">
            <w:pPr>
              <w:ind w:firstLine="0"/>
              <w:rPr>
                <w:rFonts w:eastAsia="Times New Roman" w:cs="Times New Roman"/>
                <w:color w:val="000000" w:themeColor="text1"/>
              </w:rPr>
            </w:pPr>
            <w:hyperlink r:id="rId72" w:history="1">
              <w:r w:rsidRPr="003A1FDA">
                <w:rPr>
                  <w:rStyle w:val="Hyperlink"/>
                  <w:rFonts w:eastAsia="Times New Roman" w:cs="Times New Roman"/>
                  <w:color w:val="000000" w:themeColor="text1"/>
                </w:rPr>
                <w:t>Food Producers</w:t>
              </w:r>
            </w:hyperlink>
          </w:p>
        </w:tc>
        <w:tc>
          <w:tcPr>
            <w:tcW w:w="2439" w:type="dxa"/>
            <w:hideMark/>
          </w:tcPr>
          <w:p w14:paraId="23BEDF5A" w14:textId="77777777" w:rsidR="00AD4D1E" w:rsidRPr="003A1FDA" w:rsidRDefault="00AD4D1E" w:rsidP="00F63013">
            <w:pPr>
              <w:ind w:firstLine="0"/>
              <w:rPr>
                <w:rFonts w:eastAsia="Times New Roman" w:cs="Times New Roman"/>
                <w:color w:val="000000" w:themeColor="text1"/>
              </w:rPr>
            </w:pPr>
            <w:hyperlink r:id="rId73" w:history="1">
              <w:r w:rsidRPr="003A1FDA">
                <w:rPr>
                  <w:rStyle w:val="Hyperlink"/>
                  <w:rFonts w:eastAsia="Times New Roman" w:cs="Times New Roman"/>
                  <w:color w:val="000000" w:themeColor="text1"/>
                </w:rPr>
                <w:t>Farming &amp; Fishing</w:t>
              </w:r>
            </w:hyperlink>
          </w:p>
        </w:tc>
      </w:tr>
      <w:tr w:rsidR="00AD4D1E" w:rsidRPr="003A1FDA" w14:paraId="4FBCD0F4" w14:textId="77777777" w:rsidTr="00AD4D1E">
        <w:tc>
          <w:tcPr>
            <w:tcW w:w="6309" w:type="dxa"/>
            <w:gridSpan w:val="4"/>
            <w:hideMark/>
          </w:tcPr>
          <w:p w14:paraId="3467A2F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6E30ED6" w14:textId="77777777" w:rsidR="00AD4D1E" w:rsidRPr="003A1FDA" w:rsidRDefault="00AD4D1E" w:rsidP="00F63013">
            <w:pPr>
              <w:ind w:firstLine="0"/>
              <w:rPr>
                <w:rFonts w:eastAsia="Times New Roman" w:cs="Times New Roman"/>
                <w:color w:val="000000" w:themeColor="text1"/>
              </w:rPr>
            </w:pPr>
            <w:hyperlink r:id="rId74" w:history="1">
              <w:r w:rsidRPr="003A1FDA">
                <w:rPr>
                  <w:rStyle w:val="Hyperlink"/>
                  <w:rFonts w:eastAsia="Times New Roman" w:cs="Times New Roman"/>
                  <w:color w:val="000000" w:themeColor="text1"/>
                </w:rPr>
                <w:t>Food Products</w:t>
              </w:r>
            </w:hyperlink>
          </w:p>
        </w:tc>
      </w:tr>
      <w:tr w:rsidR="00AD4D1E" w:rsidRPr="003A1FDA" w14:paraId="598650BE" w14:textId="77777777" w:rsidTr="00AD4D1E">
        <w:tc>
          <w:tcPr>
            <w:tcW w:w="2160" w:type="dxa"/>
            <w:gridSpan w:val="2"/>
            <w:hideMark/>
          </w:tcPr>
          <w:p w14:paraId="19A8F6B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020E58D3" w14:textId="77777777" w:rsidR="00AD4D1E" w:rsidRPr="003A1FDA" w:rsidRDefault="00AD4D1E" w:rsidP="00F63013">
            <w:pPr>
              <w:ind w:firstLine="0"/>
              <w:rPr>
                <w:rFonts w:eastAsia="Times New Roman" w:cs="Times New Roman"/>
                <w:color w:val="000000" w:themeColor="text1"/>
              </w:rPr>
            </w:pPr>
            <w:hyperlink r:id="rId75" w:history="1">
              <w:r w:rsidRPr="003A1FDA">
                <w:rPr>
                  <w:rStyle w:val="Hyperlink"/>
                  <w:rFonts w:eastAsia="Times New Roman" w:cs="Times New Roman"/>
                  <w:color w:val="000000" w:themeColor="text1"/>
                </w:rPr>
                <w:t>Personal &amp; Household Goods</w:t>
              </w:r>
            </w:hyperlink>
          </w:p>
        </w:tc>
        <w:tc>
          <w:tcPr>
            <w:tcW w:w="2061" w:type="dxa"/>
            <w:hideMark/>
          </w:tcPr>
          <w:p w14:paraId="7B7257E9" w14:textId="77777777" w:rsidR="00AD4D1E" w:rsidRPr="003A1FDA" w:rsidRDefault="00AD4D1E" w:rsidP="00F63013">
            <w:pPr>
              <w:ind w:firstLine="0"/>
              <w:rPr>
                <w:rFonts w:eastAsia="Times New Roman" w:cs="Times New Roman"/>
                <w:color w:val="000000" w:themeColor="text1"/>
              </w:rPr>
            </w:pPr>
            <w:hyperlink r:id="rId76" w:history="1">
              <w:r w:rsidRPr="003A1FDA">
                <w:rPr>
                  <w:rStyle w:val="Hyperlink"/>
                  <w:rFonts w:eastAsia="Times New Roman" w:cs="Times New Roman"/>
                  <w:color w:val="000000" w:themeColor="text1"/>
                </w:rPr>
                <w:t>Household Goods</w:t>
              </w:r>
            </w:hyperlink>
          </w:p>
        </w:tc>
        <w:tc>
          <w:tcPr>
            <w:tcW w:w="2439" w:type="dxa"/>
            <w:hideMark/>
          </w:tcPr>
          <w:p w14:paraId="6CA38DDD" w14:textId="77777777" w:rsidR="00AD4D1E" w:rsidRPr="003A1FDA" w:rsidRDefault="00AD4D1E" w:rsidP="00F63013">
            <w:pPr>
              <w:ind w:firstLine="0"/>
              <w:rPr>
                <w:rFonts w:eastAsia="Times New Roman" w:cs="Times New Roman"/>
                <w:color w:val="000000" w:themeColor="text1"/>
              </w:rPr>
            </w:pPr>
            <w:hyperlink r:id="rId77" w:history="1">
              <w:r w:rsidRPr="003A1FDA">
                <w:rPr>
                  <w:rStyle w:val="Hyperlink"/>
                  <w:rFonts w:eastAsia="Times New Roman" w:cs="Times New Roman"/>
                  <w:color w:val="000000" w:themeColor="text1"/>
                </w:rPr>
                <w:t>Durable Household Products</w:t>
              </w:r>
            </w:hyperlink>
          </w:p>
        </w:tc>
      </w:tr>
      <w:tr w:rsidR="00AD4D1E" w:rsidRPr="003A1FDA" w14:paraId="479FD0AF" w14:textId="77777777" w:rsidTr="00AD4D1E">
        <w:tc>
          <w:tcPr>
            <w:tcW w:w="6309" w:type="dxa"/>
            <w:gridSpan w:val="4"/>
            <w:hideMark/>
          </w:tcPr>
          <w:p w14:paraId="10D473C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16B2CBB" w14:textId="77777777" w:rsidR="00AD4D1E" w:rsidRPr="003A1FDA" w:rsidRDefault="00AD4D1E" w:rsidP="00F63013">
            <w:pPr>
              <w:ind w:firstLine="0"/>
              <w:rPr>
                <w:rFonts w:eastAsia="Times New Roman" w:cs="Times New Roman"/>
                <w:color w:val="000000" w:themeColor="text1"/>
              </w:rPr>
            </w:pPr>
            <w:hyperlink r:id="rId78" w:history="1">
              <w:r w:rsidRPr="003A1FDA">
                <w:rPr>
                  <w:rStyle w:val="Hyperlink"/>
                  <w:rFonts w:eastAsia="Times New Roman" w:cs="Times New Roman"/>
                  <w:color w:val="000000" w:themeColor="text1"/>
                </w:rPr>
                <w:t>Furnishings</w:t>
              </w:r>
            </w:hyperlink>
          </w:p>
        </w:tc>
      </w:tr>
      <w:tr w:rsidR="00AD4D1E" w:rsidRPr="003A1FDA" w14:paraId="2412D876" w14:textId="77777777" w:rsidTr="00AD4D1E">
        <w:tc>
          <w:tcPr>
            <w:tcW w:w="6309" w:type="dxa"/>
            <w:gridSpan w:val="4"/>
            <w:hideMark/>
          </w:tcPr>
          <w:p w14:paraId="59159FBE"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D9E1185" w14:textId="77777777" w:rsidR="00AD4D1E" w:rsidRPr="003A1FDA" w:rsidRDefault="00AD4D1E" w:rsidP="00F63013">
            <w:pPr>
              <w:ind w:firstLine="0"/>
              <w:rPr>
                <w:rFonts w:eastAsia="Times New Roman" w:cs="Times New Roman"/>
                <w:color w:val="000000" w:themeColor="text1"/>
              </w:rPr>
            </w:pPr>
            <w:hyperlink r:id="rId79" w:history="1">
              <w:r w:rsidRPr="003A1FDA">
                <w:rPr>
                  <w:rStyle w:val="Hyperlink"/>
                  <w:rFonts w:eastAsia="Times New Roman" w:cs="Times New Roman"/>
                  <w:color w:val="000000" w:themeColor="text1"/>
                </w:rPr>
                <w:t>Home Construction</w:t>
              </w:r>
            </w:hyperlink>
          </w:p>
        </w:tc>
      </w:tr>
      <w:tr w:rsidR="00AD4D1E" w:rsidRPr="003A1FDA" w14:paraId="5ADF47B9" w14:textId="77777777" w:rsidTr="00AD4D1E">
        <w:tc>
          <w:tcPr>
            <w:tcW w:w="6309" w:type="dxa"/>
            <w:gridSpan w:val="4"/>
            <w:hideMark/>
          </w:tcPr>
          <w:p w14:paraId="0206E2B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D352528" w14:textId="77777777" w:rsidR="00AD4D1E" w:rsidRPr="003A1FDA" w:rsidRDefault="00AD4D1E" w:rsidP="00F63013">
            <w:pPr>
              <w:ind w:firstLine="0"/>
              <w:rPr>
                <w:rFonts w:eastAsia="Times New Roman" w:cs="Times New Roman"/>
                <w:color w:val="000000" w:themeColor="text1"/>
              </w:rPr>
            </w:pPr>
            <w:hyperlink r:id="rId80" w:history="1">
              <w:r w:rsidRPr="003A1FDA">
                <w:rPr>
                  <w:rStyle w:val="Hyperlink"/>
                  <w:rFonts w:eastAsia="Times New Roman" w:cs="Times New Roman"/>
                  <w:color w:val="000000" w:themeColor="text1"/>
                </w:rPr>
                <w:t>Nondurable Household Products</w:t>
              </w:r>
            </w:hyperlink>
          </w:p>
        </w:tc>
      </w:tr>
      <w:tr w:rsidR="00AD4D1E" w:rsidRPr="003A1FDA" w14:paraId="4D361A63" w14:textId="77777777" w:rsidTr="00AD4D1E">
        <w:tc>
          <w:tcPr>
            <w:tcW w:w="4248" w:type="dxa"/>
            <w:gridSpan w:val="3"/>
            <w:hideMark/>
          </w:tcPr>
          <w:p w14:paraId="42CF6D0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2A96AA2B" w14:textId="77777777" w:rsidR="00AD4D1E" w:rsidRPr="003A1FDA" w:rsidRDefault="00AD4D1E" w:rsidP="00F63013">
            <w:pPr>
              <w:ind w:firstLine="0"/>
              <w:rPr>
                <w:rFonts w:eastAsia="Times New Roman" w:cs="Times New Roman"/>
                <w:color w:val="000000" w:themeColor="text1"/>
              </w:rPr>
            </w:pPr>
            <w:hyperlink r:id="rId81" w:history="1">
              <w:r w:rsidRPr="003A1FDA">
                <w:rPr>
                  <w:rStyle w:val="Hyperlink"/>
                  <w:rFonts w:eastAsia="Times New Roman" w:cs="Times New Roman"/>
                  <w:color w:val="000000" w:themeColor="text1"/>
                </w:rPr>
                <w:t>Leisure Goods</w:t>
              </w:r>
            </w:hyperlink>
          </w:p>
        </w:tc>
        <w:tc>
          <w:tcPr>
            <w:tcW w:w="2439" w:type="dxa"/>
            <w:hideMark/>
          </w:tcPr>
          <w:p w14:paraId="710AFA6D" w14:textId="77777777" w:rsidR="00AD4D1E" w:rsidRPr="003A1FDA" w:rsidRDefault="00AD4D1E" w:rsidP="00F63013">
            <w:pPr>
              <w:ind w:firstLine="0"/>
              <w:rPr>
                <w:rFonts w:eastAsia="Times New Roman" w:cs="Times New Roman"/>
                <w:color w:val="000000" w:themeColor="text1"/>
              </w:rPr>
            </w:pPr>
            <w:hyperlink r:id="rId82" w:history="1">
              <w:r w:rsidRPr="003A1FDA">
                <w:rPr>
                  <w:rStyle w:val="Hyperlink"/>
                  <w:rFonts w:eastAsia="Times New Roman" w:cs="Times New Roman"/>
                  <w:color w:val="000000" w:themeColor="text1"/>
                </w:rPr>
                <w:t>Consumer Electronics</w:t>
              </w:r>
            </w:hyperlink>
          </w:p>
        </w:tc>
      </w:tr>
      <w:tr w:rsidR="00AD4D1E" w:rsidRPr="003A1FDA" w14:paraId="42EF164F" w14:textId="77777777" w:rsidTr="00AD4D1E">
        <w:tc>
          <w:tcPr>
            <w:tcW w:w="6309" w:type="dxa"/>
            <w:gridSpan w:val="4"/>
            <w:hideMark/>
          </w:tcPr>
          <w:p w14:paraId="2F9F2C4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8731B68" w14:textId="77777777" w:rsidR="00AD4D1E" w:rsidRPr="003A1FDA" w:rsidRDefault="00AD4D1E" w:rsidP="00F63013">
            <w:pPr>
              <w:ind w:firstLine="0"/>
              <w:rPr>
                <w:rFonts w:eastAsia="Times New Roman" w:cs="Times New Roman"/>
                <w:color w:val="000000" w:themeColor="text1"/>
              </w:rPr>
            </w:pPr>
            <w:hyperlink r:id="rId83" w:history="1">
              <w:r w:rsidRPr="003A1FDA">
                <w:rPr>
                  <w:rStyle w:val="Hyperlink"/>
                  <w:rFonts w:eastAsia="Times New Roman" w:cs="Times New Roman"/>
                  <w:color w:val="000000" w:themeColor="text1"/>
                </w:rPr>
                <w:t>Recreational Products</w:t>
              </w:r>
            </w:hyperlink>
          </w:p>
        </w:tc>
      </w:tr>
      <w:tr w:rsidR="00AD4D1E" w:rsidRPr="003A1FDA" w14:paraId="30721F9E" w14:textId="77777777" w:rsidTr="00AD4D1E">
        <w:tc>
          <w:tcPr>
            <w:tcW w:w="6309" w:type="dxa"/>
            <w:gridSpan w:val="4"/>
            <w:hideMark/>
          </w:tcPr>
          <w:p w14:paraId="6937B10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88E918A" w14:textId="77777777" w:rsidR="00AD4D1E" w:rsidRPr="003A1FDA" w:rsidRDefault="00AD4D1E" w:rsidP="00F63013">
            <w:pPr>
              <w:rPr>
                <w:rFonts w:eastAsia="Times New Roman" w:cs="Times New Roman"/>
                <w:color w:val="000000" w:themeColor="text1"/>
              </w:rPr>
            </w:pPr>
            <w:hyperlink r:id="rId84" w:history="1">
              <w:r w:rsidRPr="003A1FDA">
                <w:rPr>
                  <w:rStyle w:val="Hyperlink"/>
                  <w:rFonts w:eastAsia="Times New Roman" w:cs="Times New Roman"/>
                  <w:color w:val="000000" w:themeColor="text1"/>
                </w:rPr>
                <w:t>Toys</w:t>
              </w:r>
            </w:hyperlink>
          </w:p>
        </w:tc>
      </w:tr>
      <w:tr w:rsidR="00AD4D1E" w:rsidRPr="003A1FDA" w14:paraId="3371F8D2" w14:textId="77777777" w:rsidTr="00AD4D1E">
        <w:tc>
          <w:tcPr>
            <w:tcW w:w="4248" w:type="dxa"/>
            <w:gridSpan w:val="3"/>
            <w:hideMark/>
          </w:tcPr>
          <w:p w14:paraId="2533CAF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4EFF168A" w14:textId="77777777" w:rsidR="00AD4D1E" w:rsidRPr="003A1FDA" w:rsidRDefault="00AD4D1E" w:rsidP="00F63013">
            <w:pPr>
              <w:ind w:firstLine="0"/>
              <w:rPr>
                <w:rFonts w:eastAsia="Times New Roman" w:cs="Times New Roman"/>
                <w:color w:val="000000" w:themeColor="text1"/>
              </w:rPr>
            </w:pPr>
            <w:hyperlink r:id="rId85" w:history="1">
              <w:r w:rsidRPr="003A1FDA">
                <w:rPr>
                  <w:rStyle w:val="Hyperlink"/>
                  <w:rFonts w:eastAsia="Times New Roman" w:cs="Times New Roman"/>
                  <w:color w:val="000000" w:themeColor="text1"/>
                </w:rPr>
                <w:t>Personal Goods</w:t>
              </w:r>
            </w:hyperlink>
          </w:p>
        </w:tc>
        <w:tc>
          <w:tcPr>
            <w:tcW w:w="2439" w:type="dxa"/>
            <w:hideMark/>
          </w:tcPr>
          <w:p w14:paraId="2B1082AD" w14:textId="77777777" w:rsidR="00AD4D1E" w:rsidRPr="003A1FDA" w:rsidRDefault="00AD4D1E" w:rsidP="00F63013">
            <w:pPr>
              <w:ind w:firstLine="0"/>
              <w:rPr>
                <w:rFonts w:eastAsia="Times New Roman" w:cs="Times New Roman"/>
                <w:color w:val="000000" w:themeColor="text1"/>
              </w:rPr>
            </w:pPr>
            <w:hyperlink r:id="rId86" w:history="1">
              <w:r w:rsidRPr="003A1FDA">
                <w:rPr>
                  <w:rStyle w:val="Hyperlink"/>
                  <w:rFonts w:eastAsia="Times New Roman" w:cs="Times New Roman"/>
                  <w:color w:val="000000" w:themeColor="text1"/>
                </w:rPr>
                <w:t>Clothing &amp; Accessories</w:t>
              </w:r>
            </w:hyperlink>
          </w:p>
        </w:tc>
      </w:tr>
      <w:tr w:rsidR="00AD4D1E" w:rsidRPr="003A1FDA" w14:paraId="5EB3D9BF" w14:textId="77777777" w:rsidTr="00AD4D1E">
        <w:tc>
          <w:tcPr>
            <w:tcW w:w="6309" w:type="dxa"/>
            <w:gridSpan w:val="4"/>
            <w:hideMark/>
          </w:tcPr>
          <w:p w14:paraId="36635F31"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D47988B" w14:textId="77777777" w:rsidR="00AD4D1E" w:rsidRPr="003A1FDA" w:rsidRDefault="00AD4D1E" w:rsidP="00F63013">
            <w:pPr>
              <w:ind w:firstLine="0"/>
              <w:rPr>
                <w:rFonts w:eastAsia="Times New Roman" w:cs="Times New Roman"/>
                <w:color w:val="000000" w:themeColor="text1"/>
              </w:rPr>
            </w:pPr>
            <w:hyperlink r:id="rId87" w:history="1">
              <w:r w:rsidRPr="003A1FDA">
                <w:rPr>
                  <w:rStyle w:val="Hyperlink"/>
                  <w:rFonts w:eastAsia="Times New Roman" w:cs="Times New Roman"/>
                  <w:color w:val="000000" w:themeColor="text1"/>
                </w:rPr>
                <w:t>Footwear</w:t>
              </w:r>
            </w:hyperlink>
          </w:p>
        </w:tc>
      </w:tr>
      <w:tr w:rsidR="00AD4D1E" w:rsidRPr="003A1FDA" w14:paraId="72714936" w14:textId="77777777" w:rsidTr="00AD4D1E">
        <w:tc>
          <w:tcPr>
            <w:tcW w:w="6309" w:type="dxa"/>
            <w:gridSpan w:val="4"/>
            <w:hideMark/>
          </w:tcPr>
          <w:p w14:paraId="34B558A4"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C1666C4" w14:textId="77777777" w:rsidR="00AD4D1E" w:rsidRPr="003A1FDA" w:rsidRDefault="00AD4D1E" w:rsidP="00F63013">
            <w:pPr>
              <w:ind w:firstLine="0"/>
              <w:rPr>
                <w:rFonts w:eastAsia="Times New Roman" w:cs="Times New Roman"/>
                <w:color w:val="000000" w:themeColor="text1"/>
              </w:rPr>
            </w:pPr>
            <w:hyperlink r:id="rId88" w:history="1">
              <w:r w:rsidRPr="003A1FDA">
                <w:rPr>
                  <w:rStyle w:val="Hyperlink"/>
                  <w:rFonts w:eastAsia="Times New Roman" w:cs="Times New Roman"/>
                  <w:color w:val="000000" w:themeColor="text1"/>
                </w:rPr>
                <w:t>Personal Products</w:t>
              </w:r>
            </w:hyperlink>
          </w:p>
        </w:tc>
      </w:tr>
      <w:tr w:rsidR="00AD4D1E" w:rsidRPr="003A1FDA" w14:paraId="3FC66B24" w14:textId="77777777" w:rsidTr="00AD4D1E">
        <w:tc>
          <w:tcPr>
            <w:tcW w:w="4248" w:type="dxa"/>
            <w:gridSpan w:val="3"/>
            <w:hideMark/>
          </w:tcPr>
          <w:p w14:paraId="7F129EEA"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0867726B" w14:textId="77777777" w:rsidR="00AD4D1E" w:rsidRPr="003A1FDA" w:rsidRDefault="00AD4D1E" w:rsidP="00F63013">
            <w:pPr>
              <w:ind w:firstLine="0"/>
              <w:rPr>
                <w:rFonts w:eastAsia="Times New Roman" w:cs="Times New Roman"/>
                <w:color w:val="000000" w:themeColor="text1"/>
              </w:rPr>
            </w:pPr>
            <w:hyperlink r:id="rId89" w:history="1">
              <w:r w:rsidRPr="003A1FDA">
                <w:rPr>
                  <w:rStyle w:val="Hyperlink"/>
                  <w:rFonts w:eastAsia="Times New Roman" w:cs="Times New Roman"/>
                  <w:color w:val="000000" w:themeColor="text1"/>
                </w:rPr>
                <w:t>Tobacco</w:t>
              </w:r>
            </w:hyperlink>
          </w:p>
        </w:tc>
        <w:tc>
          <w:tcPr>
            <w:tcW w:w="2439" w:type="dxa"/>
            <w:hideMark/>
          </w:tcPr>
          <w:p w14:paraId="039D2CA5" w14:textId="77777777" w:rsidR="00AD4D1E" w:rsidRPr="003A1FDA" w:rsidRDefault="00AD4D1E" w:rsidP="00F63013">
            <w:pPr>
              <w:ind w:firstLine="0"/>
              <w:rPr>
                <w:rFonts w:eastAsia="Times New Roman" w:cs="Times New Roman"/>
                <w:color w:val="000000" w:themeColor="text1"/>
              </w:rPr>
            </w:pPr>
            <w:hyperlink r:id="rId90" w:history="1">
              <w:r w:rsidRPr="003A1FDA">
                <w:rPr>
                  <w:rStyle w:val="Hyperlink"/>
                  <w:rFonts w:eastAsia="Times New Roman" w:cs="Times New Roman"/>
                  <w:color w:val="000000" w:themeColor="text1"/>
                </w:rPr>
                <w:t>Tobacco</w:t>
              </w:r>
            </w:hyperlink>
          </w:p>
        </w:tc>
      </w:tr>
      <w:tr w:rsidR="00AD4D1E" w:rsidRPr="003A1FDA" w14:paraId="706023E9" w14:textId="77777777" w:rsidTr="00AD4D1E">
        <w:tc>
          <w:tcPr>
            <w:tcW w:w="2160" w:type="dxa"/>
            <w:gridSpan w:val="2"/>
            <w:hideMark/>
          </w:tcPr>
          <w:p w14:paraId="3A091C92" w14:textId="77777777" w:rsidR="00AD4D1E" w:rsidRPr="003A1FDA" w:rsidRDefault="00AD4D1E" w:rsidP="00F63013">
            <w:pPr>
              <w:ind w:firstLine="0"/>
              <w:rPr>
                <w:rFonts w:eastAsia="Times New Roman" w:cs="Times New Roman"/>
                <w:color w:val="000000" w:themeColor="text1"/>
              </w:rPr>
            </w:pPr>
            <w:hyperlink r:id="rId91" w:history="1">
              <w:r w:rsidRPr="003A1FDA">
                <w:rPr>
                  <w:rStyle w:val="Hyperlink"/>
                  <w:rFonts w:eastAsia="Times New Roman" w:cs="Times New Roman"/>
                  <w:color w:val="000000" w:themeColor="text1"/>
                </w:rPr>
                <w:t>Consumer Services</w:t>
              </w:r>
            </w:hyperlink>
          </w:p>
        </w:tc>
        <w:tc>
          <w:tcPr>
            <w:tcW w:w="2088" w:type="dxa"/>
            <w:hideMark/>
          </w:tcPr>
          <w:p w14:paraId="0A99D460" w14:textId="77777777" w:rsidR="00AD4D1E" w:rsidRPr="003A1FDA" w:rsidRDefault="00AD4D1E" w:rsidP="00F63013">
            <w:pPr>
              <w:ind w:firstLine="0"/>
              <w:rPr>
                <w:rFonts w:eastAsia="Times New Roman" w:cs="Times New Roman"/>
                <w:color w:val="000000" w:themeColor="text1"/>
              </w:rPr>
            </w:pPr>
            <w:hyperlink r:id="rId92" w:history="1">
              <w:r w:rsidRPr="003A1FDA">
                <w:rPr>
                  <w:rStyle w:val="Hyperlink"/>
                  <w:rFonts w:eastAsia="Times New Roman" w:cs="Times New Roman"/>
                  <w:color w:val="000000" w:themeColor="text1"/>
                </w:rPr>
                <w:t>Media</w:t>
              </w:r>
            </w:hyperlink>
          </w:p>
        </w:tc>
        <w:tc>
          <w:tcPr>
            <w:tcW w:w="2061" w:type="dxa"/>
            <w:hideMark/>
          </w:tcPr>
          <w:p w14:paraId="4A75175A" w14:textId="77777777" w:rsidR="00AD4D1E" w:rsidRPr="003A1FDA" w:rsidRDefault="00AD4D1E" w:rsidP="00F63013">
            <w:pPr>
              <w:ind w:firstLine="0"/>
              <w:rPr>
                <w:rFonts w:eastAsia="Times New Roman" w:cs="Times New Roman"/>
                <w:color w:val="000000" w:themeColor="text1"/>
              </w:rPr>
            </w:pPr>
            <w:hyperlink r:id="rId93" w:history="1">
              <w:r w:rsidRPr="003A1FDA">
                <w:rPr>
                  <w:rStyle w:val="Hyperlink"/>
                  <w:rFonts w:eastAsia="Times New Roman" w:cs="Times New Roman"/>
                  <w:color w:val="000000" w:themeColor="text1"/>
                </w:rPr>
                <w:t>Media</w:t>
              </w:r>
            </w:hyperlink>
          </w:p>
        </w:tc>
        <w:tc>
          <w:tcPr>
            <w:tcW w:w="2439" w:type="dxa"/>
            <w:hideMark/>
          </w:tcPr>
          <w:p w14:paraId="090DC58B" w14:textId="77777777" w:rsidR="00AD4D1E" w:rsidRPr="003A1FDA" w:rsidRDefault="00AD4D1E" w:rsidP="00F63013">
            <w:pPr>
              <w:ind w:firstLine="0"/>
              <w:rPr>
                <w:rFonts w:eastAsia="Times New Roman" w:cs="Times New Roman"/>
                <w:color w:val="000000" w:themeColor="text1"/>
              </w:rPr>
            </w:pPr>
            <w:hyperlink r:id="rId94" w:history="1">
              <w:r w:rsidRPr="003A1FDA">
                <w:rPr>
                  <w:rStyle w:val="Hyperlink"/>
                  <w:rFonts w:eastAsia="Times New Roman" w:cs="Times New Roman"/>
                  <w:color w:val="000000" w:themeColor="text1"/>
                </w:rPr>
                <w:t>Broadcasting &amp; Entertainment</w:t>
              </w:r>
            </w:hyperlink>
          </w:p>
        </w:tc>
      </w:tr>
      <w:tr w:rsidR="00AD4D1E" w:rsidRPr="003A1FDA" w14:paraId="3E50FE11" w14:textId="77777777" w:rsidTr="00AD4D1E">
        <w:tc>
          <w:tcPr>
            <w:tcW w:w="6309" w:type="dxa"/>
            <w:gridSpan w:val="4"/>
            <w:hideMark/>
          </w:tcPr>
          <w:p w14:paraId="334E874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6A7616A" w14:textId="77777777" w:rsidR="00AD4D1E" w:rsidRPr="003A1FDA" w:rsidRDefault="00AD4D1E" w:rsidP="00F63013">
            <w:pPr>
              <w:ind w:firstLine="0"/>
              <w:rPr>
                <w:rFonts w:eastAsia="Times New Roman" w:cs="Times New Roman"/>
                <w:color w:val="000000" w:themeColor="text1"/>
              </w:rPr>
            </w:pPr>
            <w:hyperlink r:id="rId95" w:history="1">
              <w:r w:rsidRPr="003A1FDA">
                <w:rPr>
                  <w:rStyle w:val="Hyperlink"/>
                  <w:rFonts w:eastAsia="Times New Roman" w:cs="Times New Roman"/>
                  <w:color w:val="000000" w:themeColor="text1"/>
                </w:rPr>
                <w:t>Media Agencies</w:t>
              </w:r>
            </w:hyperlink>
          </w:p>
        </w:tc>
      </w:tr>
      <w:tr w:rsidR="00AD4D1E" w:rsidRPr="003A1FDA" w14:paraId="50B25F1D" w14:textId="77777777" w:rsidTr="00AD4D1E">
        <w:tc>
          <w:tcPr>
            <w:tcW w:w="6309" w:type="dxa"/>
            <w:gridSpan w:val="4"/>
            <w:hideMark/>
          </w:tcPr>
          <w:p w14:paraId="442FB4D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53A17DD" w14:textId="77777777" w:rsidR="00AD4D1E" w:rsidRPr="003A1FDA" w:rsidRDefault="00AD4D1E" w:rsidP="00F63013">
            <w:pPr>
              <w:ind w:firstLine="0"/>
              <w:rPr>
                <w:rFonts w:eastAsia="Times New Roman" w:cs="Times New Roman"/>
                <w:color w:val="000000" w:themeColor="text1"/>
              </w:rPr>
            </w:pPr>
            <w:hyperlink r:id="rId96" w:history="1">
              <w:r w:rsidRPr="003A1FDA">
                <w:rPr>
                  <w:rStyle w:val="Hyperlink"/>
                  <w:rFonts w:eastAsia="Times New Roman" w:cs="Times New Roman"/>
                  <w:color w:val="000000" w:themeColor="text1"/>
                </w:rPr>
                <w:t>Publishing</w:t>
              </w:r>
            </w:hyperlink>
          </w:p>
        </w:tc>
      </w:tr>
      <w:tr w:rsidR="00AD4D1E" w:rsidRPr="003A1FDA" w14:paraId="6DC91207" w14:textId="77777777" w:rsidTr="00AD4D1E">
        <w:tc>
          <w:tcPr>
            <w:tcW w:w="2160" w:type="dxa"/>
            <w:gridSpan w:val="2"/>
            <w:hideMark/>
          </w:tcPr>
          <w:p w14:paraId="65F7AFA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6A1B7F60" w14:textId="77777777" w:rsidR="00AD4D1E" w:rsidRPr="003A1FDA" w:rsidRDefault="00AD4D1E" w:rsidP="00F63013">
            <w:pPr>
              <w:ind w:firstLine="0"/>
              <w:rPr>
                <w:rFonts w:eastAsia="Times New Roman" w:cs="Times New Roman"/>
                <w:color w:val="000000" w:themeColor="text1"/>
              </w:rPr>
            </w:pPr>
            <w:hyperlink r:id="rId97" w:history="1">
              <w:r w:rsidRPr="003A1FDA">
                <w:rPr>
                  <w:rStyle w:val="Hyperlink"/>
                  <w:rFonts w:eastAsia="Times New Roman" w:cs="Times New Roman"/>
                  <w:color w:val="000000" w:themeColor="text1"/>
                </w:rPr>
                <w:t>Retail</w:t>
              </w:r>
            </w:hyperlink>
          </w:p>
        </w:tc>
        <w:tc>
          <w:tcPr>
            <w:tcW w:w="2061" w:type="dxa"/>
            <w:hideMark/>
          </w:tcPr>
          <w:p w14:paraId="3BF2658F" w14:textId="77777777" w:rsidR="00AD4D1E" w:rsidRPr="003A1FDA" w:rsidRDefault="00AD4D1E" w:rsidP="00F63013">
            <w:pPr>
              <w:ind w:firstLine="0"/>
              <w:rPr>
                <w:rFonts w:eastAsia="Times New Roman" w:cs="Times New Roman"/>
                <w:color w:val="000000" w:themeColor="text1"/>
              </w:rPr>
            </w:pPr>
            <w:hyperlink r:id="rId98" w:history="1">
              <w:r w:rsidRPr="003A1FDA">
                <w:rPr>
                  <w:rStyle w:val="Hyperlink"/>
                  <w:rFonts w:eastAsia="Times New Roman" w:cs="Times New Roman"/>
                  <w:color w:val="000000" w:themeColor="text1"/>
                </w:rPr>
                <w:t>Food &amp; Drug Retailers</w:t>
              </w:r>
            </w:hyperlink>
          </w:p>
        </w:tc>
        <w:tc>
          <w:tcPr>
            <w:tcW w:w="2439" w:type="dxa"/>
            <w:hideMark/>
          </w:tcPr>
          <w:p w14:paraId="5D2EF71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Drug Retailers</w:t>
            </w:r>
          </w:p>
        </w:tc>
      </w:tr>
      <w:tr w:rsidR="00AD4D1E" w:rsidRPr="003A1FDA" w14:paraId="6F9917DD" w14:textId="77777777" w:rsidTr="00AD4D1E">
        <w:tc>
          <w:tcPr>
            <w:tcW w:w="6309" w:type="dxa"/>
            <w:gridSpan w:val="4"/>
            <w:hideMark/>
          </w:tcPr>
          <w:p w14:paraId="55C581F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518B309" w14:textId="77777777" w:rsidR="00AD4D1E" w:rsidRPr="003A1FDA" w:rsidRDefault="00AD4D1E" w:rsidP="00F63013">
            <w:pPr>
              <w:ind w:firstLine="0"/>
              <w:rPr>
                <w:rFonts w:eastAsia="Times New Roman" w:cs="Times New Roman"/>
                <w:color w:val="000000" w:themeColor="text1"/>
              </w:rPr>
            </w:pPr>
            <w:hyperlink r:id="rId99" w:history="1">
              <w:r w:rsidRPr="003A1FDA">
                <w:rPr>
                  <w:rStyle w:val="Hyperlink"/>
                  <w:rFonts w:eastAsia="Times New Roman" w:cs="Times New Roman"/>
                  <w:color w:val="000000" w:themeColor="text1"/>
                </w:rPr>
                <w:t>Food Retailers &amp; Wholesalers</w:t>
              </w:r>
            </w:hyperlink>
          </w:p>
        </w:tc>
      </w:tr>
      <w:tr w:rsidR="00AD4D1E" w:rsidRPr="003A1FDA" w14:paraId="6D73F5D0" w14:textId="77777777" w:rsidTr="00AD4D1E">
        <w:tc>
          <w:tcPr>
            <w:tcW w:w="4248" w:type="dxa"/>
            <w:gridSpan w:val="3"/>
            <w:hideMark/>
          </w:tcPr>
          <w:p w14:paraId="5F3570F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203AD0E7" w14:textId="77777777" w:rsidR="00AD4D1E" w:rsidRPr="003A1FDA" w:rsidRDefault="00AD4D1E" w:rsidP="00F63013">
            <w:pPr>
              <w:ind w:firstLine="0"/>
              <w:rPr>
                <w:rFonts w:eastAsia="Times New Roman" w:cs="Times New Roman"/>
                <w:color w:val="000000" w:themeColor="text1"/>
              </w:rPr>
            </w:pPr>
            <w:hyperlink r:id="rId100" w:history="1">
              <w:r w:rsidRPr="003A1FDA">
                <w:rPr>
                  <w:rStyle w:val="Hyperlink"/>
                  <w:rFonts w:eastAsia="Times New Roman" w:cs="Times New Roman"/>
                  <w:color w:val="000000" w:themeColor="text1"/>
                </w:rPr>
                <w:t>General Retailers</w:t>
              </w:r>
            </w:hyperlink>
          </w:p>
        </w:tc>
        <w:tc>
          <w:tcPr>
            <w:tcW w:w="2439" w:type="dxa"/>
            <w:hideMark/>
          </w:tcPr>
          <w:p w14:paraId="0B6CF15B" w14:textId="77777777" w:rsidR="00AD4D1E" w:rsidRPr="003A1FDA" w:rsidRDefault="00AD4D1E" w:rsidP="00F63013">
            <w:pPr>
              <w:ind w:firstLine="0"/>
              <w:rPr>
                <w:rFonts w:eastAsia="Times New Roman" w:cs="Times New Roman"/>
                <w:color w:val="000000" w:themeColor="text1"/>
              </w:rPr>
            </w:pPr>
            <w:hyperlink r:id="rId101" w:history="1">
              <w:r w:rsidRPr="003A1FDA">
                <w:rPr>
                  <w:rStyle w:val="Hyperlink"/>
                  <w:rFonts w:eastAsia="Times New Roman" w:cs="Times New Roman"/>
                  <w:color w:val="000000" w:themeColor="text1"/>
                </w:rPr>
                <w:t>Apparel Retailers</w:t>
              </w:r>
            </w:hyperlink>
          </w:p>
        </w:tc>
      </w:tr>
      <w:tr w:rsidR="00AD4D1E" w:rsidRPr="003A1FDA" w14:paraId="1DE0E67F" w14:textId="77777777" w:rsidTr="00AD4D1E">
        <w:tc>
          <w:tcPr>
            <w:tcW w:w="6309" w:type="dxa"/>
            <w:gridSpan w:val="4"/>
            <w:hideMark/>
          </w:tcPr>
          <w:p w14:paraId="14AA30E4"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lastRenderedPageBreak/>
              <w:t> </w:t>
            </w:r>
          </w:p>
        </w:tc>
        <w:tc>
          <w:tcPr>
            <w:tcW w:w="2439" w:type="dxa"/>
            <w:hideMark/>
          </w:tcPr>
          <w:p w14:paraId="602245E9" w14:textId="77777777" w:rsidR="00AD4D1E" w:rsidRPr="003A1FDA" w:rsidRDefault="00AD4D1E" w:rsidP="00F63013">
            <w:pPr>
              <w:ind w:firstLine="0"/>
              <w:rPr>
                <w:rFonts w:eastAsia="Times New Roman" w:cs="Times New Roman"/>
                <w:color w:val="000000" w:themeColor="text1"/>
              </w:rPr>
            </w:pPr>
            <w:hyperlink r:id="rId102" w:history="1">
              <w:r w:rsidRPr="003A1FDA">
                <w:rPr>
                  <w:rStyle w:val="Hyperlink"/>
                  <w:rFonts w:eastAsia="Times New Roman" w:cs="Times New Roman"/>
                  <w:color w:val="000000" w:themeColor="text1"/>
                </w:rPr>
                <w:t>Broadline Retailers</w:t>
              </w:r>
            </w:hyperlink>
          </w:p>
        </w:tc>
      </w:tr>
      <w:tr w:rsidR="00AD4D1E" w:rsidRPr="003A1FDA" w14:paraId="4439650D" w14:textId="77777777" w:rsidTr="00AD4D1E">
        <w:tc>
          <w:tcPr>
            <w:tcW w:w="6309" w:type="dxa"/>
            <w:gridSpan w:val="4"/>
            <w:hideMark/>
          </w:tcPr>
          <w:p w14:paraId="57F74A5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4EC9C6A" w14:textId="77777777" w:rsidR="00AD4D1E" w:rsidRPr="003A1FDA" w:rsidRDefault="00AD4D1E" w:rsidP="00F63013">
            <w:pPr>
              <w:ind w:firstLine="0"/>
              <w:rPr>
                <w:rFonts w:eastAsia="Times New Roman" w:cs="Times New Roman"/>
                <w:color w:val="000000" w:themeColor="text1"/>
              </w:rPr>
            </w:pPr>
            <w:hyperlink r:id="rId103" w:history="1">
              <w:r w:rsidRPr="003A1FDA">
                <w:rPr>
                  <w:rStyle w:val="Hyperlink"/>
                  <w:rFonts w:eastAsia="Times New Roman" w:cs="Times New Roman"/>
                  <w:color w:val="000000" w:themeColor="text1"/>
                </w:rPr>
                <w:t>Home Improvement Retailers</w:t>
              </w:r>
            </w:hyperlink>
          </w:p>
        </w:tc>
      </w:tr>
      <w:tr w:rsidR="00AD4D1E" w:rsidRPr="003A1FDA" w14:paraId="210F046B" w14:textId="77777777" w:rsidTr="00AD4D1E">
        <w:tc>
          <w:tcPr>
            <w:tcW w:w="6309" w:type="dxa"/>
            <w:gridSpan w:val="4"/>
            <w:hideMark/>
          </w:tcPr>
          <w:p w14:paraId="68E675B1"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C3DFC90" w14:textId="77777777" w:rsidR="00AD4D1E" w:rsidRPr="003A1FDA" w:rsidRDefault="00AD4D1E" w:rsidP="00F63013">
            <w:pPr>
              <w:ind w:firstLine="0"/>
              <w:rPr>
                <w:rFonts w:eastAsia="Times New Roman" w:cs="Times New Roman"/>
                <w:color w:val="000000" w:themeColor="text1"/>
              </w:rPr>
            </w:pPr>
            <w:hyperlink r:id="rId104" w:history="1">
              <w:r w:rsidRPr="003A1FDA">
                <w:rPr>
                  <w:rStyle w:val="Hyperlink"/>
                  <w:rFonts w:eastAsia="Times New Roman" w:cs="Times New Roman"/>
                  <w:color w:val="000000" w:themeColor="text1"/>
                </w:rPr>
                <w:t>Specialized Consumer Services</w:t>
              </w:r>
            </w:hyperlink>
          </w:p>
        </w:tc>
      </w:tr>
      <w:tr w:rsidR="00AD4D1E" w:rsidRPr="003A1FDA" w14:paraId="74E28223" w14:textId="77777777" w:rsidTr="00AD4D1E">
        <w:tc>
          <w:tcPr>
            <w:tcW w:w="6309" w:type="dxa"/>
            <w:gridSpan w:val="4"/>
            <w:hideMark/>
          </w:tcPr>
          <w:p w14:paraId="58294A1F"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30D6B84" w14:textId="77777777" w:rsidR="00AD4D1E" w:rsidRPr="003A1FDA" w:rsidRDefault="00AD4D1E" w:rsidP="00F63013">
            <w:pPr>
              <w:ind w:firstLine="0"/>
              <w:rPr>
                <w:rFonts w:eastAsia="Times New Roman" w:cs="Times New Roman"/>
                <w:color w:val="000000" w:themeColor="text1"/>
              </w:rPr>
            </w:pPr>
            <w:hyperlink r:id="rId105" w:history="1">
              <w:r w:rsidRPr="003A1FDA">
                <w:rPr>
                  <w:rStyle w:val="Hyperlink"/>
                  <w:rFonts w:eastAsia="Times New Roman" w:cs="Times New Roman"/>
                  <w:color w:val="000000" w:themeColor="text1"/>
                </w:rPr>
                <w:t>Specialty Retailers</w:t>
              </w:r>
            </w:hyperlink>
          </w:p>
        </w:tc>
      </w:tr>
      <w:tr w:rsidR="00AD4D1E" w:rsidRPr="003A1FDA" w14:paraId="15CCF955" w14:textId="77777777" w:rsidTr="00AD4D1E">
        <w:tc>
          <w:tcPr>
            <w:tcW w:w="2160" w:type="dxa"/>
            <w:gridSpan w:val="2"/>
            <w:hideMark/>
          </w:tcPr>
          <w:p w14:paraId="30A77B1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2429FD4B" w14:textId="77777777" w:rsidR="00AD4D1E" w:rsidRPr="003A1FDA" w:rsidRDefault="00AD4D1E" w:rsidP="00F63013">
            <w:pPr>
              <w:ind w:firstLine="0"/>
              <w:rPr>
                <w:rFonts w:eastAsia="Times New Roman" w:cs="Times New Roman"/>
                <w:color w:val="000000" w:themeColor="text1"/>
              </w:rPr>
            </w:pPr>
            <w:hyperlink r:id="rId106" w:history="1">
              <w:r w:rsidRPr="003A1FDA">
                <w:rPr>
                  <w:rStyle w:val="Hyperlink"/>
                  <w:rFonts w:eastAsia="Times New Roman" w:cs="Times New Roman"/>
                  <w:color w:val="000000" w:themeColor="text1"/>
                </w:rPr>
                <w:t>Travel &amp; Leisure</w:t>
              </w:r>
            </w:hyperlink>
          </w:p>
        </w:tc>
        <w:tc>
          <w:tcPr>
            <w:tcW w:w="2061" w:type="dxa"/>
            <w:hideMark/>
          </w:tcPr>
          <w:p w14:paraId="79E6FB36" w14:textId="77777777" w:rsidR="00AD4D1E" w:rsidRPr="003A1FDA" w:rsidRDefault="00AD4D1E" w:rsidP="00F63013">
            <w:pPr>
              <w:ind w:firstLine="0"/>
              <w:rPr>
                <w:rFonts w:eastAsia="Times New Roman" w:cs="Times New Roman"/>
                <w:color w:val="000000" w:themeColor="text1"/>
              </w:rPr>
            </w:pPr>
            <w:hyperlink r:id="rId107" w:history="1">
              <w:r w:rsidRPr="003A1FDA">
                <w:rPr>
                  <w:rStyle w:val="Hyperlink"/>
                  <w:rFonts w:eastAsia="Times New Roman" w:cs="Times New Roman"/>
                  <w:color w:val="000000" w:themeColor="text1"/>
                </w:rPr>
                <w:t>Travel &amp; Leisure</w:t>
              </w:r>
            </w:hyperlink>
          </w:p>
        </w:tc>
        <w:tc>
          <w:tcPr>
            <w:tcW w:w="2439" w:type="dxa"/>
            <w:hideMark/>
          </w:tcPr>
          <w:p w14:paraId="2D404612" w14:textId="77777777" w:rsidR="00AD4D1E" w:rsidRPr="003A1FDA" w:rsidRDefault="00AD4D1E" w:rsidP="00F63013">
            <w:pPr>
              <w:ind w:firstLine="0"/>
              <w:rPr>
                <w:rFonts w:eastAsia="Times New Roman" w:cs="Times New Roman"/>
                <w:color w:val="000000" w:themeColor="text1"/>
              </w:rPr>
            </w:pPr>
            <w:hyperlink r:id="rId108" w:history="1">
              <w:r w:rsidRPr="003A1FDA">
                <w:rPr>
                  <w:rStyle w:val="Hyperlink"/>
                  <w:rFonts w:eastAsia="Times New Roman" w:cs="Times New Roman"/>
                  <w:color w:val="000000" w:themeColor="text1"/>
                </w:rPr>
                <w:t>Airlines</w:t>
              </w:r>
            </w:hyperlink>
          </w:p>
        </w:tc>
      </w:tr>
      <w:tr w:rsidR="00AD4D1E" w:rsidRPr="003A1FDA" w14:paraId="229084BC" w14:textId="77777777" w:rsidTr="00AD4D1E">
        <w:tc>
          <w:tcPr>
            <w:tcW w:w="6309" w:type="dxa"/>
            <w:gridSpan w:val="4"/>
            <w:hideMark/>
          </w:tcPr>
          <w:p w14:paraId="7385EEB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423F590" w14:textId="77777777" w:rsidR="00AD4D1E" w:rsidRPr="003A1FDA" w:rsidRDefault="00AD4D1E" w:rsidP="00F63013">
            <w:pPr>
              <w:ind w:firstLine="0"/>
              <w:rPr>
                <w:rFonts w:eastAsia="Times New Roman" w:cs="Times New Roman"/>
                <w:color w:val="000000" w:themeColor="text1"/>
              </w:rPr>
            </w:pPr>
            <w:hyperlink r:id="rId109" w:history="1">
              <w:r w:rsidRPr="003A1FDA">
                <w:rPr>
                  <w:rStyle w:val="Hyperlink"/>
                  <w:rFonts w:eastAsia="Times New Roman" w:cs="Times New Roman"/>
                  <w:color w:val="000000" w:themeColor="text1"/>
                </w:rPr>
                <w:t>Gambling</w:t>
              </w:r>
            </w:hyperlink>
          </w:p>
        </w:tc>
      </w:tr>
      <w:tr w:rsidR="00AD4D1E" w:rsidRPr="003A1FDA" w14:paraId="6F1B83A6" w14:textId="77777777" w:rsidTr="00AD4D1E">
        <w:tc>
          <w:tcPr>
            <w:tcW w:w="6309" w:type="dxa"/>
            <w:gridSpan w:val="4"/>
            <w:hideMark/>
          </w:tcPr>
          <w:p w14:paraId="1D40D7A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B9E9DE0" w14:textId="77777777" w:rsidR="00AD4D1E" w:rsidRPr="003A1FDA" w:rsidRDefault="00AD4D1E" w:rsidP="00F63013">
            <w:pPr>
              <w:ind w:firstLine="0"/>
              <w:rPr>
                <w:rFonts w:eastAsia="Times New Roman" w:cs="Times New Roman"/>
                <w:color w:val="000000" w:themeColor="text1"/>
              </w:rPr>
            </w:pPr>
            <w:hyperlink r:id="rId110" w:history="1">
              <w:r w:rsidRPr="003A1FDA">
                <w:rPr>
                  <w:rStyle w:val="Hyperlink"/>
                  <w:rFonts w:eastAsia="Times New Roman" w:cs="Times New Roman"/>
                  <w:color w:val="000000" w:themeColor="text1"/>
                </w:rPr>
                <w:t>Hotels</w:t>
              </w:r>
            </w:hyperlink>
          </w:p>
        </w:tc>
      </w:tr>
      <w:tr w:rsidR="00AD4D1E" w:rsidRPr="003A1FDA" w14:paraId="793F0271" w14:textId="77777777" w:rsidTr="00AD4D1E">
        <w:tc>
          <w:tcPr>
            <w:tcW w:w="6309" w:type="dxa"/>
            <w:gridSpan w:val="4"/>
            <w:hideMark/>
          </w:tcPr>
          <w:p w14:paraId="0D965904"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BE19C88" w14:textId="77777777" w:rsidR="00AD4D1E" w:rsidRPr="003A1FDA" w:rsidRDefault="00AD4D1E" w:rsidP="00F63013">
            <w:pPr>
              <w:ind w:firstLine="0"/>
              <w:rPr>
                <w:rFonts w:eastAsia="Times New Roman" w:cs="Times New Roman"/>
                <w:color w:val="000000" w:themeColor="text1"/>
              </w:rPr>
            </w:pPr>
            <w:hyperlink r:id="rId111" w:history="1">
              <w:r w:rsidRPr="003A1FDA">
                <w:rPr>
                  <w:rStyle w:val="Hyperlink"/>
                  <w:rFonts w:eastAsia="Times New Roman" w:cs="Times New Roman"/>
                  <w:color w:val="000000" w:themeColor="text1"/>
                </w:rPr>
                <w:t>Recreational Services</w:t>
              </w:r>
            </w:hyperlink>
          </w:p>
        </w:tc>
      </w:tr>
      <w:tr w:rsidR="00AD4D1E" w:rsidRPr="003A1FDA" w14:paraId="1336914F" w14:textId="77777777" w:rsidTr="00AD4D1E">
        <w:tc>
          <w:tcPr>
            <w:tcW w:w="6309" w:type="dxa"/>
            <w:gridSpan w:val="4"/>
            <w:hideMark/>
          </w:tcPr>
          <w:p w14:paraId="014D9E9E"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9CAC6BA" w14:textId="77777777" w:rsidR="00AD4D1E" w:rsidRPr="003A1FDA" w:rsidRDefault="00AD4D1E" w:rsidP="00F63013">
            <w:pPr>
              <w:ind w:firstLine="0"/>
              <w:rPr>
                <w:rFonts w:eastAsia="Times New Roman" w:cs="Times New Roman"/>
                <w:color w:val="000000" w:themeColor="text1"/>
              </w:rPr>
            </w:pPr>
            <w:hyperlink r:id="rId112" w:history="1">
              <w:r w:rsidRPr="003A1FDA">
                <w:rPr>
                  <w:rStyle w:val="Hyperlink"/>
                  <w:rFonts w:eastAsia="Times New Roman" w:cs="Times New Roman"/>
                  <w:color w:val="000000" w:themeColor="text1"/>
                </w:rPr>
                <w:t>Restaurants &amp; Bars</w:t>
              </w:r>
            </w:hyperlink>
          </w:p>
        </w:tc>
      </w:tr>
      <w:tr w:rsidR="00AD4D1E" w:rsidRPr="003A1FDA" w14:paraId="22DB9B0E" w14:textId="77777777" w:rsidTr="00AD4D1E">
        <w:tc>
          <w:tcPr>
            <w:tcW w:w="6309" w:type="dxa"/>
            <w:gridSpan w:val="4"/>
            <w:hideMark/>
          </w:tcPr>
          <w:p w14:paraId="2F714A7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842B9B8" w14:textId="77777777" w:rsidR="00AD4D1E" w:rsidRPr="003A1FDA" w:rsidRDefault="00AD4D1E" w:rsidP="00F63013">
            <w:pPr>
              <w:ind w:firstLine="0"/>
              <w:rPr>
                <w:rFonts w:eastAsia="Times New Roman" w:cs="Times New Roman"/>
                <w:color w:val="000000" w:themeColor="text1"/>
              </w:rPr>
            </w:pPr>
            <w:hyperlink r:id="rId113" w:history="1">
              <w:r w:rsidRPr="003A1FDA">
                <w:rPr>
                  <w:rStyle w:val="Hyperlink"/>
                  <w:rFonts w:eastAsia="Times New Roman" w:cs="Times New Roman"/>
                  <w:color w:val="000000" w:themeColor="text1"/>
                </w:rPr>
                <w:t>Travel &amp; Tourism</w:t>
              </w:r>
            </w:hyperlink>
          </w:p>
        </w:tc>
      </w:tr>
      <w:tr w:rsidR="00AD4D1E" w:rsidRPr="003A1FDA" w14:paraId="71283BBD" w14:textId="77777777" w:rsidTr="00AD4D1E">
        <w:tc>
          <w:tcPr>
            <w:tcW w:w="2160" w:type="dxa"/>
            <w:gridSpan w:val="2"/>
            <w:hideMark/>
          </w:tcPr>
          <w:p w14:paraId="5DD823B1" w14:textId="77777777" w:rsidR="00AD4D1E" w:rsidRPr="003A1FDA" w:rsidRDefault="00AD4D1E" w:rsidP="00F63013">
            <w:pPr>
              <w:ind w:firstLine="0"/>
              <w:rPr>
                <w:rFonts w:eastAsia="Times New Roman" w:cs="Times New Roman"/>
                <w:color w:val="000000" w:themeColor="text1"/>
              </w:rPr>
            </w:pPr>
            <w:hyperlink r:id="rId114" w:history="1">
              <w:r w:rsidRPr="003A1FDA">
                <w:rPr>
                  <w:rStyle w:val="Hyperlink"/>
                  <w:rFonts w:eastAsia="Times New Roman" w:cs="Times New Roman"/>
                  <w:color w:val="000000" w:themeColor="text1"/>
                </w:rPr>
                <w:t>Financials</w:t>
              </w:r>
            </w:hyperlink>
          </w:p>
        </w:tc>
        <w:tc>
          <w:tcPr>
            <w:tcW w:w="2088" w:type="dxa"/>
            <w:hideMark/>
          </w:tcPr>
          <w:p w14:paraId="47DE16F4" w14:textId="77777777" w:rsidR="00AD4D1E" w:rsidRPr="003A1FDA" w:rsidRDefault="00AD4D1E" w:rsidP="00F63013">
            <w:pPr>
              <w:ind w:firstLine="0"/>
              <w:rPr>
                <w:rFonts w:eastAsia="Times New Roman" w:cs="Times New Roman"/>
                <w:color w:val="000000" w:themeColor="text1"/>
              </w:rPr>
            </w:pPr>
            <w:hyperlink r:id="rId115" w:history="1">
              <w:r w:rsidRPr="003A1FDA">
                <w:rPr>
                  <w:rStyle w:val="Hyperlink"/>
                  <w:rFonts w:eastAsia="Times New Roman" w:cs="Times New Roman"/>
                  <w:color w:val="000000" w:themeColor="text1"/>
                </w:rPr>
                <w:t>Banks</w:t>
              </w:r>
            </w:hyperlink>
          </w:p>
        </w:tc>
        <w:tc>
          <w:tcPr>
            <w:tcW w:w="2061" w:type="dxa"/>
            <w:hideMark/>
          </w:tcPr>
          <w:p w14:paraId="2E23621D" w14:textId="77777777" w:rsidR="00AD4D1E" w:rsidRPr="003A1FDA" w:rsidRDefault="00AD4D1E" w:rsidP="00F63013">
            <w:pPr>
              <w:ind w:firstLine="0"/>
              <w:rPr>
                <w:rFonts w:eastAsia="Times New Roman" w:cs="Times New Roman"/>
                <w:color w:val="000000" w:themeColor="text1"/>
              </w:rPr>
            </w:pPr>
            <w:hyperlink r:id="rId116" w:history="1">
              <w:r w:rsidRPr="003A1FDA">
                <w:rPr>
                  <w:rStyle w:val="Hyperlink"/>
                  <w:rFonts w:eastAsia="Times New Roman" w:cs="Times New Roman"/>
                  <w:color w:val="000000" w:themeColor="text1"/>
                </w:rPr>
                <w:t>Banks</w:t>
              </w:r>
            </w:hyperlink>
          </w:p>
        </w:tc>
        <w:tc>
          <w:tcPr>
            <w:tcW w:w="2439" w:type="dxa"/>
            <w:hideMark/>
          </w:tcPr>
          <w:p w14:paraId="1E77B35A" w14:textId="77777777" w:rsidR="00AD4D1E" w:rsidRPr="003A1FDA" w:rsidRDefault="00AD4D1E" w:rsidP="00F63013">
            <w:pPr>
              <w:ind w:firstLine="0"/>
              <w:rPr>
                <w:rFonts w:eastAsia="Times New Roman" w:cs="Times New Roman"/>
                <w:color w:val="000000" w:themeColor="text1"/>
              </w:rPr>
            </w:pPr>
            <w:hyperlink r:id="rId117" w:history="1">
              <w:r w:rsidRPr="003A1FDA">
                <w:rPr>
                  <w:rStyle w:val="Hyperlink"/>
                  <w:rFonts w:eastAsia="Times New Roman" w:cs="Times New Roman"/>
                  <w:color w:val="000000" w:themeColor="text1"/>
                </w:rPr>
                <w:t>Banks</w:t>
              </w:r>
            </w:hyperlink>
          </w:p>
        </w:tc>
      </w:tr>
      <w:tr w:rsidR="00AD4D1E" w:rsidRPr="003A1FDA" w14:paraId="17AD9A3D" w14:textId="77777777" w:rsidTr="00AD4D1E">
        <w:tc>
          <w:tcPr>
            <w:tcW w:w="2160" w:type="dxa"/>
            <w:gridSpan w:val="2"/>
            <w:hideMark/>
          </w:tcPr>
          <w:p w14:paraId="2F88BCC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2BBE95D4" w14:textId="77777777" w:rsidR="00AD4D1E" w:rsidRPr="003A1FDA" w:rsidRDefault="00AD4D1E" w:rsidP="00F63013">
            <w:pPr>
              <w:ind w:firstLine="0"/>
              <w:rPr>
                <w:rFonts w:eastAsia="Times New Roman" w:cs="Times New Roman"/>
                <w:color w:val="000000" w:themeColor="text1"/>
              </w:rPr>
            </w:pPr>
            <w:hyperlink r:id="rId118" w:history="1">
              <w:r w:rsidRPr="003A1FDA">
                <w:rPr>
                  <w:rStyle w:val="Hyperlink"/>
                  <w:rFonts w:eastAsia="Times New Roman" w:cs="Times New Roman"/>
                  <w:color w:val="000000" w:themeColor="text1"/>
                </w:rPr>
                <w:t>Financial Services</w:t>
              </w:r>
            </w:hyperlink>
          </w:p>
        </w:tc>
        <w:tc>
          <w:tcPr>
            <w:tcW w:w="2061" w:type="dxa"/>
            <w:hideMark/>
          </w:tcPr>
          <w:p w14:paraId="4986ABB3" w14:textId="77777777" w:rsidR="00AD4D1E" w:rsidRPr="003A1FDA" w:rsidRDefault="00AD4D1E" w:rsidP="00F63013">
            <w:pPr>
              <w:ind w:firstLine="0"/>
              <w:rPr>
                <w:rFonts w:eastAsia="Times New Roman" w:cs="Times New Roman"/>
                <w:color w:val="000000" w:themeColor="text1"/>
              </w:rPr>
            </w:pPr>
            <w:hyperlink r:id="rId119" w:history="1">
              <w:r w:rsidRPr="003A1FDA">
                <w:rPr>
                  <w:rStyle w:val="Hyperlink"/>
                  <w:rFonts w:eastAsia="Times New Roman" w:cs="Times New Roman"/>
                  <w:color w:val="000000" w:themeColor="text1"/>
                </w:rPr>
                <w:t>Equity Investment Instruments</w:t>
              </w:r>
            </w:hyperlink>
          </w:p>
        </w:tc>
        <w:tc>
          <w:tcPr>
            <w:tcW w:w="2439" w:type="dxa"/>
            <w:hideMark/>
          </w:tcPr>
          <w:p w14:paraId="4E75C905" w14:textId="77777777" w:rsidR="00AD4D1E" w:rsidRPr="003A1FDA" w:rsidRDefault="00AD4D1E" w:rsidP="00F63013">
            <w:pPr>
              <w:ind w:firstLine="0"/>
              <w:rPr>
                <w:rFonts w:eastAsia="Times New Roman" w:cs="Times New Roman"/>
                <w:color w:val="000000" w:themeColor="text1"/>
              </w:rPr>
            </w:pPr>
            <w:hyperlink r:id="rId120" w:history="1">
              <w:r w:rsidRPr="003A1FDA">
                <w:rPr>
                  <w:rStyle w:val="Hyperlink"/>
                  <w:rFonts w:eastAsia="Times New Roman" w:cs="Times New Roman"/>
                  <w:color w:val="000000" w:themeColor="text1"/>
                </w:rPr>
                <w:t>Equity Investment Instruments</w:t>
              </w:r>
            </w:hyperlink>
          </w:p>
        </w:tc>
      </w:tr>
      <w:tr w:rsidR="00AD4D1E" w:rsidRPr="003A1FDA" w14:paraId="31DC8AD3" w14:textId="77777777" w:rsidTr="00AD4D1E">
        <w:tc>
          <w:tcPr>
            <w:tcW w:w="4248" w:type="dxa"/>
            <w:gridSpan w:val="3"/>
            <w:hideMark/>
          </w:tcPr>
          <w:p w14:paraId="7A02CC5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5865BF3B" w14:textId="77777777" w:rsidR="00AD4D1E" w:rsidRPr="003A1FDA" w:rsidRDefault="00AD4D1E" w:rsidP="00F63013">
            <w:pPr>
              <w:ind w:firstLine="0"/>
              <w:rPr>
                <w:rFonts w:eastAsia="Times New Roman" w:cs="Times New Roman"/>
                <w:color w:val="000000" w:themeColor="text1"/>
              </w:rPr>
            </w:pPr>
            <w:hyperlink r:id="rId121" w:history="1">
              <w:r w:rsidRPr="003A1FDA">
                <w:rPr>
                  <w:rStyle w:val="Hyperlink"/>
                  <w:rFonts w:eastAsia="Times New Roman" w:cs="Times New Roman"/>
                  <w:color w:val="000000" w:themeColor="text1"/>
                </w:rPr>
                <w:t>General Financial</w:t>
              </w:r>
            </w:hyperlink>
          </w:p>
        </w:tc>
        <w:tc>
          <w:tcPr>
            <w:tcW w:w="2439" w:type="dxa"/>
            <w:hideMark/>
          </w:tcPr>
          <w:p w14:paraId="52661911" w14:textId="77777777" w:rsidR="00AD4D1E" w:rsidRPr="003A1FDA" w:rsidRDefault="00AD4D1E" w:rsidP="00F63013">
            <w:pPr>
              <w:ind w:firstLine="0"/>
              <w:rPr>
                <w:rFonts w:eastAsia="Times New Roman" w:cs="Times New Roman"/>
                <w:color w:val="000000" w:themeColor="text1"/>
              </w:rPr>
            </w:pPr>
            <w:hyperlink r:id="rId122" w:history="1">
              <w:r w:rsidRPr="003A1FDA">
                <w:rPr>
                  <w:rStyle w:val="Hyperlink"/>
                  <w:rFonts w:eastAsia="Times New Roman" w:cs="Times New Roman"/>
                  <w:color w:val="000000" w:themeColor="text1"/>
                </w:rPr>
                <w:t>Asset Managers</w:t>
              </w:r>
            </w:hyperlink>
          </w:p>
        </w:tc>
      </w:tr>
      <w:tr w:rsidR="00AD4D1E" w:rsidRPr="003A1FDA" w14:paraId="5BC8DD76" w14:textId="77777777" w:rsidTr="00AD4D1E">
        <w:tc>
          <w:tcPr>
            <w:tcW w:w="6309" w:type="dxa"/>
            <w:gridSpan w:val="4"/>
            <w:hideMark/>
          </w:tcPr>
          <w:p w14:paraId="74C69ED6"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2C85DF3" w14:textId="77777777" w:rsidR="00AD4D1E" w:rsidRPr="003A1FDA" w:rsidRDefault="00AD4D1E" w:rsidP="00F63013">
            <w:pPr>
              <w:ind w:firstLine="0"/>
              <w:rPr>
                <w:rFonts w:eastAsia="Times New Roman" w:cs="Times New Roman"/>
                <w:color w:val="000000" w:themeColor="text1"/>
              </w:rPr>
            </w:pPr>
            <w:hyperlink r:id="rId123" w:history="1">
              <w:r w:rsidRPr="003A1FDA">
                <w:rPr>
                  <w:rStyle w:val="Hyperlink"/>
                  <w:rFonts w:eastAsia="Times New Roman" w:cs="Times New Roman"/>
                  <w:color w:val="000000" w:themeColor="text1"/>
                </w:rPr>
                <w:t>Consumer Finance</w:t>
              </w:r>
            </w:hyperlink>
          </w:p>
        </w:tc>
      </w:tr>
      <w:tr w:rsidR="00AD4D1E" w:rsidRPr="003A1FDA" w14:paraId="3CEF2486" w14:textId="77777777" w:rsidTr="00AD4D1E">
        <w:tc>
          <w:tcPr>
            <w:tcW w:w="6309" w:type="dxa"/>
            <w:gridSpan w:val="4"/>
            <w:hideMark/>
          </w:tcPr>
          <w:p w14:paraId="43E4DBD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3DD203F8" w14:textId="77777777" w:rsidR="00AD4D1E" w:rsidRPr="003A1FDA" w:rsidRDefault="00AD4D1E" w:rsidP="00F63013">
            <w:pPr>
              <w:ind w:firstLine="0"/>
              <w:rPr>
                <w:rFonts w:eastAsia="Times New Roman" w:cs="Times New Roman"/>
                <w:color w:val="000000" w:themeColor="text1"/>
              </w:rPr>
            </w:pPr>
            <w:hyperlink r:id="rId124" w:history="1">
              <w:r w:rsidRPr="003A1FDA">
                <w:rPr>
                  <w:rStyle w:val="Hyperlink"/>
                  <w:rFonts w:eastAsia="Times New Roman" w:cs="Times New Roman"/>
                  <w:color w:val="000000" w:themeColor="text1"/>
                </w:rPr>
                <w:t>Investment Services</w:t>
              </w:r>
            </w:hyperlink>
          </w:p>
        </w:tc>
      </w:tr>
      <w:tr w:rsidR="00AD4D1E" w:rsidRPr="003A1FDA" w14:paraId="61089438" w14:textId="77777777" w:rsidTr="00AD4D1E">
        <w:tc>
          <w:tcPr>
            <w:tcW w:w="6309" w:type="dxa"/>
            <w:gridSpan w:val="4"/>
            <w:hideMark/>
          </w:tcPr>
          <w:p w14:paraId="3D5903F1"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AF91789" w14:textId="77777777" w:rsidR="00AD4D1E" w:rsidRPr="003A1FDA" w:rsidRDefault="00AD4D1E" w:rsidP="00F63013">
            <w:pPr>
              <w:ind w:firstLine="0"/>
              <w:rPr>
                <w:rFonts w:eastAsia="Times New Roman" w:cs="Times New Roman"/>
                <w:color w:val="000000" w:themeColor="text1"/>
              </w:rPr>
            </w:pPr>
            <w:hyperlink r:id="rId125" w:history="1">
              <w:r w:rsidRPr="003A1FDA">
                <w:rPr>
                  <w:rStyle w:val="Hyperlink"/>
                  <w:rFonts w:eastAsia="Times New Roman" w:cs="Times New Roman"/>
                  <w:color w:val="000000" w:themeColor="text1"/>
                </w:rPr>
                <w:t>Mortgage Finance</w:t>
              </w:r>
            </w:hyperlink>
          </w:p>
        </w:tc>
      </w:tr>
      <w:tr w:rsidR="00AD4D1E" w:rsidRPr="003A1FDA" w14:paraId="6199ED5B" w14:textId="77777777" w:rsidTr="00AD4D1E">
        <w:tc>
          <w:tcPr>
            <w:tcW w:w="6309" w:type="dxa"/>
            <w:gridSpan w:val="4"/>
            <w:hideMark/>
          </w:tcPr>
          <w:p w14:paraId="212B240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F12DC4B" w14:textId="77777777" w:rsidR="00AD4D1E" w:rsidRPr="003A1FDA" w:rsidRDefault="00AD4D1E" w:rsidP="00F63013">
            <w:pPr>
              <w:ind w:firstLine="0"/>
              <w:rPr>
                <w:rFonts w:eastAsia="Times New Roman" w:cs="Times New Roman"/>
                <w:color w:val="000000" w:themeColor="text1"/>
              </w:rPr>
            </w:pPr>
            <w:hyperlink r:id="rId126" w:history="1">
              <w:r w:rsidRPr="003A1FDA">
                <w:rPr>
                  <w:rStyle w:val="Hyperlink"/>
                  <w:rFonts w:eastAsia="Times New Roman" w:cs="Times New Roman"/>
                  <w:color w:val="000000" w:themeColor="text1"/>
                </w:rPr>
                <w:t>Specialty Finance</w:t>
              </w:r>
            </w:hyperlink>
          </w:p>
        </w:tc>
      </w:tr>
      <w:tr w:rsidR="00AD4D1E" w:rsidRPr="003A1FDA" w14:paraId="41DAB4CD" w14:textId="77777777" w:rsidTr="00AD4D1E">
        <w:tc>
          <w:tcPr>
            <w:tcW w:w="4248" w:type="dxa"/>
            <w:gridSpan w:val="3"/>
            <w:hideMark/>
          </w:tcPr>
          <w:p w14:paraId="69339A2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7BAE42DA" w14:textId="77777777" w:rsidR="00AD4D1E" w:rsidRPr="003A1FDA" w:rsidRDefault="00AD4D1E" w:rsidP="00F63013">
            <w:pPr>
              <w:ind w:firstLine="0"/>
              <w:rPr>
                <w:rFonts w:eastAsia="Times New Roman" w:cs="Times New Roman"/>
                <w:color w:val="000000" w:themeColor="text1"/>
              </w:rPr>
            </w:pPr>
            <w:hyperlink r:id="rId127" w:history="1">
              <w:r w:rsidRPr="003A1FDA">
                <w:rPr>
                  <w:rStyle w:val="Hyperlink"/>
                  <w:rFonts w:eastAsia="Times New Roman" w:cs="Times New Roman"/>
                  <w:color w:val="000000" w:themeColor="text1"/>
                </w:rPr>
                <w:t>Nonequity Investment Instruments</w:t>
              </w:r>
            </w:hyperlink>
          </w:p>
        </w:tc>
        <w:tc>
          <w:tcPr>
            <w:tcW w:w="2439" w:type="dxa"/>
            <w:hideMark/>
          </w:tcPr>
          <w:p w14:paraId="6747A03A" w14:textId="77777777" w:rsidR="00AD4D1E" w:rsidRPr="003A1FDA" w:rsidRDefault="00AD4D1E" w:rsidP="00F63013">
            <w:pPr>
              <w:ind w:firstLine="0"/>
              <w:rPr>
                <w:rFonts w:eastAsia="Times New Roman" w:cs="Times New Roman"/>
                <w:color w:val="000000" w:themeColor="text1"/>
              </w:rPr>
            </w:pPr>
            <w:hyperlink r:id="rId128" w:history="1">
              <w:r w:rsidRPr="003A1FDA">
                <w:rPr>
                  <w:rStyle w:val="Hyperlink"/>
                  <w:rFonts w:eastAsia="Times New Roman" w:cs="Times New Roman"/>
                  <w:color w:val="000000" w:themeColor="text1"/>
                </w:rPr>
                <w:t>Nonequity Investment Instruments</w:t>
              </w:r>
            </w:hyperlink>
          </w:p>
        </w:tc>
      </w:tr>
      <w:tr w:rsidR="00AD4D1E" w:rsidRPr="003A1FDA" w14:paraId="732F827F" w14:textId="77777777" w:rsidTr="00AD4D1E">
        <w:tc>
          <w:tcPr>
            <w:tcW w:w="4248" w:type="dxa"/>
            <w:gridSpan w:val="3"/>
            <w:hideMark/>
          </w:tcPr>
          <w:p w14:paraId="7E56ED3E"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67D85C61" w14:textId="77777777" w:rsidR="00AD4D1E" w:rsidRPr="003A1FDA" w:rsidRDefault="00AD4D1E" w:rsidP="00F63013">
            <w:pPr>
              <w:ind w:firstLine="0"/>
              <w:rPr>
                <w:rFonts w:eastAsia="Times New Roman" w:cs="Times New Roman"/>
                <w:color w:val="000000" w:themeColor="text1"/>
              </w:rPr>
            </w:pPr>
            <w:hyperlink r:id="rId129" w:history="1">
              <w:r w:rsidRPr="003A1FDA">
                <w:rPr>
                  <w:rStyle w:val="Hyperlink"/>
                  <w:rFonts w:eastAsia="Times New Roman" w:cs="Times New Roman"/>
                  <w:color w:val="000000" w:themeColor="text1"/>
                </w:rPr>
                <w:t>Real Estate</w:t>
              </w:r>
            </w:hyperlink>
          </w:p>
        </w:tc>
        <w:tc>
          <w:tcPr>
            <w:tcW w:w="2439" w:type="dxa"/>
            <w:hideMark/>
          </w:tcPr>
          <w:p w14:paraId="725CF4FD" w14:textId="77777777" w:rsidR="00AD4D1E" w:rsidRPr="003A1FDA" w:rsidRDefault="00AD4D1E" w:rsidP="00F63013">
            <w:pPr>
              <w:ind w:firstLine="0"/>
              <w:rPr>
                <w:rFonts w:eastAsia="Times New Roman" w:cs="Times New Roman"/>
                <w:color w:val="000000" w:themeColor="text1"/>
              </w:rPr>
            </w:pPr>
            <w:hyperlink r:id="rId130" w:history="1">
              <w:r w:rsidRPr="003A1FDA">
                <w:rPr>
                  <w:rStyle w:val="Hyperlink"/>
                  <w:rFonts w:eastAsia="Times New Roman" w:cs="Times New Roman"/>
                  <w:color w:val="000000" w:themeColor="text1"/>
                </w:rPr>
                <w:t xml:space="preserve">Diversified Real Estate </w:t>
              </w:r>
              <w:r w:rsidRPr="003A1FDA">
                <w:rPr>
                  <w:rStyle w:val="Hyperlink"/>
                  <w:rFonts w:eastAsia="Times New Roman" w:cs="Times New Roman"/>
                  <w:color w:val="000000" w:themeColor="text1"/>
                </w:rPr>
                <w:lastRenderedPageBreak/>
                <w:t>Investment Trusts</w:t>
              </w:r>
            </w:hyperlink>
          </w:p>
        </w:tc>
      </w:tr>
      <w:tr w:rsidR="00AD4D1E" w:rsidRPr="003A1FDA" w14:paraId="3BD6FA9C" w14:textId="77777777" w:rsidTr="00AD4D1E">
        <w:tc>
          <w:tcPr>
            <w:tcW w:w="6309" w:type="dxa"/>
            <w:gridSpan w:val="4"/>
            <w:hideMark/>
          </w:tcPr>
          <w:p w14:paraId="00AE344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lastRenderedPageBreak/>
              <w:t> </w:t>
            </w:r>
          </w:p>
        </w:tc>
        <w:tc>
          <w:tcPr>
            <w:tcW w:w="2439" w:type="dxa"/>
            <w:hideMark/>
          </w:tcPr>
          <w:p w14:paraId="36176DAB" w14:textId="77777777" w:rsidR="00AD4D1E" w:rsidRPr="003A1FDA" w:rsidRDefault="00AD4D1E" w:rsidP="00F63013">
            <w:pPr>
              <w:ind w:firstLine="0"/>
              <w:rPr>
                <w:rFonts w:eastAsia="Times New Roman" w:cs="Times New Roman"/>
                <w:color w:val="000000" w:themeColor="text1"/>
              </w:rPr>
            </w:pPr>
            <w:hyperlink r:id="rId131" w:history="1">
              <w:r w:rsidRPr="003A1FDA">
                <w:rPr>
                  <w:rStyle w:val="Hyperlink"/>
                  <w:rFonts w:eastAsia="Times New Roman" w:cs="Times New Roman"/>
                  <w:color w:val="000000" w:themeColor="text1"/>
                </w:rPr>
                <w:t>Hotel &amp; Lodging Real Estate Investment Trusts</w:t>
              </w:r>
            </w:hyperlink>
          </w:p>
        </w:tc>
      </w:tr>
      <w:tr w:rsidR="00AD4D1E" w:rsidRPr="003A1FDA" w14:paraId="692641C6" w14:textId="77777777" w:rsidTr="00AD4D1E">
        <w:tc>
          <w:tcPr>
            <w:tcW w:w="6309" w:type="dxa"/>
            <w:gridSpan w:val="4"/>
            <w:hideMark/>
          </w:tcPr>
          <w:p w14:paraId="41590E89"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08F6BC6" w14:textId="77777777" w:rsidR="00AD4D1E" w:rsidRPr="003A1FDA" w:rsidRDefault="00AD4D1E" w:rsidP="00F63013">
            <w:pPr>
              <w:ind w:firstLine="0"/>
              <w:rPr>
                <w:rFonts w:eastAsia="Times New Roman" w:cs="Times New Roman"/>
                <w:color w:val="000000" w:themeColor="text1"/>
              </w:rPr>
            </w:pPr>
            <w:hyperlink r:id="rId132" w:history="1">
              <w:r w:rsidRPr="003A1FDA">
                <w:rPr>
                  <w:rStyle w:val="Hyperlink"/>
                  <w:rFonts w:eastAsia="Times New Roman" w:cs="Times New Roman"/>
                  <w:color w:val="000000" w:themeColor="text1"/>
                </w:rPr>
                <w:t>Industrial &amp; Office Real Estate Investment Trusts</w:t>
              </w:r>
            </w:hyperlink>
          </w:p>
        </w:tc>
      </w:tr>
      <w:tr w:rsidR="00AD4D1E" w:rsidRPr="003A1FDA" w14:paraId="28CFCCE8" w14:textId="77777777" w:rsidTr="00AD4D1E">
        <w:tc>
          <w:tcPr>
            <w:tcW w:w="6309" w:type="dxa"/>
            <w:gridSpan w:val="4"/>
            <w:hideMark/>
          </w:tcPr>
          <w:p w14:paraId="7BB647A1"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AE6F19D" w14:textId="77777777" w:rsidR="00AD4D1E" w:rsidRPr="003A1FDA" w:rsidRDefault="00AD4D1E" w:rsidP="00F63013">
            <w:pPr>
              <w:ind w:firstLine="0"/>
              <w:rPr>
                <w:rFonts w:eastAsia="Times New Roman" w:cs="Times New Roman"/>
                <w:color w:val="000000" w:themeColor="text1"/>
              </w:rPr>
            </w:pPr>
            <w:hyperlink r:id="rId133" w:history="1">
              <w:r w:rsidRPr="003A1FDA">
                <w:rPr>
                  <w:rStyle w:val="Hyperlink"/>
                  <w:rFonts w:eastAsia="Times New Roman" w:cs="Times New Roman"/>
                  <w:color w:val="000000" w:themeColor="text1"/>
                </w:rPr>
                <w:t>Mortgage Real Estate Investment Trusts</w:t>
              </w:r>
            </w:hyperlink>
          </w:p>
        </w:tc>
      </w:tr>
      <w:tr w:rsidR="00AD4D1E" w:rsidRPr="003A1FDA" w14:paraId="788A07C1" w14:textId="77777777" w:rsidTr="00AD4D1E">
        <w:tc>
          <w:tcPr>
            <w:tcW w:w="6309" w:type="dxa"/>
            <w:gridSpan w:val="4"/>
            <w:hideMark/>
          </w:tcPr>
          <w:p w14:paraId="46F4B4F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34CEB1DC" w14:textId="77777777" w:rsidR="00AD4D1E" w:rsidRPr="003A1FDA" w:rsidRDefault="00AD4D1E" w:rsidP="00F63013">
            <w:pPr>
              <w:ind w:firstLine="0"/>
              <w:rPr>
                <w:rFonts w:eastAsia="Times New Roman" w:cs="Times New Roman"/>
                <w:color w:val="000000" w:themeColor="text1"/>
              </w:rPr>
            </w:pPr>
            <w:hyperlink r:id="rId134" w:history="1">
              <w:r w:rsidRPr="003A1FDA">
                <w:rPr>
                  <w:rStyle w:val="Hyperlink"/>
                  <w:rFonts w:eastAsia="Times New Roman" w:cs="Times New Roman"/>
                  <w:color w:val="000000" w:themeColor="text1"/>
                </w:rPr>
                <w:t>Real Estate Holding &amp; Development</w:t>
              </w:r>
            </w:hyperlink>
          </w:p>
        </w:tc>
      </w:tr>
      <w:tr w:rsidR="00AD4D1E" w:rsidRPr="003A1FDA" w14:paraId="231FDF08" w14:textId="77777777" w:rsidTr="00AD4D1E">
        <w:tc>
          <w:tcPr>
            <w:tcW w:w="6309" w:type="dxa"/>
            <w:gridSpan w:val="4"/>
            <w:hideMark/>
          </w:tcPr>
          <w:p w14:paraId="6258783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708AE9E" w14:textId="77777777" w:rsidR="00AD4D1E" w:rsidRPr="003A1FDA" w:rsidRDefault="00AD4D1E" w:rsidP="00F63013">
            <w:pPr>
              <w:ind w:firstLine="0"/>
              <w:rPr>
                <w:rFonts w:eastAsia="Times New Roman" w:cs="Times New Roman"/>
                <w:color w:val="000000" w:themeColor="text1"/>
              </w:rPr>
            </w:pPr>
            <w:hyperlink r:id="rId135" w:history="1">
              <w:r w:rsidRPr="003A1FDA">
                <w:rPr>
                  <w:rStyle w:val="Hyperlink"/>
                  <w:rFonts w:eastAsia="Times New Roman" w:cs="Times New Roman"/>
                  <w:color w:val="000000" w:themeColor="text1"/>
                </w:rPr>
                <w:t>Real Estate Services</w:t>
              </w:r>
            </w:hyperlink>
          </w:p>
        </w:tc>
      </w:tr>
      <w:tr w:rsidR="00AD4D1E" w:rsidRPr="003A1FDA" w14:paraId="52E8B505" w14:textId="77777777" w:rsidTr="00AD4D1E">
        <w:tc>
          <w:tcPr>
            <w:tcW w:w="6309" w:type="dxa"/>
            <w:gridSpan w:val="4"/>
            <w:hideMark/>
          </w:tcPr>
          <w:p w14:paraId="18BC04A9"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00B7734" w14:textId="77777777" w:rsidR="00AD4D1E" w:rsidRPr="003A1FDA" w:rsidRDefault="00AD4D1E" w:rsidP="00F63013">
            <w:pPr>
              <w:ind w:firstLine="0"/>
              <w:rPr>
                <w:rFonts w:eastAsia="Times New Roman" w:cs="Times New Roman"/>
                <w:color w:val="000000" w:themeColor="text1"/>
              </w:rPr>
            </w:pPr>
            <w:hyperlink r:id="rId136" w:history="1">
              <w:r w:rsidRPr="003A1FDA">
                <w:rPr>
                  <w:rStyle w:val="Hyperlink"/>
                  <w:rFonts w:eastAsia="Times New Roman" w:cs="Times New Roman"/>
                  <w:color w:val="000000" w:themeColor="text1"/>
                </w:rPr>
                <w:t>Residential Real Estate Investment Trusts</w:t>
              </w:r>
            </w:hyperlink>
          </w:p>
        </w:tc>
      </w:tr>
      <w:tr w:rsidR="00AD4D1E" w:rsidRPr="003A1FDA" w14:paraId="38C54724" w14:textId="77777777" w:rsidTr="00AD4D1E">
        <w:tc>
          <w:tcPr>
            <w:tcW w:w="6309" w:type="dxa"/>
            <w:gridSpan w:val="4"/>
            <w:hideMark/>
          </w:tcPr>
          <w:p w14:paraId="4475645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6968DA8" w14:textId="77777777" w:rsidR="00AD4D1E" w:rsidRPr="003A1FDA" w:rsidRDefault="00AD4D1E" w:rsidP="00F63013">
            <w:pPr>
              <w:ind w:firstLine="0"/>
              <w:rPr>
                <w:rFonts w:eastAsia="Times New Roman" w:cs="Times New Roman"/>
                <w:color w:val="000000" w:themeColor="text1"/>
              </w:rPr>
            </w:pPr>
            <w:hyperlink r:id="rId137" w:history="1">
              <w:r w:rsidRPr="003A1FDA">
                <w:rPr>
                  <w:rStyle w:val="Hyperlink"/>
                  <w:rFonts w:eastAsia="Times New Roman" w:cs="Times New Roman"/>
                  <w:color w:val="000000" w:themeColor="text1"/>
                </w:rPr>
                <w:t>Retail Real Estate Investment Trusts</w:t>
              </w:r>
            </w:hyperlink>
          </w:p>
        </w:tc>
      </w:tr>
      <w:tr w:rsidR="00AD4D1E" w:rsidRPr="003A1FDA" w14:paraId="64A516A0" w14:textId="77777777" w:rsidTr="00AD4D1E">
        <w:tc>
          <w:tcPr>
            <w:tcW w:w="6309" w:type="dxa"/>
            <w:gridSpan w:val="4"/>
            <w:hideMark/>
          </w:tcPr>
          <w:p w14:paraId="0346F32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3EA755B" w14:textId="77777777" w:rsidR="00AD4D1E" w:rsidRPr="003A1FDA" w:rsidRDefault="00AD4D1E" w:rsidP="00F63013">
            <w:pPr>
              <w:ind w:firstLine="0"/>
              <w:rPr>
                <w:rFonts w:eastAsia="Times New Roman" w:cs="Times New Roman"/>
                <w:color w:val="000000" w:themeColor="text1"/>
              </w:rPr>
            </w:pPr>
            <w:hyperlink r:id="rId138" w:history="1">
              <w:r w:rsidRPr="003A1FDA">
                <w:rPr>
                  <w:rStyle w:val="Hyperlink"/>
                  <w:rFonts w:eastAsia="Times New Roman" w:cs="Times New Roman"/>
                  <w:color w:val="000000" w:themeColor="text1"/>
                </w:rPr>
                <w:t>Specialty Real Estate Investment Trusts</w:t>
              </w:r>
            </w:hyperlink>
          </w:p>
        </w:tc>
      </w:tr>
      <w:tr w:rsidR="00AD4D1E" w:rsidRPr="003A1FDA" w14:paraId="73987057" w14:textId="77777777" w:rsidTr="00AD4D1E">
        <w:tc>
          <w:tcPr>
            <w:tcW w:w="2160" w:type="dxa"/>
            <w:gridSpan w:val="2"/>
            <w:hideMark/>
          </w:tcPr>
          <w:p w14:paraId="2C61DE8E"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41A3ACAD" w14:textId="77777777" w:rsidR="00AD4D1E" w:rsidRPr="003A1FDA" w:rsidRDefault="00AD4D1E" w:rsidP="00F63013">
            <w:pPr>
              <w:rPr>
                <w:rFonts w:eastAsia="Times New Roman" w:cs="Times New Roman"/>
                <w:color w:val="000000" w:themeColor="text1"/>
              </w:rPr>
            </w:pPr>
            <w:hyperlink r:id="rId139" w:history="1">
              <w:r w:rsidRPr="003A1FDA">
                <w:rPr>
                  <w:rStyle w:val="Hyperlink"/>
                  <w:rFonts w:eastAsia="Times New Roman" w:cs="Times New Roman"/>
                  <w:color w:val="000000" w:themeColor="text1"/>
                </w:rPr>
                <w:t>Insurance</w:t>
              </w:r>
            </w:hyperlink>
          </w:p>
        </w:tc>
        <w:tc>
          <w:tcPr>
            <w:tcW w:w="2061" w:type="dxa"/>
            <w:hideMark/>
          </w:tcPr>
          <w:p w14:paraId="3F244070" w14:textId="77777777" w:rsidR="00AD4D1E" w:rsidRPr="003A1FDA" w:rsidRDefault="00AD4D1E" w:rsidP="00F63013">
            <w:pPr>
              <w:ind w:firstLine="0"/>
              <w:rPr>
                <w:rFonts w:eastAsia="Times New Roman" w:cs="Times New Roman"/>
                <w:color w:val="000000" w:themeColor="text1"/>
              </w:rPr>
            </w:pPr>
            <w:hyperlink r:id="rId140" w:history="1">
              <w:r w:rsidRPr="003A1FDA">
                <w:rPr>
                  <w:rStyle w:val="Hyperlink"/>
                  <w:rFonts w:eastAsia="Times New Roman" w:cs="Times New Roman"/>
                  <w:color w:val="000000" w:themeColor="text1"/>
                </w:rPr>
                <w:t>Life Insurance</w:t>
              </w:r>
            </w:hyperlink>
          </w:p>
        </w:tc>
        <w:tc>
          <w:tcPr>
            <w:tcW w:w="2439" w:type="dxa"/>
            <w:hideMark/>
          </w:tcPr>
          <w:p w14:paraId="6CC8EF7D" w14:textId="77777777" w:rsidR="00AD4D1E" w:rsidRPr="003A1FDA" w:rsidRDefault="00AD4D1E" w:rsidP="00F63013">
            <w:pPr>
              <w:ind w:firstLine="0"/>
              <w:rPr>
                <w:rFonts w:eastAsia="Times New Roman" w:cs="Times New Roman"/>
                <w:color w:val="000000" w:themeColor="text1"/>
              </w:rPr>
            </w:pPr>
            <w:hyperlink r:id="rId141" w:history="1">
              <w:r w:rsidRPr="003A1FDA">
                <w:rPr>
                  <w:rStyle w:val="Hyperlink"/>
                  <w:rFonts w:eastAsia="Times New Roman" w:cs="Times New Roman"/>
                  <w:color w:val="000000" w:themeColor="text1"/>
                </w:rPr>
                <w:t>Life Insurance</w:t>
              </w:r>
            </w:hyperlink>
          </w:p>
        </w:tc>
      </w:tr>
      <w:tr w:rsidR="00AD4D1E" w:rsidRPr="003A1FDA" w14:paraId="3720C0E5" w14:textId="77777777" w:rsidTr="00AD4D1E">
        <w:tc>
          <w:tcPr>
            <w:tcW w:w="4248" w:type="dxa"/>
            <w:gridSpan w:val="3"/>
            <w:hideMark/>
          </w:tcPr>
          <w:p w14:paraId="3A1AA30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2AED3343" w14:textId="77777777" w:rsidR="00AD4D1E" w:rsidRPr="003A1FDA" w:rsidRDefault="00AD4D1E" w:rsidP="00F63013">
            <w:pPr>
              <w:ind w:firstLine="0"/>
              <w:rPr>
                <w:rFonts w:eastAsia="Times New Roman" w:cs="Times New Roman"/>
                <w:color w:val="000000" w:themeColor="text1"/>
              </w:rPr>
            </w:pPr>
            <w:hyperlink r:id="rId142" w:history="1">
              <w:r w:rsidRPr="003A1FDA">
                <w:rPr>
                  <w:rStyle w:val="Hyperlink"/>
                  <w:rFonts w:eastAsia="Times New Roman" w:cs="Times New Roman"/>
                  <w:color w:val="000000" w:themeColor="text1"/>
                </w:rPr>
                <w:t>Nonlife Insurance</w:t>
              </w:r>
            </w:hyperlink>
          </w:p>
        </w:tc>
        <w:tc>
          <w:tcPr>
            <w:tcW w:w="2439" w:type="dxa"/>
            <w:hideMark/>
          </w:tcPr>
          <w:p w14:paraId="68D46482" w14:textId="77777777" w:rsidR="00AD4D1E" w:rsidRPr="003A1FDA" w:rsidRDefault="00AD4D1E" w:rsidP="00F63013">
            <w:pPr>
              <w:ind w:firstLine="0"/>
              <w:rPr>
                <w:rFonts w:eastAsia="Times New Roman" w:cs="Times New Roman"/>
                <w:color w:val="000000" w:themeColor="text1"/>
              </w:rPr>
            </w:pPr>
            <w:hyperlink r:id="rId143" w:history="1">
              <w:r w:rsidRPr="003A1FDA">
                <w:rPr>
                  <w:rStyle w:val="Hyperlink"/>
                  <w:rFonts w:eastAsia="Times New Roman" w:cs="Times New Roman"/>
                  <w:color w:val="000000" w:themeColor="text1"/>
                </w:rPr>
                <w:t>Full Line Insurance</w:t>
              </w:r>
            </w:hyperlink>
          </w:p>
        </w:tc>
      </w:tr>
      <w:tr w:rsidR="00AD4D1E" w:rsidRPr="003A1FDA" w14:paraId="2BB4717D" w14:textId="77777777" w:rsidTr="00AD4D1E">
        <w:tc>
          <w:tcPr>
            <w:tcW w:w="6309" w:type="dxa"/>
            <w:gridSpan w:val="4"/>
            <w:hideMark/>
          </w:tcPr>
          <w:p w14:paraId="7E94D9B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F716174" w14:textId="77777777" w:rsidR="00AD4D1E" w:rsidRPr="003A1FDA" w:rsidRDefault="00AD4D1E" w:rsidP="00F63013">
            <w:pPr>
              <w:ind w:firstLine="0"/>
              <w:rPr>
                <w:rFonts w:eastAsia="Times New Roman" w:cs="Times New Roman"/>
                <w:color w:val="000000" w:themeColor="text1"/>
              </w:rPr>
            </w:pPr>
            <w:hyperlink r:id="rId144" w:history="1">
              <w:r w:rsidRPr="003A1FDA">
                <w:rPr>
                  <w:rStyle w:val="Hyperlink"/>
                  <w:rFonts w:eastAsia="Times New Roman" w:cs="Times New Roman"/>
                  <w:color w:val="000000" w:themeColor="text1"/>
                </w:rPr>
                <w:t>Insurance Brokers</w:t>
              </w:r>
            </w:hyperlink>
          </w:p>
        </w:tc>
      </w:tr>
      <w:tr w:rsidR="00AD4D1E" w:rsidRPr="003A1FDA" w14:paraId="60495C39" w14:textId="77777777" w:rsidTr="00AD4D1E">
        <w:tc>
          <w:tcPr>
            <w:tcW w:w="6309" w:type="dxa"/>
            <w:gridSpan w:val="4"/>
            <w:hideMark/>
          </w:tcPr>
          <w:p w14:paraId="447293CA"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A9C7BE1" w14:textId="77777777" w:rsidR="00AD4D1E" w:rsidRPr="003A1FDA" w:rsidRDefault="00AD4D1E" w:rsidP="00F63013">
            <w:pPr>
              <w:ind w:firstLine="0"/>
              <w:rPr>
                <w:rFonts w:eastAsia="Times New Roman" w:cs="Times New Roman"/>
                <w:color w:val="000000" w:themeColor="text1"/>
              </w:rPr>
            </w:pPr>
            <w:hyperlink r:id="rId145" w:history="1">
              <w:r w:rsidRPr="003A1FDA">
                <w:rPr>
                  <w:rStyle w:val="Hyperlink"/>
                  <w:rFonts w:eastAsia="Times New Roman" w:cs="Times New Roman"/>
                  <w:color w:val="000000" w:themeColor="text1"/>
                </w:rPr>
                <w:t>Property &amp; Casualty Insurance</w:t>
              </w:r>
            </w:hyperlink>
          </w:p>
        </w:tc>
      </w:tr>
      <w:tr w:rsidR="00AD4D1E" w:rsidRPr="003A1FDA" w14:paraId="5D0AB976" w14:textId="77777777" w:rsidTr="00AD4D1E">
        <w:tc>
          <w:tcPr>
            <w:tcW w:w="6309" w:type="dxa"/>
            <w:gridSpan w:val="4"/>
            <w:hideMark/>
          </w:tcPr>
          <w:p w14:paraId="7963EFB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9F026BC" w14:textId="77777777" w:rsidR="00AD4D1E" w:rsidRPr="003A1FDA" w:rsidRDefault="00AD4D1E" w:rsidP="00F63013">
            <w:pPr>
              <w:ind w:firstLine="0"/>
              <w:rPr>
                <w:rFonts w:eastAsia="Times New Roman" w:cs="Times New Roman"/>
                <w:color w:val="000000" w:themeColor="text1"/>
              </w:rPr>
            </w:pPr>
            <w:hyperlink r:id="rId146" w:history="1">
              <w:r w:rsidRPr="003A1FDA">
                <w:rPr>
                  <w:rStyle w:val="Hyperlink"/>
                  <w:rFonts w:eastAsia="Times New Roman" w:cs="Times New Roman"/>
                  <w:color w:val="000000" w:themeColor="text1"/>
                </w:rPr>
                <w:t>Reinsurance</w:t>
              </w:r>
            </w:hyperlink>
          </w:p>
        </w:tc>
      </w:tr>
      <w:tr w:rsidR="00AD4D1E" w:rsidRPr="003A1FDA" w14:paraId="470A4C7A" w14:textId="77777777" w:rsidTr="00AD4D1E">
        <w:tc>
          <w:tcPr>
            <w:tcW w:w="2160" w:type="dxa"/>
            <w:gridSpan w:val="2"/>
            <w:hideMark/>
          </w:tcPr>
          <w:p w14:paraId="7F79C26C" w14:textId="77777777" w:rsidR="00AD4D1E" w:rsidRPr="003A1FDA" w:rsidRDefault="00AD4D1E" w:rsidP="00F63013">
            <w:pPr>
              <w:ind w:firstLine="0"/>
              <w:rPr>
                <w:rFonts w:eastAsia="Times New Roman" w:cs="Times New Roman"/>
                <w:color w:val="000000" w:themeColor="text1"/>
              </w:rPr>
            </w:pPr>
            <w:hyperlink r:id="rId147" w:history="1">
              <w:r w:rsidRPr="003A1FDA">
                <w:rPr>
                  <w:rStyle w:val="Hyperlink"/>
                  <w:rFonts w:eastAsia="Times New Roman" w:cs="Times New Roman"/>
                  <w:color w:val="000000" w:themeColor="text1"/>
                </w:rPr>
                <w:t>Health Care</w:t>
              </w:r>
            </w:hyperlink>
          </w:p>
        </w:tc>
        <w:tc>
          <w:tcPr>
            <w:tcW w:w="2088" w:type="dxa"/>
            <w:hideMark/>
          </w:tcPr>
          <w:p w14:paraId="7D24B246" w14:textId="77777777" w:rsidR="00AD4D1E" w:rsidRPr="003A1FDA" w:rsidRDefault="00AD4D1E" w:rsidP="00F63013">
            <w:pPr>
              <w:ind w:firstLine="0"/>
              <w:rPr>
                <w:rFonts w:eastAsia="Times New Roman" w:cs="Times New Roman"/>
                <w:color w:val="000000" w:themeColor="text1"/>
              </w:rPr>
            </w:pPr>
            <w:hyperlink r:id="rId148" w:history="1">
              <w:r w:rsidRPr="003A1FDA">
                <w:rPr>
                  <w:rStyle w:val="Hyperlink"/>
                  <w:rFonts w:eastAsia="Times New Roman" w:cs="Times New Roman"/>
                  <w:color w:val="000000" w:themeColor="text1"/>
                </w:rPr>
                <w:t>Health Care</w:t>
              </w:r>
            </w:hyperlink>
          </w:p>
        </w:tc>
        <w:tc>
          <w:tcPr>
            <w:tcW w:w="2061" w:type="dxa"/>
            <w:hideMark/>
          </w:tcPr>
          <w:p w14:paraId="03D8302E" w14:textId="77777777" w:rsidR="00AD4D1E" w:rsidRPr="003A1FDA" w:rsidRDefault="00AD4D1E" w:rsidP="00F63013">
            <w:pPr>
              <w:ind w:firstLine="0"/>
              <w:rPr>
                <w:rFonts w:eastAsia="Times New Roman" w:cs="Times New Roman"/>
                <w:color w:val="000000" w:themeColor="text1"/>
              </w:rPr>
            </w:pPr>
            <w:hyperlink r:id="rId149" w:history="1">
              <w:r w:rsidRPr="003A1FDA">
                <w:rPr>
                  <w:rStyle w:val="Hyperlink"/>
                  <w:rFonts w:eastAsia="Times New Roman" w:cs="Times New Roman"/>
                  <w:color w:val="000000" w:themeColor="text1"/>
                </w:rPr>
                <w:t xml:space="preserve">Health Care Equipment &amp; </w:t>
              </w:r>
              <w:r w:rsidRPr="003A1FDA">
                <w:rPr>
                  <w:rStyle w:val="Hyperlink"/>
                  <w:rFonts w:eastAsia="Times New Roman" w:cs="Times New Roman"/>
                  <w:color w:val="000000" w:themeColor="text1"/>
                </w:rPr>
                <w:lastRenderedPageBreak/>
                <w:t>Services</w:t>
              </w:r>
            </w:hyperlink>
          </w:p>
        </w:tc>
        <w:tc>
          <w:tcPr>
            <w:tcW w:w="2439" w:type="dxa"/>
            <w:hideMark/>
          </w:tcPr>
          <w:p w14:paraId="17BCF4DC" w14:textId="77777777" w:rsidR="00AD4D1E" w:rsidRPr="003A1FDA" w:rsidRDefault="00AD4D1E" w:rsidP="00F63013">
            <w:pPr>
              <w:ind w:firstLine="0"/>
              <w:rPr>
                <w:rFonts w:eastAsia="Times New Roman" w:cs="Times New Roman"/>
                <w:color w:val="000000" w:themeColor="text1"/>
              </w:rPr>
            </w:pPr>
            <w:hyperlink r:id="rId150" w:history="1">
              <w:r w:rsidRPr="003A1FDA">
                <w:rPr>
                  <w:rStyle w:val="Hyperlink"/>
                  <w:rFonts w:eastAsia="Times New Roman" w:cs="Times New Roman"/>
                  <w:color w:val="000000" w:themeColor="text1"/>
                </w:rPr>
                <w:t>Health Care Providers</w:t>
              </w:r>
            </w:hyperlink>
          </w:p>
        </w:tc>
      </w:tr>
      <w:tr w:rsidR="00AD4D1E" w:rsidRPr="003A1FDA" w14:paraId="7FDA40D5" w14:textId="77777777" w:rsidTr="00AD4D1E">
        <w:tc>
          <w:tcPr>
            <w:tcW w:w="6309" w:type="dxa"/>
            <w:gridSpan w:val="4"/>
            <w:hideMark/>
          </w:tcPr>
          <w:p w14:paraId="7124B2C4"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7EB103A" w14:textId="77777777" w:rsidR="00AD4D1E" w:rsidRPr="003A1FDA" w:rsidRDefault="00AD4D1E" w:rsidP="00F63013">
            <w:pPr>
              <w:ind w:firstLine="0"/>
              <w:rPr>
                <w:rFonts w:eastAsia="Times New Roman" w:cs="Times New Roman"/>
                <w:color w:val="000000" w:themeColor="text1"/>
              </w:rPr>
            </w:pPr>
            <w:hyperlink r:id="rId151" w:history="1">
              <w:r w:rsidRPr="003A1FDA">
                <w:rPr>
                  <w:rStyle w:val="Hyperlink"/>
                  <w:rFonts w:eastAsia="Times New Roman" w:cs="Times New Roman"/>
                  <w:color w:val="000000" w:themeColor="text1"/>
                </w:rPr>
                <w:t>Medical Equipment</w:t>
              </w:r>
            </w:hyperlink>
          </w:p>
        </w:tc>
      </w:tr>
      <w:tr w:rsidR="00AD4D1E" w:rsidRPr="003A1FDA" w14:paraId="4ACAC367" w14:textId="77777777" w:rsidTr="00AD4D1E">
        <w:tc>
          <w:tcPr>
            <w:tcW w:w="6309" w:type="dxa"/>
            <w:gridSpan w:val="4"/>
            <w:hideMark/>
          </w:tcPr>
          <w:p w14:paraId="72F61B5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6830103" w14:textId="77777777" w:rsidR="00AD4D1E" w:rsidRPr="003A1FDA" w:rsidRDefault="00AD4D1E" w:rsidP="00F63013">
            <w:pPr>
              <w:ind w:firstLine="0"/>
              <w:rPr>
                <w:rFonts w:eastAsia="Times New Roman" w:cs="Times New Roman"/>
                <w:color w:val="000000" w:themeColor="text1"/>
              </w:rPr>
            </w:pPr>
            <w:hyperlink r:id="rId152" w:history="1">
              <w:r w:rsidRPr="003A1FDA">
                <w:rPr>
                  <w:rStyle w:val="Hyperlink"/>
                  <w:rFonts w:eastAsia="Times New Roman" w:cs="Times New Roman"/>
                  <w:color w:val="000000" w:themeColor="text1"/>
                </w:rPr>
                <w:t>Medical Supplies</w:t>
              </w:r>
            </w:hyperlink>
          </w:p>
        </w:tc>
      </w:tr>
      <w:tr w:rsidR="00AD4D1E" w:rsidRPr="003A1FDA" w14:paraId="0C85D577" w14:textId="77777777" w:rsidTr="00AD4D1E">
        <w:tc>
          <w:tcPr>
            <w:tcW w:w="4248" w:type="dxa"/>
            <w:gridSpan w:val="3"/>
            <w:hideMark/>
          </w:tcPr>
          <w:p w14:paraId="5FB73529"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127F5192" w14:textId="77777777" w:rsidR="00AD4D1E" w:rsidRPr="003A1FDA" w:rsidRDefault="00AD4D1E" w:rsidP="00F63013">
            <w:pPr>
              <w:ind w:firstLine="0"/>
              <w:rPr>
                <w:rFonts w:eastAsia="Times New Roman" w:cs="Times New Roman"/>
                <w:color w:val="000000" w:themeColor="text1"/>
              </w:rPr>
            </w:pPr>
            <w:hyperlink r:id="rId153" w:history="1">
              <w:r w:rsidRPr="003A1FDA">
                <w:rPr>
                  <w:rStyle w:val="Hyperlink"/>
                  <w:rFonts w:eastAsia="Times New Roman" w:cs="Times New Roman"/>
                  <w:color w:val="000000" w:themeColor="text1"/>
                </w:rPr>
                <w:t>Pharmaceuticals &amp; Biotechnology</w:t>
              </w:r>
            </w:hyperlink>
          </w:p>
        </w:tc>
        <w:tc>
          <w:tcPr>
            <w:tcW w:w="2439" w:type="dxa"/>
            <w:hideMark/>
          </w:tcPr>
          <w:p w14:paraId="39690231" w14:textId="77777777" w:rsidR="00AD4D1E" w:rsidRPr="003A1FDA" w:rsidRDefault="00AD4D1E" w:rsidP="00F63013">
            <w:pPr>
              <w:ind w:firstLine="0"/>
              <w:rPr>
                <w:rFonts w:eastAsia="Times New Roman" w:cs="Times New Roman"/>
                <w:color w:val="000000" w:themeColor="text1"/>
              </w:rPr>
            </w:pPr>
            <w:hyperlink r:id="rId154" w:history="1">
              <w:r w:rsidRPr="003A1FDA">
                <w:rPr>
                  <w:rStyle w:val="Hyperlink"/>
                  <w:rFonts w:eastAsia="Times New Roman" w:cs="Times New Roman"/>
                  <w:color w:val="000000" w:themeColor="text1"/>
                </w:rPr>
                <w:t>Biotechnology</w:t>
              </w:r>
            </w:hyperlink>
          </w:p>
        </w:tc>
      </w:tr>
      <w:tr w:rsidR="00AD4D1E" w:rsidRPr="003A1FDA" w14:paraId="4CD239C9" w14:textId="77777777" w:rsidTr="00AD4D1E">
        <w:tc>
          <w:tcPr>
            <w:tcW w:w="6309" w:type="dxa"/>
            <w:gridSpan w:val="4"/>
            <w:hideMark/>
          </w:tcPr>
          <w:p w14:paraId="055AEA89"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BE43502" w14:textId="77777777" w:rsidR="00AD4D1E" w:rsidRPr="003A1FDA" w:rsidRDefault="00AD4D1E" w:rsidP="00F63013">
            <w:pPr>
              <w:ind w:firstLine="0"/>
              <w:rPr>
                <w:rFonts w:eastAsia="Times New Roman" w:cs="Times New Roman"/>
                <w:color w:val="000000" w:themeColor="text1"/>
              </w:rPr>
            </w:pPr>
            <w:hyperlink r:id="rId155" w:history="1">
              <w:r w:rsidRPr="003A1FDA">
                <w:rPr>
                  <w:rStyle w:val="Hyperlink"/>
                  <w:rFonts w:eastAsia="Times New Roman" w:cs="Times New Roman"/>
                  <w:color w:val="000000" w:themeColor="text1"/>
                </w:rPr>
                <w:t>Pharmaceuticals</w:t>
              </w:r>
            </w:hyperlink>
          </w:p>
        </w:tc>
      </w:tr>
      <w:tr w:rsidR="00AD4D1E" w:rsidRPr="003A1FDA" w14:paraId="69B0A268" w14:textId="77777777" w:rsidTr="00AD4D1E">
        <w:tc>
          <w:tcPr>
            <w:tcW w:w="2160" w:type="dxa"/>
            <w:gridSpan w:val="2"/>
            <w:hideMark/>
          </w:tcPr>
          <w:p w14:paraId="37FFA65E" w14:textId="77777777" w:rsidR="00AD4D1E" w:rsidRPr="003A1FDA" w:rsidRDefault="00AD4D1E" w:rsidP="00F63013">
            <w:pPr>
              <w:ind w:firstLine="0"/>
              <w:rPr>
                <w:rFonts w:eastAsia="Times New Roman" w:cs="Times New Roman"/>
                <w:color w:val="000000" w:themeColor="text1"/>
              </w:rPr>
            </w:pPr>
            <w:hyperlink r:id="rId156" w:history="1">
              <w:r w:rsidRPr="003A1FDA">
                <w:rPr>
                  <w:rStyle w:val="Hyperlink"/>
                  <w:rFonts w:eastAsia="Times New Roman" w:cs="Times New Roman"/>
                  <w:color w:val="000000" w:themeColor="text1"/>
                </w:rPr>
                <w:t>Industrials</w:t>
              </w:r>
            </w:hyperlink>
          </w:p>
        </w:tc>
        <w:tc>
          <w:tcPr>
            <w:tcW w:w="2088" w:type="dxa"/>
            <w:hideMark/>
          </w:tcPr>
          <w:p w14:paraId="659E2F86" w14:textId="77777777" w:rsidR="00AD4D1E" w:rsidRPr="003A1FDA" w:rsidRDefault="00AD4D1E" w:rsidP="00F63013">
            <w:pPr>
              <w:ind w:firstLine="0"/>
              <w:rPr>
                <w:rFonts w:eastAsia="Times New Roman" w:cs="Times New Roman"/>
                <w:color w:val="000000" w:themeColor="text1"/>
              </w:rPr>
            </w:pPr>
            <w:hyperlink r:id="rId157" w:history="1">
              <w:r w:rsidRPr="003A1FDA">
                <w:rPr>
                  <w:rStyle w:val="Hyperlink"/>
                  <w:rFonts w:eastAsia="Times New Roman" w:cs="Times New Roman"/>
                  <w:color w:val="000000" w:themeColor="text1"/>
                </w:rPr>
                <w:t>Construction &amp; Materials</w:t>
              </w:r>
            </w:hyperlink>
          </w:p>
        </w:tc>
        <w:tc>
          <w:tcPr>
            <w:tcW w:w="2061" w:type="dxa"/>
            <w:hideMark/>
          </w:tcPr>
          <w:p w14:paraId="00921D8C" w14:textId="77777777" w:rsidR="00AD4D1E" w:rsidRPr="003A1FDA" w:rsidRDefault="00AD4D1E" w:rsidP="00F63013">
            <w:pPr>
              <w:ind w:firstLine="0"/>
              <w:rPr>
                <w:rFonts w:eastAsia="Times New Roman" w:cs="Times New Roman"/>
                <w:color w:val="000000" w:themeColor="text1"/>
              </w:rPr>
            </w:pPr>
            <w:hyperlink r:id="rId158" w:history="1">
              <w:r w:rsidRPr="003A1FDA">
                <w:rPr>
                  <w:rStyle w:val="Hyperlink"/>
                  <w:rFonts w:eastAsia="Times New Roman" w:cs="Times New Roman"/>
                  <w:color w:val="000000" w:themeColor="text1"/>
                </w:rPr>
                <w:t>Construction &amp; Materials</w:t>
              </w:r>
            </w:hyperlink>
          </w:p>
        </w:tc>
        <w:tc>
          <w:tcPr>
            <w:tcW w:w="2439" w:type="dxa"/>
            <w:hideMark/>
          </w:tcPr>
          <w:p w14:paraId="00842CA0" w14:textId="77777777" w:rsidR="00AD4D1E" w:rsidRPr="003A1FDA" w:rsidRDefault="00AD4D1E" w:rsidP="00F63013">
            <w:pPr>
              <w:ind w:firstLine="0"/>
              <w:rPr>
                <w:rFonts w:eastAsia="Times New Roman" w:cs="Times New Roman"/>
                <w:color w:val="000000" w:themeColor="text1"/>
              </w:rPr>
            </w:pPr>
            <w:hyperlink r:id="rId159" w:history="1">
              <w:r w:rsidRPr="003A1FDA">
                <w:rPr>
                  <w:rStyle w:val="Hyperlink"/>
                  <w:rFonts w:eastAsia="Times New Roman" w:cs="Times New Roman"/>
                  <w:color w:val="000000" w:themeColor="text1"/>
                </w:rPr>
                <w:t>Building Materials &amp; Fixtures</w:t>
              </w:r>
            </w:hyperlink>
          </w:p>
        </w:tc>
      </w:tr>
      <w:tr w:rsidR="00AD4D1E" w:rsidRPr="003A1FDA" w14:paraId="4C383DFF" w14:textId="77777777" w:rsidTr="00AD4D1E">
        <w:tc>
          <w:tcPr>
            <w:tcW w:w="6309" w:type="dxa"/>
            <w:gridSpan w:val="4"/>
            <w:hideMark/>
          </w:tcPr>
          <w:p w14:paraId="38536288"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1F7D877" w14:textId="77777777" w:rsidR="00AD4D1E" w:rsidRPr="003A1FDA" w:rsidRDefault="00AD4D1E" w:rsidP="00F63013">
            <w:pPr>
              <w:ind w:firstLine="0"/>
              <w:rPr>
                <w:rFonts w:eastAsia="Times New Roman" w:cs="Times New Roman"/>
                <w:color w:val="000000" w:themeColor="text1"/>
              </w:rPr>
            </w:pPr>
            <w:hyperlink r:id="rId160" w:history="1">
              <w:r w:rsidRPr="003A1FDA">
                <w:rPr>
                  <w:rStyle w:val="Hyperlink"/>
                  <w:rFonts w:eastAsia="Times New Roman" w:cs="Times New Roman"/>
                  <w:color w:val="000000" w:themeColor="text1"/>
                </w:rPr>
                <w:t>Heavy Construction</w:t>
              </w:r>
            </w:hyperlink>
          </w:p>
        </w:tc>
      </w:tr>
      <w:tr w:rsidR="00AD4D1E" w:rsidRPr="003A1FDA" w14:paraId="5B250947" w14:textId="77777777" w:rsidTr="00AD4D1E">
        <w:tc>
          <w:tcPr>
            <w:tcW w:w="2160" w:type="dxa"/>
            <w:gridSpan w:val="2"/>
            <w:hideMark/>
          </w:tcPr>
          <w:p w14:paraId="24AF47B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88" w:type="dxa"/>
            <w:hideMark/>
          </w:tcPr>
          <w:p w14:paraId="735EF66B" w14:textId="77777777" w:rsidR="00AD4D1E" w:rsidRPr="003A1FDA" w:rsidRDefault="00AD4D1E" w:rsidP="00F63013">
            <w:pPr>
              <w:ind w:firstLine="0"/>
              <w:rPr>
                <w:rFonts w:eastAsia="Times New Roman" w:cs="Times New Roman"/>
                <w:color w:val="000000" w:themeColor="text1"/>
              </w:rPr>
            </w:pPr>
            <w:hyperlink r:id="rId161" w:history="1">
              <w:r w:rsidRPr="003A1FDA">
                <w:rPr>
                  <w:rStyle w:val="Hyperlink"/>
                  <w:rFonts w:eastAsia="Times New Roman" w:cs="Times New Roman"/>
                  <w:color w:val="000000" w:themeColor="text1"/>
                </w:rPr>
                <w:t>Industrial Goods &amp; Services</w:t>
              </w:r>
            </w:hyperlink>
          </w:p>
        </w:tc>
        <w:tc>
          <w:tcPr>
            <w:tcW w:w="2061" w:type="dxa"/>
            <w:hideMark/>
          </w:tcPr>
          <w:p w14:paraId="1D2056E4" w14:textId="77777777" w:rsidR="00AD4D1E" w:rsidRPr="003A1FDA" w:rsidRDefault="00AD4D1E" w:rsidP="00F63013">
            <w:pPr>
              <w:ind w:firstLine="0"/>
              <w:rPr>
                <w:rFonts w:eastAsia="Times New Roman" w:cs="Times New Roman"/>
                <w:color w:val="000000" w:themeColor="text1"/>
              </w:rPr>
            </w:pPr>
            <w:hyperlink r:id="rId162" w:history="1">
              <w:r w:rsidRPr="003A1FDA">
                <w:rPr>
                  <w:rStyle w:val="Hyperlink"/>
                  <w:rFonts w:eastAsia="Times New Roman" w:cs="Times New Roman"/>
                  <w:color w:val="000000" w:themeColor="text1"/>
                </w:rPr>
                <w:t>Aerospace &amp; Defense</w:t>
              </w:r>
            </w:hyperlink>
          </w:p>
        </w:tc>
        <w:tc>
          <w:tcPr>
            <w:tcW w:w="2439" w:type="dxa"/>
            <w:hideMark/>
          </w:tcPr>
          <w:p w14:paraId="7CB23195" w14:textId="77777777" w:rsidR="00AD4D1E" w:rsidRPr="003A1FDA" w:rsidRDefault="00AD4D1E" w:rsidP="00F63013">
            <w:pPr>
              <w:ind w:firstLine="0"/>
              <w:rPr>
                <w:rFonts w:eastAsia="Times New Roman" w:cs="Times New Roman"/>
                <w:color w:val="000000" w:themeColor="text1"/>
              </w:rPr>
            </w:pPr>
            <w:hyperlink r:id="rId163" w:history="1">
              <w:r w:rsidRPr="003A1FDA">
                <w:rPr>
                  <w:rStyle w:val="Hyperlink"/>
                  <w:rFonts w:eastAsia="Times New Roman" w:cs="Times New Roman"/>
                  <w:color w:val="000000" w:themeColor="text1"/>
                </w:rPr>
                <w:t>Aerospace</w:t>
              </w:r>
            </w:hyperlink>
          </w:p>
        </w:tc>
      </w:tr>
      <w:tr w:rsidR="00AD4D1E" w:rsidRPr="003A1FDA" w14:paraId="4EDC8CF4" w14:textId="77777777" w:rsidTr="00AD4D1E">
        <w:tc>
          <w:tcPr>
            <w:tcW w:w="6309" w:type="dxa"/>
            <w:gridSpan w:val="4"/>
            <w:hideMark/>
          </w:tcPr>
          <w:p w14:paraId="36E1D53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0BD7274" w14:textId="77777777" w:rsidR="00AD4D1E" w:rsidRPr="003A1FDA" w:rsidRDefault="00AD4D1E" w:rsidP="00F63013">
            <w:pPr>
              <w:ind w:firstLine="0"/>
              <w:rPr>
                <w:rFonts w:eastAsia="Times New Roman" w:cs="Times New Roman"/>
                <w:color w:val="000000" w:themeColor="text1"/>
              </w:rPr>
            </w:pPr>
            <w:hyperlink r:id="rId164" w:history="1">
              <w:r w:rsidRPr="003A1FDA">
                <w:rPr>
                  <w:rStyle w:val="Hyperlink"/>
                  <w:rFonts w:eastAsia="Times New Roman" w:cs="Times New Roman"/>
                  <w:color w:val="000000" w:themeColor="text1"/>
                </w:rPr>
                <w:t>Defense</w:t>
              </w:r>
            </w:hyperlink>
          </w:p>
        </w:tc>
      </w:tr>
      <w:tr w:rsidR="00AD4D1E" w:rsidRPr="003A1FDA" w14:paraId="6849B03D" w14:textId="77777777" w:rsidTr="00AD4D1E">
        <w:tc>
          <w:tcPr>
            <w:tcW w:w="4248" w:type="dxa"/>
            <w:gridSpan w:val="3"/>
            <w:hideMark/>
          </w:tcPr>
          <w:p w14:paraId="7E184B0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05040678" w14:textId="77777777" w:rsidR="00AD4D1E" w:rsidRPr="003A1FDA" w:rsidRDefault="00AD4D1E" w:rsidP="00F63013">
            <w:pPr>
              <w:ind w:firstLine="0"/>
              <w:rPr>
                <w:rFonts w:eastAsia="Times New Roman" w:cs="Times New Roman"/>
                <w:color w:val="000000" w:themeColor="text1"/>
              </w:rPr>
            </w:pPr>
            <w:hyperlink r:id="rId165" w:history="1">
              <w:r w:rsidRPr="003A1FDA">
                <w:rPr>
                  <w:rStyle w:val="Hyperlink"/>
                  <w:rFonts w:eastAsia="Times New Roman" w:cs="Times New Roman"/>
                  <w:color w:val="000000" w:themeColor="text1"/>
                </w:rPr>
                <w:t>Electronic &amp; Electrical Equipment</w:t>
              </w:r>
            </w:hyperlink>
          </w:p>
        </w:tc>
        <w:tc>
          <w:tcPr>
            <w:tcW w:w="2439" w:type="dxa"/>
            <w:hideMark/>
          </w:tcPr>
          <w:p w14:paraId="0678EDDB" w14:textId="77777777" w:rsidR="00AD4D1E" w:rsidRPr="003A1FDA" w:rsidRDefault="00AD4D1E" w:rsidP="00F63013">
            <w:pPr>
              <w:ind w:firstLine="0"/>
              <w:rPr>
                <w:rFonts w:eastAsia="Times New Roman" w:cs="Times New Roman"/>
                <w:color w:val="000000" w:themeColor="text1"/>
              </w:rPr>
            </w:pPr>
            <w:hyperlink r:id="rId166" w:history="1">
              <w:r w:rsidRPr="003A1FDA">
                <w:rPr>
                  <w:rStyle w:val="Hyperlink"/>
                  <w:rFonts w:eastAsia="Times New Roman" w:cs="Times New Roman"/>
                  <w:color w:val="000000" w:themeColor="text1"/>
                </w:rPr>
                <w:t>Electrical Components &amp; Equipment</w:t>
              </w:r>
            </w:hyperlink>
          </w:p>
        </w:tc>
      </w:tr>
      <w:tr w:rsidR="00AD4D1E" w:rsidRPr="003A1FDA" w14:paraId="31EF7B0D" w14:textId="77777777" w:rsidTr="00AD4D1E">
        <w:tc>
          <w:tcPr>
            <w:tcW w:w="6309" w:type="dxa"/>
            <w:gridSpan w:val="4"/>
            <w:hideMark/>
          </w:tcPr>
          <w:p w14:paraId="6DFB118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3DBCA5F" w14:textId="77777777" w:rsidR="00AD4D1E" w:rsidRPr="003A1FDA" w:rsidRDefault="00AD4D1E" w:rsidP="00F63013">
            <w:pPr>
              <w:ind w:firstLine="0"/>
              <w:rPr>
                <w:rFonts w:eastAsia="Times New Roman" w:cs="Times New Roman"/>
                <w:color w:val="000000" w:themeColor="text1"/>
              </w:rPr>
            </w:pPr>
            <w:hyperlink r:id="rId167" w:history="1">
              <w:r w:rsidRPr="003A1FDA">
                <w:rPr>
                  <w:rStyle w:val="Hyperlink"/>
                  <w:rFonts w:eastAsia="Times New Roman" w:cs="Times New Roman"/>
                  <w:color w:val="000000" w:themeColor="text1"/>
                </w:rPr>
                <w:t>Electronic Equipment</w:t>
              </w:r>
            </w:hyperlink>
          </w:p>
        </w:tc>
      </w:tr>
      <w:tr w:rsidR="00AD4D1E" w:rsidRPr="003A1FDA" w14:paraId="55200F75" w14:textId="77777777" w:rsidTr="00AD4D1E">
        <w:tc>
          <w:tcPr>
            <w:tcW w:w="4248" w:type="dxa"/>
            <w:gridSpan w:val="3"/>
            <w:hideMark/>
          </w:tcPr>
          <w:p w14:paraId="4B5061B6"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65C1619A" w14:textId="77777777" w:rsidR="00AD4D1E" w:rsidRPr="003A1FDA" w:rsidRDefault="00AD4D1E" w:rsidP="00F63013">
            <w:pPr>
              <w:ind w:firstLine="0"/>
              <w:rPr>
                <w:rFonts w:eastAsia="Times New Roman" w:cs="Times New Roman"/>
                <w:color w:val="000000" w:themeColor="text1"/>
              </w:rPr>
            </w:pPr>
            <w:hyperlink r:id="rId168" w:history="1">
              <w:r w:rsidRPr="003A1FDA">
                <w:rPr>
                  <w:rStyle w:val="Hyperlink"/>
                  <w:rFonts w:eastAsia="Times New Roman" w:cs="Times New Roman"/>
                  <w:color w:val="000000" w:themeColor="text1"/>
                </w:rPr>
                <w:t>General Industrials</w:t>
              </w:r>
            </w:hyperlink>
          </w:p>
        </w:tc>
        <w:tc>
          <w:tcPr>
            <w:tcW w:w="2439" w:type="dxa"/>
            <w:hideMark/>
          </w:tcPr>
          <w:p w14:paraId="46CA2CA8" w14:textId="77777777" w:rsidR="00AD4D1E" w:rsidRPr="003A1FDA" w:rsidRDefault="00AD4D1E" w:rsidP="00F63013">
            <w:pPr>
              <w:ind w:firstLine="0"/>
              <w:rPr>
                <w:rFonts w:eastAsia="Times New Roman" w:cs="Times New Roman"/>
                <w:color w:val="000000" w:themeColor="text1"/>
              </w:rPr>
            </w:pPr>
            <w:hyperlink r:id="rId169" w:history="1">
              <w:r w:rsidRPr="003A1FDA">
                <w:rPr>
                  <w:rStyle w:val="Hyperlink"/>
                  <w:rFonts w:eastAsia="Times New Roman" w:cs="Times New Roman"/>
                  <w:color w:val="000000" w:themeColor="text1"/>
                </w:rPr>
                <w:t>Containers &amp; Packaging</w:t>
              </w:r>
            </w:hyperlink>
          </w:p>
        </w:tc>
      </w:tr>
      <w:tr w:rsidR="00AD4D1E" w:rsidRPr="003A1FDA" w14:paraId="7DED2404" w14:textId="77777777" w:rsidTr="00AD4D1E">
        <w:tc>
          <w:tcPr>
            <w:tcW w:w="6309" w:type="dxa"/>
            <w:gridSpan w:val="4"/>
            <w:hideMark/>
          </w:tcPr>
          <w:p w14:paraId="49FDE0F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BABEE99" w14:textId="77777777" w:rsidR="00AD4D1E" w:rsidRPr="003A1FDA" w:rsidRDefault="00AD4D1E" w:rsidP="00F63013">
            <w:pPr>
              <w:ind w:firstLine="0"/>
              <w:rPr>
                <w:rFonts w:eastAsia="Times New Roman" w:cs="Times New Roman"/>
                <w:color w:val="000000" w:themeColor="text1"/>
              </w:rPr>
            </w:pPr>
            <w:hyperlink r:id="rId170" w:history="1">
              <w:r w:rsidRPr="003A1FDA">
                <w:rPr>
                  <w:rStyle w:val="Hyperlink"/>
                  <w:rFonts w:eastAsia="Times New Roman" w:cs="Times New Roman"/>
                  <w:color w:val="000000" w:themeColor="text1"/>
                </w:rPr>
                <w:t>Diversified Industrials</w:t>
              </w:r>
            </w:hyperlink>
          </w:p>
        </w:tc>
      </w:tr>
      <w:tr w:rsidR="00AD4D1E" w:rsidRPr="003A1FDA" w14:paraId="0D831FAD" w14:textId="77777777" w:rsidTr="00AD4D1E">
        <w:tc>
          <w:tcPr>
            <w:tcW w:w="4248" w:type="dxa"/>
            <w:gridSpan w:val="3"/>
            <w:hideMark/>
          </w:tcPr>
          <w:p w14:paraId="0D8BB5C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43C849D0" w14:textId="77777777" w:rsidR="00AD4D1E" w:rsidRPr="003A1FDA" w:rsidRDefault="00AD4D1E" w:rsidP="00F63013">
            <w:pPr>
              <w:ind w:firstLine="0"/>
              <w:rPr>
                <w:rFonts w:eastAsia="Times New Roman" w:cs="Times New Roman"/>
                <w:color w:val="000000" w:themeColor="text1"/>
              </w:rPr>
            </w:pPr>
            <w:hyperlink r:id="rId171" w:history="1">
              <w:r w:rsidRPr="003A1FDA">
                <w:rPr>
                  <w:rStyle w:val="Hyperlink"/>
                  <w:rFonts w:eastAsia="Times New Roman" w:cs="Times New Roman"/>
                  <w:color w:val="000000" w:themeColor="text1"/>
                </w:rPr>
                <w:t>Industrial Engineering</w:t>
              </w:r>
            </w:hyperlink>
          </w:p>
        </w:tc>
        <w:tc>
          <w:tcPr>
            <w:tcW w:w="2439" w:type="dxa"/>
            <w:hideMark/>
          </w:tcPr>
          <w:p w14:paraId="75C479D7" w14:textId="77777777" w:rsidR="00AD4D1E" w:rsidRPr="003A1FDA" w:rsidRDefault="00AD4D1E" w:rsidP="00F63013">
            <w:pPr>
              <w:ind w:firstLine="0"/>
              <w:rPr>
                <w:rFonts w:eastAsia="Times New Roman" w:cs="Times New Roman"/>
                <w:color w:val="000000" w:themeColor="text1"/>
              </w:rPr>
            </w:pPr>
            <w:hyperlink r:id="rId172" w:history="1">
              <w:r w:rsidRPr="003A1FDA">
                <w:rPr>
                  <w:rStyle w:val="Hyperlink"/>
                  <w:rFonts w:eastAsia="Times New Roman" w:cs="Times New Roman"/>
                  <w:color w:val="000000" w:themeColor="text1"/>
                </w:rPr>
                <w:t>Commerical Vehicles &amp; Trucks</w:t>
              </w:r>
            </w:hyperlink>
          </w:p>
        </w:tc>
      </w:tr>
      <w:tr w:rsidR="00AD4D1E" w:rsidRPr="003A1FDA" w14:paraId="37453B22" w14:textId="77777777" w:rsidTr="00AD4D1E">
        <w:tc>
          <w:tcPr>
            <w:tcW w:w="6309" w:type="dxa"/>
            <w:gridSpan w:val="4"/>
            <w:hideMark/>
          </w:tcPr>
          <w:p w14:paraId="7A62D8F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3D2B0AAC" w14:textId="77777777" w:rsidR="00AD4D1E" w:rsidRPr="003A1FDA" w:rsidRDefault="00AD4D1E" w:rsidP="00F63013">
            <w:pPr>
              <w:ind w:firstLine="0"/>
              <w:rPr>
                <w:rFonts w:eastAsia="Times New Roman" w:cs="Times New Roman"/>
                <w:color w:val="000000" w:themeColor="text1"/>
              </w:rPr>
            </w:pPr>
            <w:hyperlink r:id="rId173" w:history="1">
              <w:r w:rsidRPr="003A1FDA">
                <w:rPr>
                  <w:rStyle w:val="Hyperlink"/>
                  <w:rFonts w:eastAsia="Times New Roman" w:cs="Times New Roman"/>
                  <w:color w:val="000000" w:themeColor="text1"/>
                </w:rPr>
                <w:t>Industrial Machinery</w:t>
              </w:r>
            </w:hyperlink>
          </w:p>
        </w:tc>
      </w:tr>
      <w:tr w:rsidR="00AD4D1E" w:rsidRPr="003A1FDA" w14:paraId="5D20F5E8" w14:textId="77777777" w:rsidTr="00AD4D1E">
        <w:tc>
          <w:tcPr>
            <w:tcW w:w="4248" w:type="dxa"/>
            <w:gridSpan w:val="3"/>
            <w:hideMark/>
          </w:tcPr>
          <w:p w14:paraId="75FA483D"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1DB2318A" w14:textId="77777777" w:rsidR="00AD4D1E" w:rsidRPr="003A1FDA" w:rsidRDefault="00AD4D1E" w:rsidP="00F63013">
            <w:pPr>
              <w:ind w:firstLine="0"/>
              <w:rPr>
                <w:rFonts w:eastAsia="Times New Roman" w:cs="Times New Roman"/>
                <w:color w:val="000000" w:themeColor="text1"/>
              </w:rPr>
            </w:pPr>
            <w:hyperlink r:id="rId174" w:history="1">
              <w:r w:rsidRPr="003A1FDA">
                <w:rPr>
                  <w:rStyle w:val="Hyperlink"/>
                  <w:rFonts w:eastAsia="Times New Roman" w:cs="Times New Roman"/>
                  <w:color w:val="000000" w:themeColor="text1"/>
                </w:rPr>
                <w:t>Industrial Transportation</w:t>
              </w:r>
            </w:hyperlink>
          </w:p>
        </w:tc>
        <w:tc>
          <w:tcPr>
            <w:tcW w:w="2439" w:type="dxa"/>
            <w:hideMark/>
          </w:tcPr>
          <w:p w14:paraId="58234BD4" w14:textId="77777777" w:rsidR="00AD4D1E" w:rsidRPr="003A1FDA" w:rsidRDefault="00AD4D1E" w:rsidP="00F63013">
            <w:pPr>
              <w:ind w:firstLine="0"/>
              <w:rPr>
                <w:rFonts w:eastAsia="Times New Roman" w:cs="Times New Roman"/>
                <w:color w:val="000000" w:themeColor="text1"/>
              </w:rPr>
            </w:pPr>
            <w:hyperlink r:id="rId175" w:history="1">
              <w:r w:rsidRPr="003A1FDA">
                <w:rPr>
                  <w:rStyle w:val="Hyperlink"/>
                  <w:rFonts w:eastAsia="Times New Roman" w:cs="Times New Roman"/>
                  <w:color w:val="000000" w:themeColor="text1"/>
                </w:rPr>
                <w:t>Delivery Services</w:t>
              </w:r>
            </w:hyperlink>
          </w:p>
        </w:tc>
      </w:tr>
      <w:tr w:rsidR="00AD4D1E" w:rsidRPr="003A1FDA" w14:paraId="175639F8" w14:textId="77777777" w:rsidTr="00AD4D1E">
        <w:tc>
          <w:tcPr>
            <w:tcW w:w="6309" w:type="dxa"/>
            <w:gridSpan w:val="4"/>
            <w:hideMark/>
          </w:tcPr>
          <w:p w14:paraId="5486A2B7"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C1D33BA" w14:textId="77777777" w:rsidR="00AD4D1E" w:rsidRPr="003A1FDA" w:rsidRDefault="00AD4D1E" w:rsidP="00F63013">
            <w:pPr>
              <w:ind w:firstLine="0"/>
              <w:rPr>
                <w:rFonts w:eastAsia="Times New Roman" w:cs="Times New Roman"/>
                <w:color w:val="000000" w:themeColor="text1"/>
              </w:rPr>
            </w:pPr>
            <w:hyperlink r:id="rId176" w:history="1">
              <w:r w:rsidRPr="003A1FDA">
                <w:rPr>
                  <w:rStyle w:val="Hyperlink"/>
                  <w:rFonts w:eastAsia="Times New Roman" w:cs="Times New Roman"/>
                  <w:color w:val="000000" w:themeColor="text1"/>
                </w:rPr>
                <w:t>Marine Transportation</w:t>
              </w:r>
            </w:hyperlink>
          </w:p>
        </w:tc>
      </w:tr>
      <w:tr w:rsidR="00AD4D1E" w:rsidRPr="003A1FDA" w14:paraId="14169437" w14:textId="77777777" w:rsidTr="00AD4D1E">
        <w:tc>
          <w:tcPr>
            <w:tcW w:w="6309" w:type="dxa"/>
            <w:gridSpan w:val="4"/>
            <w:hideMark/>
          </w:tcPr>
          <w:p w14:paraId="61FA98F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lastRenderedPageBreak/>
              <w:t> </w:t>
            </w:r>
          </w:p>
        </w:tc>
        <w:tc>
          <w:tcPr>
            <w:tcW w:w="2439" w:type="dxa"/>
            <w:hideMark/>
          </w:tcPr>
          <w:p w14:paraId="65CA11B7" w14:textId="77777777" w:rsidR="00AD4D1E" w:rsidRPr="003A1FDA" w:rsidRDefault="00AD4D1E" w:rsidP="00F63013">
            <w:pPr>
              <w:ind w:firstLine="0"/>
              <w:rPr>
                <w:rFonts w:eastAsia="Times New Roman" w:cs="Times New Roman"/>
                <w:color w:val="000000" w:themeColor="text1"/>
              </w:rPr>
            </w:pPr>
            <w:hyperlink r:id="rId177" w:history="1">
              <w:r w:rsidRPr="003A1FDA">
                <w:rPr>
                  <w:rStyle w:val="Hyperlink"/>
                  <w:rFonts w:eastAsia="Times New Roman" w:cs="Times New Roman"/>
                  <w:color w:val="000000" w:themeColor="text1"/>
                </w:rPr>
                <w:t>Railroads</w:t>
              </w:r>
            </w:hyperlink>
          </w:p>
        </w:tc>
      </w:tr>
      <w:tr w:rsidR="00AD4D1E" w:rsidRPr="003A1FDA" w14:paraId="51291537" w14:textId="77777777" w:rsidTr="00AD4D1E">
        <w:tc>
          <w:tcPr>
            <w:tcW w:w="6309" w:type="dxa"/>
            <w:gridSpan w:val="4"/>
            <w:hideMark/>
          </w:tcPr>
          <w:p w14:paraId="4140C9B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D863841" w14:textId="77777777" w:rsidR="00AD4D1E" w:rsidRPr="003A1FDA" w:rsidRDefault="00AD4D1E" w:rsidP="00F63013">
            <w:pPr>
              <w:ind w:firstLine="0"/>
              <w:rPr>
                <w:rFonts w:eastAsia="Times New Roman" w:cs="Times New Roman"/>
                <w:color w:val="000000" w:themeColor="text1"/>
              </w:rPr>
            </w:pPr>
            <w:hyperlink r:id="rId178" w:history="1">
              <w:r w:rsidRPr="003A1FDA">
                <w:rPr>
                  <w:rStyle w:val="Hyperlink"/>
                  <w:rFonts w:eastAsia="Times New Roman" w:cs="Times New Roman"/>
                  <w:color w:val="000000" w:themeColor="text1"/>
                </w:rPr>
                <w:t>Transportation Services</w:t>
              </w:r>
            </w:hyperlink>
          </w:p>
        </w:tc>
      </w:tr>
      <w:tr w:rsidR="00AD4D1E" w:rsidRPr="003A1FDA" w14:paraId="202CD8F4" w14:textId="77777777" w:rsidTr="00AD4D1E">
        <w:tc>
          <w:tcPr>
            <w:tcW w:w="6309" w:type="dxa"/>
            <w:gridSpan w:val="4"/>
            <w:hideMark/>
          </w:tcPr>
          <w:p w14:paraId="301FC5B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DF08BB7" w14:textId="77777777" w:rsidR="00AD4D1E" w:rsidRPr="003A1FDA" w:rsidRDefault="00AD4D1E" w:rsidP="00F63013">
            <w:pPr>
              <w:ind w:firstLine="0"/>
              <w:rPr>
                <w:rFonts w:eastAsia="Times New Roman" w:cs="Times New Roman"/>
                <w:color w:val="000000" w:themeColor="text1"/>
              </w:rPr>
            </w:pPr>
            <w:hyperlink r:id="rId179" w:history="1">
              <w:r w:rsidRPr="003A1FDA">
                <w:rPr>
                  <w:rStyle w:val="Hyperlink"/>
                  <w:rFonts w:eastAsia="Times New Roman" w:cs="Times New Roman"/>
                  <w:color w:val="000000" w:themeColor="text1"/>
                </w:rPr>
                <w:t>Trucking</w:t>
              </w:r>
            </w:hyperlink>
          </w:p>
        </w:tc>
      </w:tr>
      <w:tr w:rsidR="00AD4D1E" w:rsidRPr="003A1FDA" w14:paraId="3424AF31" w14:textId="77777777" w:rsidTr="00AD4D1E">
        <w:tc>
          <w:tcPr>
            <w:tcW w:w="4248" w:type="dxa"/>
            <w:gridSpan w:val="3"/>
            <w:hideMark/>
          </w:tcPr>
          <w:p w14:paraId="738BCA9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54E7639C" w14:textId="77777777" w:rsidR="00AD4D1E" w:rsidRPr="003A1FDA" w:rsidRDefault="00AD4D1E" w:rsidP="00F63013">
            <w:pPr>
              <w:ind w:firstLine="0"/>
              <w:rPr>
                <w:rFonts w:eastAsia="Times New Roman" w:cs="Times New Roman"/>
                <w:color w:val="000000" w:themeColor="text1"/>
              </w:rPr>
            </w:pPr>
            <w:hyperlink r:id="rId180" w:history="1">
              <w:r w:rsidRPr="003A1FDA">
                <w:rPr>
                  <w:rStyle w:val="Hyperlink"/>
                  <w:rFonts w:eastAsia="Times New Roman" w:cs="Times New Roman"/>
                  <w:color w:val="000000" w:themeColor="text1"/>
                </w:rPr>
                <w:t>Support Services</w:t>
              </w:r>
            </w:hyperlink>
          </w:p>
        </w:tc>
        <w:tc>
          <w:tcPr>
            <w:tcW w:w="2439" w:type="dxa"/>
            <w:hideMark/>
          </w:tcPr>
          <w:p w14:paraId="4BE53B67" w14:textId="77777777" w:rsidR="00AD4D1E" w:rsidRPr="003A1FDA" w:rsidRDefault="00AD4D1E" w:rsidP="00F63013">
            <w:pPr>
              <w:ind w:firstLine="0"/>
              <w:rPr>
                <w:rFonts w:eastAsia="Times New Roman" w:cs="Times New Roman"/>
                <w:color w:val="000000" w:themeColor="text1"/>
              </w:rPr>
            </w:pPr>
            <w:hyperlink r:id="rId181" w:history="1">
              <w:r w:rsidRPr="003A1FDA">
                <w:rPr>
                  <w:rStyle w:val="Hyperlink"/>
                  <w:rFonts w:eastAsia="Times New Roman" w:cs="Times New Roman"/>
                  <w:color w:val="000000" w:themeColor="text1"/>
                </w:rPr>
                <w:t>Business Support Services</w:t>
              </w:r>
            </w:hyperlink>
          </w:p>
        </w:tc>
      </w:tr>
      <w:tr w:rsidR="00AD4D1E" w:rsidRPr="003A1FDA" w14:paraId="722C7C5A" w14:textId="77777777" w:rsidTr="00AD4D1E">
        <w:tc>
          <w:tcPr>
            <w:tcW w:w="6309" w:type="dxa"/>
            <w:gridSpan w:val="4"/>
            <w:hideMark/>
          </w:tcPr>
          <w:p w14:paraId="7E61BD4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6A7E5ED" w14:textId="77777777" w:rsidR="00AD4D1E" w:rsidRPr="003A1FDA" w:rsidRDefault="00AD4D1E" w:rsidP="00F63013">
            <w:pPr>
              <w:ind w:firstLine="0"/>
              <w:rPr>
                <w:rFonts w:eastAsia="Times New Roman" w:cs="Times New Roman"/>
                <w:color w:val="000000" w:themeColor="text1"/>
              </w:rPr>
            </w:pPr>
            <w:hyperlink r:id="rId182" w:history="1">
              <w:r w:rsidRPr="003A1FDA">
                <w:rPr>
                  <w:rStyle w:val="Hyperlink"/>
                  <w:rFonts w:eastAsia="Times New Roman" w:cs="Times New Roman"/>
                  <w:color w:val="000000" w:themeColor="text1"/>
                </w:rPr>
                <w:t>Business Training &amp; Employment Agencies</w:t>
              </w:r>
            </w:hyperlink>
          </w:p>
        </w:tc>
      </w:tr>
      <w:tr w:rsidR="00AD4D1E" w:rsidRPr="003A1FDA" w14:paraId="3E9F93BE" w14:textId="77777777" w:rsidTr="00AD4D1E">
        <w:tc>
          <w:tcPr>
            <w:tcW w:w="6309" w:type="dxa"/>
            <w:gridSpan w:val="4"/>
            <w:hideMark/>
          </w:tcPr>
          <w:p w14:paraId="2FAB7EEF"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1316293" w14:textId="77777777" w:rsidR="00AD4D1E" w:rsidRPr="003A1FDA" w:rsidRDefault="00AD4D1E" w:rsidP="00F63013">
            <w:pPr>
              <w:ind w:firstLine="0"/>
              <w:rPr>
                <w:rFonts w:eastAsia="Times New Roman" w:cs="Times New Roman"/>
                <w:color w:val="000000" w:themeColor="text1"/>
              </w:rPr>
            </w:pPr>
            <w:hyperlink r:id="rId183" w:history="1">
              <w:r w:rsidRPr="003A1FDA">
                <w:rPr>
                  <w:rStyle w:val="Hyperlink"/>
                  <w:rFonts w:eastAsia="Times New Roman" w:cs="Times New Roman"/>
                  <w:color w:val="000000" w:themeColor="text1"/>
                </w:rPr>
                <w:t>Financial Administration</w:t>
              </w:r>
            </w:hyperlink>
          </w:p>
        </w:tc>
      </w:tr>
      <w:tr w:rsidR="00AD4D1E" w:rsidRPr="003A1FDA" w14:paraId="5A27861D" w14:textId="77777777" w:rsidTr="00AD4D1E">
        <w:tc>
          <w:tcPr>
            <w:tcW w:w="6309" w:type="dxa"/>
            <w:gridSpan w:val="4"/>
            <w:hideMark/>
          </w:tcPr>
          <w:p w14:paraId="0AF3C0E9"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443C58CD" w14:textId="77777777" w:rsidR="00AD4D1E" w:rsidRPr="003A1FDA" w:rsidRDefault="00AD4D1E" w:rsidP="00F63013">
            <w:pPr>
              <w:ind w:firstLine="0"/>
              <w:rPr>
                <w:rFonts w:eastAsia="Times New Roman" w:cs="Times New Roman"/>
                <w:color w:val="000000" w:themeColor="text1"/>
              </w:rPr>
            </w:pPr>
            <w:hyperlink r:id="rId184" w:history="1">
              <w:r w:rsidRPr="003A1FDA">
                <w:rPr>
                  <w:rStyle w:val="Hyperlink"/>
                  <w:rFonts w:eastAsia="Times New Roman" w:cs="Times New Roman"/>
                  <w:color w:val="000000" w:themeColor="text1"/>
                </w:rPr>
                <w:t>Industrial Suppliers</w:t>
              </w:r>
            </w:hyperlink>
          </w:p>
        </w:tc>
      </w:tr>
      <w:tr w:rsidR="00AD4D1E" w:rsidRPr="003A1FDA" w14:paraId="043FE3D0" w14:textId="77777777" w:rsidTr="00AD4D1E">
        <w:tc>
          <w:tcPr>
            <w:tcW w:w="6309" w:type="dxa"/>
            <w:gridSpan w:val="4"/>
            <w:hideMark/>
          </w:tcPr>
          <w:p w14:paraId="3950F7FA"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2460BCE" w14:textId="77777777" w:rsidR="00AD4D1E" w:rsidRPr="003A1FDA" w:rsidRDefault="00AD4D1E" w:rsidP="00F63013">
            <w:pPr>
              <w:ind w:firstLine="0"/>
              <w:rPr>
                <w:rFonts w:eastAsia="Times New Roman" w:cs="Times New Roman"/>
                <w:color w:val="000000" w:themeColor="text1"/>
              </w:rPr>
            </w:pPr>
            <w:hyperlink r:id="rId185" w:history="1">
              <w:r w:rsidRPr="003A1FDA">
                <w:rPr>
                  <w:rStyle w:val="Hyperlink"/>
                  <w:rFonts w:eastAsia="Times New Roman" w:cs="Times New Roman"/>
                  <w:color w:val="000000" w:themeColor="text1"/>
                </w:rPr>
                <w:t>Waste &amp; Disposal Services</w:t>
              </w:r>
            </w:hyperlink>
          </w:p>
        </w:tc>
      </w:tr>
      <w:tr w:rsidR="00AD4D1E" w:rsidRPr="003A1FDA" w14:paraId="6F19FC0E" w14:textId="77777777" w:rsidTr="00AD4D1E">
        <w:tc>
          <w:tcPr>
            <w:tcW w:w="2160" w:type="dxa"/>
            <w:gridSpan w:val="2"/>
            <w:hideMark/>
          </w:tcPr>
          <w:p w14:paraId="22134D59" w14:textId="77777777" w:rsidR="00AD4D1E" w:rsidRPr="003A1FDA" w:rsidRDefault="00AD4D1E" w:rsidP="00F63013">
            <w:pPr>
              <w:ind w:firstLine="0"/>
              <w:rPr>
                <w:rFonts w:eastAsia="Times New Roman" w:cs="Times New Roman"/>
                <w:color w:val="000000" w:themeColor="text1"/>
              </w:rPr>
            </w:pPr>
            <w:hyperlink r:id="rId186" w:history="1">
              <w:r w:rsidRPr="003A1FDA">
                <w:rPr>
                  <w:rStyle w:val="Hyperlink"/>
                  <w:rFonts w:eastAsia="Times New Roman" w:cs="Times New Roman"/>
                  <w:color w:val="000000" w:themeColor="text1"/>
                </w:rPr>
                <w:t>Oil &amp; Gas</w:t>
              </w:r>
            </w:hyperlink>
          </w:p>
        </w:tc>
        <w:tc>
          <w:tcPr>
            <w:tcW w:w="2088" w:type="dxa"/>
            <w:hideMark/>
          </w:tcPr>
          <w:p w14:paraId="598B1E4E" w14:textId="77777777" w:rsidR="00AD4D1E" w:rsidRPr="003A1FDA" w:rsidRDefault="00AD4D1E" w:rsidP="00F63013">
            <w:pPr>
              <w:ind w:firstLine="0"/>
              <w:rPr>
                <w:rFonts w:eastAsia="Times New Roman" w:cs="Times New Roman"/>
                <w:color w:val="000000" w:themeColor="text1"/>
              </w:rPr>
            </w:pPr>
            <w:hyperlink r:id="rId187" w:history="1">
              <w:r w:rsidRPr="003A1FDA">
                <w:rPr>
                  <w:rStyle w:val="Hyperlink"/>
                  <w:rFonts w:eastAsia="Times New Roman" w:cs="Times New Roman"/>
                  <w:color w:val="000000" w:themeColor="text1"/>
                </w:rPr>
                <w:t>Oil &amp; Gas</w:t>
              </w:r>
            </w:hyperlink>
          </w:p>
        </w:tc>
        <w:tc>
          <w:tcPr>
            <w:tcW w:w="2061" w:type="dxa"/>
            <w:hideMark/>
          </w:tcPr>
          <w:p w14:paraId="49168169"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Alternative Energy</w:t>
            </w:r>
          </w:p>
        </w:tc>
        <w:tc>
          <w:tcPr>
            <w:tcW w:w="2439" w:type="dxa"/>
            <w:hideMark/>
          </w:tcPr>
          <w:p w14:paraId="7F6F624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Alternative Fuels</w:t>
            </w:r>
          </w:p>
        </w:tc>
      </w:tr>
      <w:tr w:rsidR="00AD4D1E" w:rsidRPr="003A1FDA" w14:paraId="274240E9" w14:textId="77777777" w:rsidTr="00AD4D1E">
        <w:tc>
          <w:tcPr>
            <w:tcW w:w="6309" w:type="dxa"/>
            <w:gridSpan w:val="4"/>
            <w:hideMark/>
          </w:tcPr>
          <w:p w14:paraId="52E7A330"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B6C5D41"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Renewable Energy Equipment</w:t>
            </w:r>
          </w:p>
        </w:tc>
      </w:tr>
      <w:tr w:rsidR="00AD4D1E" w:rsidRPr="003A1FDA" w14:paraId="24518B0E" w14:textId="77777777" w:rsidTr="00AD4D1E">
        <w:tc>
          <w:tcPr>
            <w:tcW w:w="4248" w:type="dxa"/>
            <w:gridSpan w:val="3"/>
            <w:hideMark/>
          </w:tcPr>
          <w:p w14:paraId="33C0EA4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0AE7C7FD" w14:textId="77777777" w:rsidR="00AD4D1E" w:rsidRPr="003A1FDA" w:rsidRDefault="00AD4D1E" w:rsidP="00F63013">
            <w:pPr>
              <w:ind w:firstLine="0"/>
              <w:rPr>
                <w:rFonts w:eastAsia="Times New Roman" w:cs="Times New Roman"/>
                <w:color w:val="000000" w:themeColor="text1"/>
              </w:rPr>
            </w:pPr>
            <w:hyperlink r:id="rId188" w:history="1">
              <w:r w:rsidRPr="003A1FDA">
                <w:rPr>
                  <w:rStyle w:val="Hyperlink"/>
                  <w:rFonts w:eastAsia="Times New Roman" w:cs="Times New Roman"/>
                  <w:color w:val="000000" w:themeColor="text1"/>
                </w:rPr>
                <w:t>Oil &amp; Gas Producers</w:t>
              </w:r>
            </w:hyperlink>
          </w:p>
        </w:tc>
        <w:tc>
          <w:tcPr>
            <w:tcW w:w="2439" w:type="dxa"/>
            <w:hideMark/>
          </w:tcPr>
          <w:p w14:paraId="78EFD87F" w14:textId="77777777" w:rsidR="00AD4D1E" w:rsidRPr="003A1FDA" w:rsidRDefault="00AD4D1E" w:rsidP="00F63013">
            <w:pPr>
              <w:ind w:firstLine="0"/>
              <w:rPr>
                <w:rFonts w:eastAsia="Times New Roman" w:cs="Times New Roman"/>
                <w:color w:val="000000" w:themeColor="text1"/>
              </w:rPr>
            </w:pPr>
            <w:hyperlink r:id="rId189" w:history="1">
              <w:r w:rsidRPr="003A1FDA">
                <w:rPr>
                  <w:rStyle w:val="Hyperlink"/>
                  <w:rFonts w:eastAsia="Times New Roman" w:cs="Times New Roman"/>
                  <w:color w:val="000000" w:themeColor="text1"/>
                </w:rPr>
                <w:t>Exploration &amp; Production</w:t>
              </w:r>
            </w:hyperlink>
          </w:p>
        </w:tc>
      </w:tr>
      <w:tr w:rsidR="00AD4D1E" w:rsidRPr="003A1FDA" w14:paraId="47EB5613" w14:textId="77777777" w:rsidTr="00AD4D1E">
        <w:tc>
          <w:tcPr>
            <w:tcW w:w="6309" w:type="dxa"/>
            <w:gridSpan w:val="4"/>
            <w:hideMark/>
          </w:tcPr>
          <w:p w14:paraId="675068EE"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12D6724B" w14:textId="77777777" w:rsidR="00AD4D1E" w:rsidRPr="003A1FDA" w:rsidRDefault="00AD4D1E" w:rsidP="00F63013">
            <w:pPr>
              <w:ind w:firstLine="0"/>
              <w:rPr>
                <w:rFonts w:eastAsia="Times New Roman" w:cs="Times New Roman"/>
                <w:color w:val="000000" w:themeColor="text1"/>
              </w:rPr>
            </w:pPr>
            <w:hyperlink r:id="rId190" w:history="1">
              <w:r w:rsidRPr="003A1FDA">
                <w:rPr>
                  <w:rStyle w:val="Hyperlink"/>
                  <w:rFonts w:eastAsia="Times New Roman" w:cs="Times New Roman"/>
                  <w:color w:val="000000" w:themeColor="text1"/>
                </w:rPr>
                <w:t>Integrated Oil &amp; Gas</w:t>
              </w:r>
            </w:hyperlink>
          </w:p>
        </w:tc>
      </w:tr>
      <w:tr w:rsidR="00AD4D1E" w:rsidRPr="003A1FDA" w14:paraId="79A5A5DA" w14:textId="77777777" w:rsidTr="00AD4D1E">
        <w:tc>
          <w:tcPr>
            <w:tcW w:w="4248" w:type="dxa"/>
            <w:gridSpan w:val="3"/>
            <w:hideMark/>
          </w:tcPr>
          <w:p w14:paraId="2A5204E6"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2792B7E9" w14:textId="77777777" w:rsidR="00AD4D1E" w:rsidRPr="003A1FDA" w:rsidRDefault="00AD4D1E" w:rsidP="00F63013">
            <w:pPr>
              <w:ind w:firstLine="0"/>
              <w:rPr>
                <w:rFonts w:eastAsia="Times New Roman" w:cs="Times New Roman"/>
                <w:color w:val="000000" w:themeColor="text1"/>
              </w:rPr>
            </w:pPr>
            <w:hyperlink r:id="rId191" w:history="1">
              <w:r w:rsidRPr="003A1FDA">
                <w:rPr>
                  <w:rStyle w:val="Hyperlink"/>
                  <w:rFonts w:eastAsia="Times New Roman" w:cs="Times New Roman"/>
                  <w:color w:val="000000" w:themeColor="text1"/>
                </w:rPr>
                <w:t>Oil Equipment, Services &amp; Distribution</w:t>
              </w:r>
            </w:hyperlink>
          </w:p>
        </w:tc>
        <w:tc>
          <w:tcPr>
            <w:tcW w:w="2439" w:type="dxa"/>
            <w:hideMark/>
          </w:tcPr>
          <w:p w14:paraId="42A61CA4" w14:textId="77777777" w:rsidR="00AD4D1E" w:rsidRPr="003A1FDA" w:rsidRDefault="00AD4D1E" w:rsidP="00F63013">
            <w:pPr>
              <w:ind w:firstLine="0"/>
              <w:rPr>
                <w:rFonts w:eastAsia="Times New Roman" w:cs="Times New Roman"/>
                <w:color w:val="000000" w:themeColor="text1"/>
              </w:rPr>
            </w:pPr>
            <w:hyperlink r:id="rId192" w:history="1">
              <w:r w:rsidRPr="003A1FDA">
                <w:rPr>
                  <w:rStyle w:val="Hyperlink"/>
                  <w:rFonts w:eastAsia="Times New Roman" w:cs="Times New Roman"/>
                  <w:color w:val="000000" w:themeColor="text1"/>
                </w:rPr>
                <w:t>Oil Equipment &amp; Services</w:t>
              </w:r>
            </w:hyperlink>
          </w:p>
        </w:tc>
      </w:tr>
      <w:tr w:rsidR="00AD4D1E" w:rsidRPr="003A1FDA" w14:paraId="30F1D45A" w14:textId="77777777" w:rsidTr="00AD4D1E">
        <w:tc>
          <w:tcPr>
            <w:tcW w:w="6309" w:type="dxa"/>
            <w:gridSpan w:val="4"/>
            <w:hideMark/>
          </w:tcPr>
          <w:p w14:paraId="62D89A13"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2A9BAABD" w14:textId="77777777" w:rsidR="00AD4D1E" w:rsidRPr="003A1FDA" w:rsidRDefault="00AD4D1E" w:rsidP="00F63013">
            <w:pPr>
              <w:rPr>
                <w:rFonts w:eastAsia="Times New Roman" w:cs="Times New Roman"/>
                <w:color w:val="000000" w:themeColor="text1"/>
              </w:rPr>
            </w:pPr>
            <w:r w:rsidRPr="003A1FDA">
              <w:rPr>
                <w:rFonts w:eastAsia="Times New Roman" w:cs="Times New Roman"/>
                <w:color w:val="000000" w:themeColor="text1"/>
              </w:rPr>
              <w:t>Pipelines</w:t>
            </w:r>
          </w:p>
        </w:tc>
      </w:tr>
      <w:tr w:rsidR="00AD4D1E" w:rsidRPr="003A1FDA" w14:paraId="40156B07" w14:textId="77777777" w:rsidTr="00AD4D1E">
        <w:tc>
          <w:tcPr>
            <w:tcW w:w="2160" w:type="dxa"/>
            <w:gridSpan w:val="2"/>
            <w:hideMark/>
          </w:tcPr>
          <w:p w14:paraId="486C434E" w14:textId="77777777" w:rsidR="00AD4D1E" w:rsidRPr="003A1FDA" w:rsidRDefault="00AD4D1E" w:rsidP="00F63013">
            <w:pPr>
              <w:ind w:firstLine="0"/>
              <w:rPr>
                <w:rFonts w:eastAsia="Times New Roman" w:cs="Times New Roman"/>
                <w:color w:val="000000" w:themeColor="text1"/>
              </w:rPr>
            </w:pPr>
            <w:hyperlink r:id="rId193" w:history="1">
              <w:r w:rsidRPr="003A1FDA">
                <w:rPr>
                  <w:rStyle w:val="Hyperlink"/>
                  <w:rFonts w:eastAsia="Times New Roman" w:cs="Times New Roman"/>
                  <w:color w:val="000000" w:themeColor="text1"/>
                </w:rPr>
                <w:t>Technology</w:t>
              </w:r>
            </w:hyperlink>
          </w:p>
        </w:tc>
        <w:tc>
          <w:tcPr>
            <w:tcW w:w="2088" w:type="dxa"/>
            <w:hideMark/>
          </w:tcPr>
          <w:p w14:paraId="7C5EF387" w14:textId="77777777" w:rsidR="00AD4D1E" w:rsidRPr="003A1FDA" w:rsidRDefault="00AD4D1E" w:rsidP="00F63013">
            <w:pPr>
              <w:ind w:firstLine="0"/>
              <w:rPr>
                <w:rFonts w:eastAsia="Times New Roman" w:cs="Times New Roman"/>
                <w:color w:val="000000" w:themeColor="text1"/>
              </w:rPr>
            </w:pPr>
            <w:hyperlink r:id="rId194" w:history="1">
              <w:r w:rsidRPr="003A1FDA">
                <w:rPr>
                  <w:rStyle w:val="Hyperlink"/>
                  <w:rFonts w:eastAsia="Times New Roman" w:cs="Times New Roman"/>
                  <w:color w:val="000000" w:themeColor="text1"/>
                </w:rPr>
                <w:t>Technology</w:t>
              </w:r>
            </w:hyperlink>
          </w:p>
        </w:tc>
        <w:tc>
          <w:tcPr>
            <w:tcW w:w="2061" w:type="dxa"/>
            <w:hideMark/>
          </w:tcPr>
          <w:p w14:paraId="61B18D55" w14:textId="77777777" w:rsidR="00AD4D1E" w:rsidRPr="003A1FDA" w:rsidRDefault="00AD4D1E" w:rsidP="00F63013">
            <w:pPr>
              <w:ind w:firstLine="0"/>
              <w:rPr>
                <w:rFonts w:eastAsia="Times New Roman" w:cs="Times New Roman"/>
                <w:color w:val="000000" w:themeColor="text1"/>
              </w:rPr>
            </w:pPr>
            <w:hyperlink r:id="rId195" w:history="1">
              <w:r w:rsidRPr="003A1FDA">
                <w:rPr>
                  <w:rStyle w:val="Hyperlink"/>
                  <w:rFonts w:eastAsia="Times New Roman" w:cs="Times New Roman"/>
                  <w:color w:val="000000" w:themeColor="text1"/>
                </w:rPr>
                <w:t>Software &amp; Computer Services</w:t>
              </w:r>
            </w:hyperlink>
          </w:p>
        </w:tc>
        <w:tc>
          <w:tcPr>
            <w:tcW w:w="2439" w:type="dxa"/>
            <w:hideMark/>
          </w:tcPr>
          <w:p w14:paraId="7387E97E" w14:textId="77777777" w:rsidR="00AD4D1E" w:rsidRPr="003A1FDA" w:rsidRDefault="00AD4D1E" w:rsidP="00F63013">
            <w:pPr>
              <w:ind w:firstLine="0"/>
              <w:rPr>
                <w:rFonts w:eastAsia="Times New Roman" w:cs="Times New Roman"/>
                <w:color w:val="000000" w:themeColor="text1"/>
              </w:rPr>
            </w:pPr>
            <w:hyperlink r:id="rId196" w:history="1">
              <w:r w:rsidRPr="003A1FDA">
                <w:rPr>
                  <w:rStyle w:val="Hyperlink"/>
                  <w:rFonts w:eastAsia="Times New Roman" w:cs="Times New Roman"/>
                  <w:color w:val="000000" w:themeColor="text1"/>
                </w:rPr>
                <w:t>Computer Services</w:t>
              </w:r>
            </w:hyperlink>
          </w:p>
        </w:tc>
      </w:tr>
      <w:tr w:rsidR="00AD4D1E" w:rsidRPr="003A1FDA" w14:paraId="6E7626A1" w14:textId="77777777" w:rsidTr="00AD4D1E">
        <w:tc>
          <w:tcPr>
            <w:tcW w:w="6309" w:type="dxa"/>
            <w:gridSpan w:val="4"/>
            <w:hideMark/>
          </w:tcPr>
          <w:p w14:paraId="10B7C6E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5558FAF" w14:textId="77777777" w:rsidR="00AD4D1E" w:rsidRPr="003A1FDA" w:rsidRDefault="00AD4D1E" w:rsidP="00F63013">
            <w:pPr>
              <w:ind w:firstLine="0"/>
              <w:rPr>
                <w:rFonts w:eastAsia="Times New Roman" w:cs="Times New Roman"/>
                <w:color w:val="000000" w:themeColor="text1"/>
              </w:rPr>
            </w:pPr>
            <w:hyperlink r:id="rId197" w:history="1">
              <w:r w:rsidRPr="003A1FDA">
                <w:rPr>
                  <w:rStyle w:val="Hyperlink"/>
                  <w:rFonts w:eastAsia="Times New Roman" w:cs="Times New Roman"/>
                  <w:color w:val="000000" w:themeColor="text1"/>
                </w:rPr>
                <w:t>Internet</w:t>
              </w:r>
            </w:hyperlink>
          </w:p>
        </w:tc>
      </w:tr>
      <w:tr w:rsidR="00AD4D1E" w:rsidRPr="003A1FDA" w14:paraId="6D542C9E" w14:textId="77777777" w:rsidTr="00AD4D1E">
        <w:tc>
          <w:tcPr>
            <w:tcW w:w="6309" w:type="dxa"/>
            <w:gridSpan w:val="4"/>
            <w:hideMark/>
          </w:tcPr>
          <w:p w14:paraId="45B4EAA5"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lastRenderedPageBreak/>
              <w:t> </w:t>
            </w:r>
          </w:p>
        </w:tc>
        <w:tc>
          <w:tcPr>
            <w:tcW w:w="2439" w:type="dxa"/>
            <w:hideMark/>
          </w:tcPr>
          <w:p w14:paraId="489A9508" w14:textId="77777777" w:rsidR="00AD4D1E" w:rsidRPr="003A1FDA" w:rsidRDefault="00AD4D1E" w:rsidP="00F63013">
            <w:pPr>
              <w:ind w:firstLine="0"/>
              <w:rPr>
                <w:rFonts w:eastAsia="Times New Roman" w:cs="Times New Roman"/>
                <w:color w:val="000000" w:themeColor="text1"/>
              </w:rPr>
            </w:pPr>
            <w:hyperlink r:id="rId198" w:history="1">
              <w:r w:rsidRPr="003A1FDA">
                <w:rPr>
                  <w:rStyle w:val="Hyperlink"/>
                  <w:rFonts w:eastAsia="Times New Roman" w:cs="Times New Roman"/>
                  <w:color w:val="000000" w:themeColor="text1"/>
                </w:rPr>
                <w:t>Software</w:t>
              </w:r>
            </w:hyperlink>
          </w:p>
        </w:tc>
      </w:tr>
      <w:tr w:rsidR="00AD4D1E" w:rsidRPr="003A1FDA" w14:paraId="4AAF4BFD" w14:textId="77777777" w:rsidTr="00AD4D1E">
        <w:tc>
          <w:tcPr>
            <w:tcW w:w="4248" w:type="dxa"/>
            <w:gridSpan w:val="3"/>
            <w:hideMark/>
          </w:tcPr>
          <w:p w14:paraId="5140ABFF"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3913468E" w14:textId="77777777" w:rsidR="00AD4D1E" w:rsidRPr="003A1FDA" w:rsidRDefault="00AD4D1E" w:rsidP="00F63013">
            <w:pPr>
              <w:ind w:firstLine="0"/>
              <w:rPr>
                <w:rFonts w:eastAsia="Times New Roman" w:cs="Times New Roman"/>
                <w:color w:val="000000" w:themeColor="text1"/>
              </w:rPr>
            </w:pPr>
            <w:hyperlink r:id="rId199" w:history="1">
              <w:r w:rsidRPr="003A1FDA">
                <w:rPr>
                  <w:rStyle w:val="Hyperlink"/>
                  <w:rFonts w:eastAsia="Times New Roman" w:cs="Times New Roman"/>
                  <w:color w:val="000000" w:themeColor="text1"/>
                </w:rPr>
                <w:t>Technology Hardware &amp; Equipment</w:t>
              </w:r>
            </w:hyperlink>
          </w:p>
        </w:tc>
        <w:tc>
          <w:tcPr>
            <w:tcW w:w="2439" w:type="dxa"/>
            <w:hideMark/>
          </w:tcPr>
          <w:p w14:paraId="33868529" w14:textId="77777777" w:rsidR="00AD4D1E" w:rsidRPr="003A1FDA" w:rsidRDefault="00AD4D1E" w:rsidP="00F63013">
            <w:pPr>
              <w:ind w:firstLine="0"/>
              <w:rPr>
                <w:rFonts w:eastAsia="Times New Roman" w:cs="Times New Roman"/>
                <w:color w:val="000000" w:themeColor="text1"/>
              </w:rPr>
            </w:pPr>
            <w:hyperlink r:id="rId200" w:history="1">
              <w:r w:rsidRPr="003A1FDA">
                <w:rPr>
                  <w:rStyle w:val="Hyperlink"/>
                  <w:rFonts w:eastAsia="Times New Roman" w:cs="Times New Roman"/>
                  <w:color w:val="000000" w:themeColor="text1"/>
                </w:rPr>
                <w:t>Computer Hardware</w:t>
              </w:r>
            </w:hyperlink>
          </w:p>
        </w:tc>
      </w:tr>
      <w:tr w:rsidR="00AD4D1E" w:rsidRPr="003A1FDA" w14:paraId="24F10023" w14:textId="77777777" w:rsidTr="00AD4D1E">
        <w:tc>
          <w:tcPr>
            <w:tcW w:w="6309" w:type="dxa"/>
            <w:gridSpan w:val="4"/>
            <w:hideMark/>
          </w:tcPr>
          <w:p w14:paraId="4202F76F"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6DB44F4" w14:textId="77777777" w:rsidR="00AD4D1E" w:rsidRPr="003A1FDA" w:rsidRDefault="00AD4D1E" w:rsidP="00F63013">
            <w:pPr>
              <w:ind w:firstLine="0"/>
              <w:rPr>
                <w:rFonts w:eastAsia="Times New Roman" w:cs="Times New Roman"/>
                <w:color w:val="000000" w:themeColor="text1"/>
              </w:rPr>
            </w:pPr>
            <w:hyperlink r:id="rId201" w:history="1">
              <w:r w:rsidRPr="003A1FDA">
                <w:rPr>
                  <w:rStyle w:val="Hyperlink"/>
                  <w:rFonts w:eastAsia="Times New Roman" w:cs="Times New Roman"/>
                  <w:color w:val="000000" w:themeColor="text1"/>
                </w:rPr>
                <w:t>Electronic Office Equipment</w:t>
              </w:r>
            </w:hyperlink>
          </w:p>
        </w:tc>
      </w:tr>
      <w:tr w:rsidR="00AD4D1E" w:rsidRPr="003A1FDA" w14:paraId="1A5909E2" w14:textId="77777777" w:rsidTr="00AD4D1E">
        <w:tc>
          <w:tcPr>
            <w:tcW w:w="6309" w:type="dxa"/>
            <w:gridSpan w:val="4"/>
            <w:hideMark/>
          </w:tcPr>
          <w:p w14:paraId="4C9EFABB"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A05C4BC" w14:textId="77777777" w:rsidR="00AD4D1E" w:rsidRPr="003A1FDA" w:rsidRDefault="00AD4D1E" w:rsidP="00F63013">
            <w:pPr>
              <w:ind w:firstLine="0"/>
              <w:rPr>
                <w:rFonts w:eastAsia="Times New Roman" w:cs="Times New Roman"/>
                <w:color w:val="000000" w:themeColor="text1"/>
              </w:rPr>
            </w:pPr>
            <w:hyperlink r:id="rId202" w:history="1">
              <w:r w:rsidRPr="003A1FDA">
                <w:rPr>
                  <w:rStyle w:val="Hyperlink"/>
                  <w:rFonts w:eastAsia="Times New Roman" w:cs="Times New Roman"/>
                  <w:color w:val="000000" w:themeColor="text1"/>
                </w:rPr>
                <w:t>Semiconductors</w:t>
              </w:r>
            </w:hyperlink>
          </w:p>
        </w:tc>
      </w:tr>
      <w:tr w:rsidR="00AD4D1E" w:rsidRPr="003A1FDA" w14:paraId="5235F3B4" w14:textId="77777777" w:rsidTr="00AD4D1E">
        <w:tc>
          <w:tcPr>
            <w:tcW w:w="6309" w:type="dxa"/>
            <w:gridSpan w:val="4"/>
            <w:hideMark/>
          </w:tcPr>
          <w:p w14:paraId="64DCF5AC"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0BC9A7C5" w14:textId="77777777" w:rsidR="00AD4D1E" w:rsidRPr="003A1FDA" w:rsidRDefault="00AD4D1E" w:rsidP="00F63013">
            <w:pPr>
              <w:ind w:firstLine="0"/>
              <w:rPr>
                <w:rFonts w:eastAsia="Times New Roman" w:cs="Times New Roman"/>
                <w:color w:val="000000" w:themeColor="text1"/>
              </w:rPr>
            </w:pPr>
            <w:hyperlink r:id="rId203" w:history="1">
              <w:r w:rsidRPr="003A1FDA">
                <w:rPr>
                  <w:rStyle w:val="Hyperlink"/>
                  <w:rFonts w:eastAsia="Times New Roman" w:cs="Times New Roman"/>
                  <w:color w:val="000000" w:themeColor="text1"/>
                </w:rPr>
                <w:t>Telecommunications Equipment</w:t>
              </w:r>
            </w:hyperlink>
          </w:p>
        </w:tc>
      </w:tr>
      <w:tr w:rsidR="00AD4D1E" w:rsidRPr="003A1FDA" w14:paraId="4F3B9A6A" w14:textId="77777777" w:rsidTr="00AD4D1E">
        <w:tc>
          <w:tcPr>
            <w:tcW w:w="2160" w:type="dxa"/>
            <w:gridSpan w:val="2"/>
            <w:hideMark/>
          </w:tcPr>
          <w:p w14:paraId="7AD310A3" w14:textId="77777777" w:rsidR="00AD4D1E" w:rsidRPr="003A1FDA" w:rsidRDefault="00AD4D1E" w:rsidP="00F63013">
            <w:pPr>
              <w:ind w:firstLine="0"/>
              <w:rPr>
                <w:rFonts w:eastAsia="Times New Roman" w:cs="Times New Roman"/>
                <w:color w:val="000000" w:themeColor="text1"/>
              </w:rPr>
            </w:pPr>
            <w:hyperlink r:id="rId204" w:history="1">
              <w:r w:rsidRPr="003A1FDA">
                <w:rPr>
                  <w:rStyle w:val="Hyperlink"/>
                  <w:rFonts w:eastAsia="Times New Roman" w:cs="Times New Roman"/>
                  <w:color w:val="000000" w:themeColor="text1"/>
                </w:rPr>
                <w:t>Telecommunications</w:t>
              </w:r>
            </w:hyperlink>
          </w:p>
        </w:tc>
        <w:tc>
          <w:tcPr>
            <w:tcW w:w="2088" w:type="dxa"/>
            <w:hideMark/>
          </w:tcPr>
          <w:p w14:paraId="0E322BAA" w14:textId="77777777" w:rsidR="00AD4D1E" w:rsidRPr="003A1FDA" w:rsidRDefault="00AD4D1E" w:rsidP="00F63013">
            <w:pPr>
              <w:ind w:firstLine="0"/>
              <w:rPr>
                <w:rFonts w:eastAsia="Times New Roman" w:cs="Times New Roman"/>
                <w:color w:val="000000" w:themeColor="text1"/>
              </w:rPr>
            </w:pPr>
            <w:hyperlink r:id="rId205" w:history="1">
              <w:r w:rsidRPr="003A1FDA">
                <w:rPr>
                  <w:rStyle w:val="Hyperlink"/>
                  <w:rFonts w:eastAsia="Times New Roman" w:cs="Times New Roman"/>
                  <w:color w:val="000000" w:themeColor="text1"/>
                </w:rPr>
                <w:t>Telecommunications</w:t>
              </w:r>
            </w:hyperlink>
          </w:p>
        </w:tc>
        <w:tc>
          <w:tcPr>
            <w:tcW w:w="2061" w:type="dxa"/>
            <w:hideMark/>
          </w:tcPr>
          <w:p w14:paraId="35C1C258" w14:textId="77777777" w:rsidR="00AD4D1E" w:rsidRPr="003A1FDA" w:rsidRDefault="00AD4D1E" w:rsidP="00F63013">
            <w:pPr>
              <w:ind w:firstLine="0"/>
              <w:rPr>
                <w:rFonts w:eastAsia="Times New Roman" w:cs="Times New Roman"/>
                <w:color w:val="000000" w:themeColor="text1"/>
              </w:rPr>
            </w:pPr>
            <w:hyperlink r:id="rId206" w:history="1">
              <w:r w:rsidRPr="003A1FDA">
                <w:rPr>
                  <w:rStyle w:val="Hyperlink"/>
                  <w:rFonts w:eastAsia="Times New Roman" w:cs="Times New Roman"/>
                  <w:color w:val="000000" w:themeColor="text1"/>
                </w:rPr>
                <w:t>Fixed Line Telecommunications</w:t>
              </w:r>
            </w:hyperlink>
          </w:p>
        </w:tc>
        <w:tc>
          <w:tcPr>
            <w:tcW w:w="2439" w:type="dxa"/>
            <w:hideMark/>
          </w:tcPr>
          <w:p w14:paraId="65497C8A" w14:textId="77777777" w:rsidR="00AD4D1E" w:rsidRPr="003A1FDA" w:rsidRDefault="00AD4D1E" w:rsidP="00F63013">
            <w:pPr>
              <w:ind w:firstLine="0"/>
              <w:rPr>
                <w:rFonts w:eastAsia="Times New Roman" w:cs="Times New Roman"/>
                <w:color w:val="000000" w:themeColor="text1"/>
              </w:rPr>
            </w:pPr>
            <w:hyperlink r:id="rId207" w:history="1">
              <w:r w:rsidRPr="003A1FDA">
                <w:rPr>
                  <w:rStyle w:val="Hyperlink"/>
                  <w:rFonts w:eastAsia="Times New Roman" w:cs="Times New Roman"/>
                  <w:color w:val="000000" w:themeColor="text1"/>
                </w:rPr>
                <w:t>Fixed Line Telecommunications</w:t>
              </w:r>
            </w:hyperlink>
          </w:p>
        </w:tc>
      </w:tr>
      <w:tr w:rsidR="00AD4D1E" w:rsidRPr="003A1FDA" w14:paraId="5629A5B7" w14:textId="77777777" w:rsidTr="00AD4D1E">
        <w:tc>
          <w:tcPr>
            <w:tcW w:w="4248" w:type="dxa"/>
            <w:gridSpan w:val="3"/>
            <w:hideMark/>
          </w:tcPr>
          <w:p w14:paraId="3C9FBE02" w14:textId="77777777" w:rsidR="00AD4D1E" w:rsidRPr="003A1FDA" w:rsidRDefault="00AD4D1E" w:rsidP="00F63013">
            <w:pPr>
              <w:ind w:firstLine="0"/>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574922F9" w14:textId="77777777" w:rsidR="00AD4D1E" w:rsidRPr="003A1FDA" w:rsidRDefault="00AD4D1E" w:rsidP="00F63013">
            <w:pPr>
              <w:ind w:firstLine="0"/>
              <w:rPr>
                <w:rFonts w:eastAsia="Times New Roman" w:cs="Times New Roman"/>
                <w:color w:val="000000" w:themeColor="text1"/>
              </w:rPr>
            </w:pPr>
            <w:hyperlink r:id="rId208" w:history="1">
              <w:r w:rsidRPr="003A1FDA">
                <w:rPr>
                  <w:rStyle w:val="Hyperlink"/>
                  <w:rFonts w:eastAsia="Times New Roman" w:cs="Times New Roman"/>
                  <w:color w:val="000000" w:themeColor="text1"/>
                </w:rPr>
                <w:t>Mobile Telecommunications</w:t>
              </w:r>
            </w:hyperlink>
          </w:p>
        </w:tc>
        <w:tc>
          <w:tcPr>
            <w:tcW w:w="2439" w:type="dxa"/>
            <w:hideMark/>
          </w:tcPr>
          <w:p w14:paraId="2BCF98E7" w14:textId="77777777" w:rsidR="00AD4D1E" w:rsidRPr="003A1FDA" w:rsidRDefault="00AD4D1E" w:rsidP="00F63013">
            <w:pPr>
              <w:ind w:firstLine="0"/>
              <w:rPr>
                <w:rFonts w:eastAsia="Times New Roman" w:cs="Times New Roman"/>
                <w:color w:val="000000" w:themeColor="text1"/>
              </w:rPr>
            </w:pPr>
            <w:hyperlink r:id="rId209" w:history="1">
              <w:r w:rsidRPr="003A1FDA">
                <w:rPr>
                  <w:rStyle w:val="Hyperlink"/>
                  <w:rFonts w:eastAsia="Times New Roman" w:cs="Times New Roman"/>
                  <w:color w:val="000000" w:themeColor="text1"/>
                </w:rPr>
                <w:t>Mobile Telecommunications</w:t>
              </w:r>
            </w:hyperlink>
          </w:p>
        </w:tc>
      </w:tr>
      <w:tr w:rsidR="00AD4D1E" w:rsidRPr="003A1FDA" w14:paraId="1160DDE3" w14:textId="77777777" w:rsidTr="00AD4D1E">
        <w:tc>
          <w:tcPr>
            <w:tcW w:w="2160" w:type="dxa"/>
            <w:gridSpan w:val="2"/>
            <w:hideMark/>
          </w:tcPr>
          <w:p w14:paraId="16C7487B" w14:textId="77777777" w:rsidR="00AD4D1E" w:rsidRPr="003A1FDA" w:rsidRDefault="00AD4D1E" w:rsidP="00F63013">
            <w:pPr>
              <w:ind w:firstLine="0"/>
              <w:rPr>
                <w:rFonts w:eastAsia="Times New Roman" w:cs="Times New Roman"/>
                <w:color w:val="000000" w:themeColor="text1"/>
              </w:rPr>
            </w:pPr>
            <w:hyperlink r:id="rId210" w:history="1">
              <w:r w:rsidRPr="003A1FDA">
                <w:rPr>
                  <w:rStyle w:val="Hyperlink"/>
                  <w:rFonts w:eastAsia="Times New Roman" w:cs="Times New Roman"/>
                  <w:color w:val="000000" w:themeColor="text1"/>
                </w:rPr>
                <w:t>Utilities</w:t>
              </w:r>
            </w:hyperlink>
          </w:p>
        </w:tc>
        <w:tc>
          <w:tcPr>
            <w:tcW w:w="2088" w:type="dxa"/>
            <w:hideMark/>
          </w:tcPr>
          <w:p w14:paraId="763458D8" w14:textId="77777777" w:rsidR="00AD4D1E" w:rsidRPr="003A1FDA" w:rsidRDefault="00AD4D1E" w:rsidP="00F63013">
            <w:pPr>
              <w:ind w:firstLine="0"/>
              <w:rPr>
                <w:rFonts w:eastAsia="Times New Roman" w:cs="Times New Roman"/>
                <w:color w:val="000000" w:themeColor="text1"/>
              </w:rPr>
            </w:pPr>
            <w:hyperlink r:id="rId211" w:history="1">
              <w:r w:rsidRPr="003A1FDA">
                <w:rPr>
                  <w:rStyle w:val="Hyperlink"/>
                  <w:rFonts w:eastAsia="Times New Roman" w:cs="Times New Roman"/>
                  <w:color w:val="000000" w:themeColor="text1"/>
                </w:rPr>
                <w:t>Utilities</w:t>
              </w:r>
            </w:hyperlink>
          </w:p>
        </w:tc>
        <w:tc>
          <w:tcPr>
            <w:tcW w:w="2061" w:type="dxa"/>
            <w:hideMark/>
          </w:tcPr>
          <w:p w14:paraId="51413F38" w14:textId="77777777" w:rsidR="00AD4D1E" w:rsidRPr="003A1FDA" w:rsidRDefault="00AD4D1E" w:rsidP="00F63013">
            <w:pPr>
              <w:ind w:firstLine="0"/>
              <w:rPr>
                <w:rFonts w:eastAsia="Times New Roman" w:cs="Times New Roman"/>
                <w:color w:val="000000" w:themeColor="text1"/>
              </w:rPr>
            </w:pPr>
            <w:hyperlink r:id="rId212" w:history="1">
              <w:r w:rsidRPr="003A1FDA">
                <w:rPr>
                  <w:rStyle w:val="Hyperlink"/>
                  <w:rFonts w:eastAsia="Times New Roman" w:cs="Times New Roman"/>
                  <w:color w:val="000000" w:themeColor="text1"/>
                </w:rPr>
                <w:t>Electricity</w:t>
              </w:r>
            </w:hyperlink>
          </w:p>
        </w:tc>
        <w:tc>
          <w:tcPr>
            <w:tcW w:w="2439" w:type="dxa"/>
            <w:hideMark/>
          </w:tcPr>
          <w:p w14:paraId="4F231EC9" w14:textId="77777777" w:rsidR="00AD4D1E" w:rsidRPr="003A1FDA" w:rsidRDefault="00AD4D1E" w:rsidP="00F63013">
            <w:pPr>
              <w:ind w:firstLine="0"/>
              <w:rPr>
                <w:rFonts w:eastAsia="Times New Roman" w:cs="Times New Roman"/>
                <w:color w:val="000000" w:themeColor="text1"/>
              </w:rPr>
            </w:pPr>
            <w:hyperlink r:id="rId213" w:history="1">
              <w:r w:rsidRPr="003A1FDA">
                <w:rPr>
                  <w:rStyle w:val="Hyperlink"/>
                  <w:rFonts w:eastAsia="Times New Roman" w:cs="Times New Roman"/>
                  <w:color w:val="000000" w:themeColor="text1"/>
                </w:rPr>
                <w:t>Alternative Electricity</w:t>
              </w:r>
            </w:hyperlink>
          </w:p>
        </w:tc>
      </w:tr>
      <w:tr w:rsidR="00AD4D1E" w:rsidRPr="003A1FDA" w14:paraId="2FA16343" w14:textId="77777777" w:rsidTr="00AD4D1E">
        <w:tc>
          <w:tcPr>
            <w:tcW w:w="6309" w:type="dxa"/>
            <w:gridSpan w:val="4"/>
            <w:hideMark/>
          </w:tcPr>
          <w:p w14:paraId="4C2D1146" w14:textId="77777777" w:rsidR="00AD4D1E" w:rsidRPr="003A1FDA" w:rsidRDefault="00AD4D1E" w:rsidP="00F63013">
            <w:pPr>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77FC9307" w14:textId="77777777" w:rsidR="00AD4D1E" w:rsidRPr="003A1FDA" w:rsidRDefault="00AD4D1E" w:rsidP="00F63013">
            <w:pPr>
              <w:ind w:firstLine="0"/>
              <w:rPr>
                <w:rFonts w:eastAsia="Times New Roman" w:cs="Times New Roman"/>
                <w:color w:val="000000" w:themeColor="text1"/>
              </w:rPr>
            </w:pPr>
            <w:hyperlink r:id="rId214" w:history="1">
              <w:r w:rsidRPr="003A1FDA">
                <w:rPr>
                  <w:rStyle w:val="Hyperlink"/>
                  <w:rFonts w:eastAsia="Times New Roman" w:cs="Times New Roman"/>
                  <w:color w:val="000000" w:themeColor="text1"/>
                </w:rPr>
                <w:t>Conventional Electricity</w:t>
              </w:r>
            </w:hyperlink>
          </w:p>
        </w:tc>
      </w:tr>
      <w:tr w:rsidR="00AD4D1E" w:rsidRPr="003A1FDA" w14:paraId="0928E1A9" w14:textId="77777777" w:rsidTr="00AD4D1E">
        <w:tc>
          <w:tcPr>
            <w:tcW w:w="4248" w:type="dxa"/>
            <w:gridSpan w:val="3"/>
            <w:hideMark/>
          </w:tcPr>
          <w:p w14:paraId="5D69D495" w14:textId="77777777" w:rsidR="00AD4D1E" w:rsidRPr="003A1FDA" w:rsidRDefault="00AD4D1E" w:rsidP="00F63013">
            <w:pPr>
              <w:rPr>
                <w:rFonts w:eastAsia="Times New Roman" w:cs="Times New Roman"/>
                <w:color w:val="000000" w:themeColor="text1"/>
              </w:rPr>
            </w:pPr>
            <w:r w:rsidRPr="003A1FDA">
              <w:rPr>
                <w:rFonts w:eastAsia="Times New Roman" w:cs="Times New Roman"/>
                <w:color w:val="000000" w:themeColor="text1"/>
              </w:rPr>
              <w:t> </w:t>
            </w:r>
          </w:p>
        </w:tc>
        <w:tc>
          <w:tcPr>
            <w:tcW w:w="2061" w:type="dxa"/>
            <w:hideMark/>
          </w:tcPr>
          <w:p w14:paraId="400D50C4" w14:textId="77777777" w:rsidR="00AD4D1E" w:rsidRPr="003A1FDA" w:rsidRDefault="00AD4D1E" w:rsidP="00F63013">
            <w:pPr>
              <w:ind w:firstLine="0"/>
              <w:rPr>
                <w:rFonts w:eastAsia="Times New Roman" w:cs="Times New Roman"/>
                <w:color w:val="000000" w:themeColor="text1"/>
              </w:rPr>
            </w:pPr>
            <w:hyperlink r:id="rId215" w:history="1">
              <w:r w:rsidRPr="003A1FDA">
                <w:rPr>
                  <w:rStyle w:val="Hyperlink"/>
                  <w:rFonts w:eastAsia="Times New Roman" w:cs="Times New Roman"/>
                  <w:color w:val="000000" w:themeColor="text1"/>
                </w:rPr>
                <w:t>Gas, Water &amp; Multiutilities</w:t>
              </w:r>
            </w:hyperlink>
          </w:p>
        </w:tc>
        <w:tc>
          <w:tcPr>
            <w:tcW w:w="2439" w:type="dxa"/>
            <w:hideMark/>
          </w:tcPr>
          <w:p w14:paraId="59E0339D" w14:textId="77777777" w:rsidR="00AD4D1E" w:rsidRPr="003A1FDA" w:rsidRDefault="00AD4D1E" w:rsidP="00F63013">
            <w:pPr>
              <w:ind w:firstLine="0"/>
              <w:rPr>
                <w:rFonts w:eastAsia="Times New Roman" w:cs="Times New Roman"/>
                <w:color w:val="000000" w:themeColor="text1"/>
              </w:rPr>
            </w:pPr>
            <w:hyperlink r:id="rId216" w:history="1">
              <w:r w:rsidRPr="003A1FDA">
                <w:rPr>
                  <w:rStyle w:val="Hyperlink"/>
                  <w:rFonts w:eastAsia="Times New Roman" w:cs="Times New Roman"/>
                  <w:color w:val="000000" w:themeColor="text1"/>
                </w:rPr>
                <w:t>Gas Distribution</w:t>
              </w:r>
            </w:hyperlink>
          </w:p>
        </w:tc>
      </w:tr>
      <w:tr w:rsidR="00AD4D1E" w:rsidRPr="003A1FDA" w14:paraId="0502C227" w14:textId="77777777" w:rsidTr="00AD4D1E">
        <w:tc>
          <w:tcPr>
            <w:tcW w:w="6309" w:type="dxa"/>
            <w:gridSpan w:val="4"/>
            <w:hideMark/>
          </w:tcPr>
          <w:p w14:paraId="0065B8C9" w14:textId="77777777" w:rsidR="00AD4D1E" w:rsidRPr="003A1FDA" w:rsidRDefault="00AD4D1E" w:rsidP="00F63013">
            <w:pPr>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596EA6D3" w14:textId="77777777" w:rsidR="00AD4D1E" w:rsidRPr="003A1FDA" w:rsidRDefault="00AD4D1E" w:rsidP="00F63013">
            <w:pPr>
              <w:ind w:firstLine="0"/>
              <w:rPr>
                <w:rFonts w:eastAsia="Times New Roman" w:cs="Times New Roman"/>
                <w:color w:val="000000" w:themeColor="text1"/>
              </w:rPr>
            </w:pPr>
            <w:hyperlink r:id="rId217" w:history="1">
              <w:r w:rsidRPr="003A1FDA">
                <w:rPr>
                  <w:rStyle w:val="Hyperlink"/>
                  <w:rFonts w:eastAsia="Times New Roman" w:cs="Times New Roman"/>
                  <w:color w:val="000000" w:themeColor="text1"/>
                </w:rPr>
                <w:t>Multiutilities</w:t>
              </w:r>
            </w:hyperlink>
          </w:p>
        </w:tc>
      </w:tr>
      <w:tr w:rsidR="00AD4D1E" w:rsidRPr="003A1FDA" w14:paraId="11ACCB50" w14:textId="77777777" w:rsidTr="00AD4D1E">
        <w:tc>
          <w:tcPr>
            <w:tcW w:w="6309" w:type="dxa"/>
            <w:gridSpan w:val="4"/>
            <w:hideMark/>
          </w:tcPr>
          <w:p w14:paraId="55DEF755" w14:textId="77777777" w:rsidR="00AD4D1E" w:rsidRPr="003A1FDA" w:rsidRDefault="00AD4D1E" w:rsidP="00F63013">
            <w:pPr>
              <w:rPr>
                <w:rFonts w:eastAsia="Times New Roman" w:cs="Times New Roman"/>
                <w:color w:val="000000" w:themeColor="text1"/>
              </w:rPr>
            </w:pPr>
            <w:r w:rsidRPr="003A1FDA">
              <w:rPr>
                <w:rFonts w:eastAsia="Times New Roman" w:cs="Times New Roman"/>
                <w:color w:val="000000" w:themeColor="text1"/>
              </w:rPr>
              <w:t> </w:t>
            </w:r>
          </w:p>
        </w:tc>
        <w:tc>
          <w:tcPr>
            <w:tcW w:w="2439" w:type="dxa"/>
            <w:hideMark/>
          </w:tcPr>
          <w:p w14:paraId="65C35550" w14:textId="77777777" w:rsidR="00AD4D1E" w:rsidRPr="003A1FDA" w:rsidRDefault="00AD4D1E" w:rsidP="00F63013">
            <w:pPr>
              <w:ind w:firstLine="0"/>
              <w:rPr>
                <w:rFonts w:eastAsia="Times New Roman" w:cs="Times New Roman"/>
                <w:color w:val="000000" w:themeColor="text1"/>
              </w:rPr>
            </w:pPr>
            <w:hyperlink r:id="rId218" w:history="1">
              <w:r w:rsidRPr="003A1FDA">
                <w:rPr>
                  <w:rStyle w:val="Hyperlink"/>
                  <w:rFonts w:eastAsia="Times New Roman" w:cs="Times New Roman"/>
                  <w:color w:val="000000" w:themeColor="text1"/>
                </w:rPr>
                <w:t>Water</w:t>
              </w:r>
            </w:hyperlink>
          </w:p>
        </w:tc>
      </w:tr>
    </w:tbl>
    <w:p w14:paraId="2D006919" w14:textId="77777777" w:rsidR="00AD4D1E" w:rsidRPr="003A1FDA" w:rsidRDefault="00AD4D1E" w:rsidP="00AD4D1E">
      <w:pPr>
        <w:rPr>
          <w:rFonts w:cs="Times New Roman"/>
        </w:rPr>
      </w:pPr>
      <w:r>
        <w:rPr>
          <w:rFonts w:cs="Times New Roman"/>
        </w:rPr>
        <w:t>Source: Industry Classification Benchmark Standards (2013).</w:t>
      </w:r>
    </w:p>
    <w:p w14:paraId="2626A107" w14:textId="77777777" w:rsidR="00D94D2B" w:rsidRDefault="00D94D2B" w:rsidP="00D94D2B">
      <w:pPr>
        <w:pStyle w:val="CTUReference"/>
      </w:pPr>
    </w:p>
    <w:p w14:paraId="1389A5CD" w14:textId="71CEF011" w:rsidR="00B0762E" w:rsidRPr="006F2684" w:rsidRDefault="00D94D2B">
      <w:pPr>
        <w:spacing w:line="240" w:lineRule="auto"/>
        <w:ind w:firstLine="0"/>
      </w:pPr>
      <w:r>
        <w:br w:type="page"/>
      </w:r>
    </w:p>
    <w:p w14:paraId="208F704C" w14:textId="24DE7206" w:rsidR="00F63013" w:rsidRDefault="00F63013" w:rsidP="00F63013">
      <w:pPr>
        <w:pStyle w:val="Heading2"/>
        <w:spacing w:line="240" w:lineRule="auto"/>
        <w:rPr>
          <w:ins w:id="420" w:author="CEC User" w:date="2014-05-06T11:16:00Z"/>
        </w:rPr>
      </w:pPr>
      <w:bookmarkStart w:id="421" w:name="_Toc261381340"/>
      <w:bookmarkStart w:id="422" w:name="_Toc261382150"/>
      <w:bookmarkStart w:id="423" w:name="_Toc260566029"/>
      <w:ins w:id="424" w:author="CEC User" w:date="2014-05-06T11:16:00Z">
        <w:r>
          <w:lastRenderedPageBreak/>
          <w:t>APPENDIX B</w:t>
        </w:r>
        <w:bookmarkEnd w:id="421"/>
        <w:bookmarkEnd w:id="422"/>
      </w:ins>
    </w:p>
    <w:p w14:paraId="39D3D938" w14:textId="77777777" w:rsidR="00F63013" w:rsidRDefault="00F63013" w:rsidP="00F63013">
      <w:pPr>
        <w:pStyle w:val="Heading2"/>
        <w:spacing w:line="240" w:lineRule="auto"/>
        <w:rPr>
          <w:ins w:id="425" w:author="CEC User" w:date="2014-05-06T11:16:00Z"/>
        </w:rPr>
      </w:pPr>
    </w:p>
    <w:p w14:paraId="0F41095F" w14:textId="77777777" w:rsidR="00F63013" w:rsidRDefault="00F63013" w:rsidP="00F63013">
      <w:pPr>
        <w:pStyle w:val="Heading2"/>
        <w:spacing w:line="240" w:lineRule="auto"/>
        <w:rPr>
          <w:ins w:id="426" w:author="CEC User" w:date="2014-05-06T11:16:00Z"/>
        </w:rPr>
      </w:pPr>
      <w:bookmarkStart w:id="427" w:name="_Toc261381341"/>
      <w:bookmarkStart w:id="428" w:name="_Toc261382151"/>
      <w:r>
        <w:t>Full list of prior announcement volatility and post- announcement volatility</w:t>
      </w:r>
      <w:bookmarkEnd w:id="423"/>
      <w:bookmarkEnd w:id="427"/>
      <w:bookmarkEnd w:id="428"/>
    </w:p>
    <w:p w14:paraId="4D1134B0" w14:textId="77777777" w:rsidR="00F63013" w:rsidRPr="00D7557C" w:rsidRDefault="00F63013" w:rsidP="00F63013"/>
    <w:tbl>
      <w:tblPr>
        <w:tblStyle w:val="TableGrid"/>
        <w:tblW w:w="5000" w:type="pct"/>
        <w:tblBorders>
          <w:top w:val="single" w:sz="4" w:space="0" w:color="17365D" w:themeColor="text2" w:themeShade="BF"/>
          <w:left w:val="none" w:sz="0" w:space="0" w:color="auto"/>
          <w:bottom w:val="single" w:sz="4" w:space="0" w:color="17365D" w:themeColor="text2" w:themeShade="BF"/>
          <w:right w:val="none" w:sz="0" w:space="0" w:color="auto"/>
          <w:insideH w:val="none" w:sz="0" w:space="0" w:color="auto"/>
          <w:insideV w:val="none" w:sz="0" w:space="0" w:color="auto"/>
        </w:tblBorders>
        <w:tblLook w:val="04A0" w:firstRow="1" w:lastRow="0" w:firstColumn="1" w:lastColumn="0" w:noHBand="0" w:noVBand="1"/>
      </w:tblPr>
      <w:tblGrid>
        <w:gridCol w:w="3352"/>
        <w:gridCol w:w="2525"/>
        <w:gridCol w:w="2763"/>
      </w:tblGrid>
      <w:tr w:rsidR="00F63013" w:rsidRPr="00211C9F" w14:paraId="334EFEC6" w14:textId="77777777" w:rsidTr="00211C9F">
        <w:trPr>
          <w:trHeight w:val="300"/>
        </w:trPr>
        <w:tc>
          <w:tcPr>
            <w:tcW w:w="1940" w:type="pct"/>
            <w:noWrap/>
            <w:hideMark/>
          </w:tcPr>
          <w:p w14:paraId="281F201A" w14:textId="77777777" w:rsidR="00F63013" w:rsidRPr="00211C9F" w:rsidRDefault="00F63013" w:rsidP="00F63013">
            <w:pPr>
              <w:spacing w:line="240" w:lineRule="auto"/>
              <w:ind w:firstLine="0"/>
              <w:rPr>
                <w:rFonts w:ascii="Calibri" w:eastAsia="Times New Roman" w:hAnsi="Calibri" w:cs="Times New Roman"/>
                <w:bCs/>
                <w:color w:val="000000"/>
              </w:rPr>
            </w:pPr>
            <w:r w:rsidRPr="00211C9F">
              <w:rPr>
                <w:rFonts w:ascii="Calibri" w:eastAsia="Times New Roman" w:hAnsi="Calibri" w:cs="Times New Roman"/>
                <w:bCs/>
                <w:color w:val="000000"/>
              </w:rPr>
              <w:t>Sector</w:t>
            </w:r>
          </w:p>
        </w:tc>
        <w:tc>
          <w:tcPr>
            <w:tcW w:w="1461" w:type="pct"/>
            <w:noWrap/>
            <w:hideMark/>
          </w:tcPr>
          <w:p w14:paraId="4D1F48F5" w14:textId="2F78A2E7" w:rsidR="00F63013" w:rsidRPr="00211C9F" w:rsidRDefault="00211C9F" w:rsidP="00211C9F">
            <w:pPr>
              <w:spacing w:line="240" w:lineRule="auto"/>
              <w:ind w:firstLine="0"/>
              <w:jc w:val="right"/>
              <w:rPr>
                <w:rFonts w:ascii="Calibri" w:eastAsia="Times New Roman" w:hAnsi="Calibri" w:cs="Times New Roman"/>
                <w:bCs/>
                <w:color w:val="000000"/>
              </w:rPr>
            </w:pPr>
            <w:r>
              <w:rPr>
                <w:rFonts w:ascii="Calibri" w:eastAsia="Times New Roman" w:hAnsi="Calibri" w:cs="Times New Roman"/>
                <w:bCs/>
                <w:color w:val="000000"/>
              </w:rPr>
              <w:t xml:space="preserve">    </w:t>
            </w:r>
            <w:r w:rsidR="00F63013" w:rsidRPr="00211C9F">
              <w:rPr>
                <w:rFonts w:ascii="Calibri" w:eastAsia="Times New Roman" w:hAnsi="Calibri" w:cs="Times New Roman"/>
                <w:bCs/>
                <w:color w:val="000000"/>
              </w:rPr>
              <w:t>Prior RSD</w:t>
            </w:r>
          </w:p>
        </w:tc>
        <w:tc>
          <w:tcPr>
            <w:tcW w:w="1599" w:type="pct"/>
            <w:noWrap/>
            <w:hideMark/>
          </w:tcPr>
          <w:p w14:paraId="443EABBB" w14:textId="77777777" w:rsidR="00F63013" w:rsidRPr="00211C9F" w:rsidRDefault="00F63013" w:rsidP="00211C9F">
            <w:pPr>
              <w:spacing w:line="240" w:lineRule="auto"/>
              <w:ind w:firstLine="0"/>
              <w:jc w:val="right"/>
              <w:rPr>
                <w:rFonts w:ascii="Calibri" w:eastAsia="Times New Roman" w:hAnsi="Calibri" w:cs="Times New Roman"/>
                <w:bCs/>
                <w:color w:val="000000"/>
              </w:rPr>
            </w:pPr>
            <w:r w:rsidRPr="00211C9F">
              <w:rPr>
                <w:rFonts w:ascii="Calibri" w:eastAsia="Times New Roman" w:hAnsi="Calibri" w:cs="Times New Roman"/>
                <w:bCs/>
                <w:color w:val="000000"/>
              </w:rPr>
              <w:t>Following RSD</w:t>
            </w:r>
          </w:p>
        </w:tc>
      </w:tr>
      <w:tr w:rsidR="00F63013" w:rsidRPr="00AF1410" w14:paraId="1816D838" w14:textId="77777777" w:rsidTr="00211C9F">
        <w:trPr>
          <w:trHeight w:val="300"/>
        </w:trPr>
        <w:tc>
          <w:tcPr>
            <w:tcW w:w="1940" w:type="pct"/>
            <w:noWrap/>
            <w:hideMark/>
          </w:tcPr>
          <w:p w14:paraId="7890C39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64ACC45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0.178</w:t>
            </w:r>
          </w:p>
        </w:tc>
        <w:tc>
          <w:tcPr>
            <w:tcW w:w="1599" w:type="pct"/>
            <w:noWrap/>
            <w:hideMark/>
          </w:tcPr>
          <w:p w14:paraId="52F4E58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0.17</w:t>
            </w:r>
          </w:p>
        </w:tc>
      </w:tr>
      <w:tr w:rsidR="00F63013" w:rsidRPr="00AF1410" w14:paraId="2EEC51DB" w14:textId="77777777" w:rsidTr="00211C9F">
        <w:trPr>
          <w:trHeight w:val="81"/>
        </w:trPr>
        <w:tc>
          <w:tcPr>
            <w:tcW w:w="1940" w:type="pct"/>
            <w:noWrap/>
            <w:hideMark/>
          </w:tcPr>
          <w:p w14:paraId="3F71A43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05B519C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0.053</w:t>
            </w:r>
          </w:p>
        </w:tc>
        <w:tc>
          <w:tcPr>
            <w:tcW w:w="1599" w:type="pct"/>
            <w:noWrap/>
            <w:hideMark/>
          </w:tcPr>
          <w:p w14:paraId="0FAB050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0.159</w:t>
            </w:r>
          </w:p>
        </w:tc>
      </w:tr>
      <w:tr w:rsidR="00F63013" w:rsidRPr="00AF1410" w14:paraId="654A82CA" w14:textId="77777777" w:rsidTr="00211C9F">
        <w:trPr>
          <w:trHeight w:val="300"/>
        </w:trPr>
        <w:tc>
          <w:tcPr>
            <w:tcW w:w="1940" w:type="pct"/>
            <w:noWrap/>
            <w:hideMark/>
          </w:tcPr>
          <w:p w14:paraId="3B0D0B8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7E7F68F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0.104</w:t>
            </w:r>
          </w:p>
        </w:tc>
        <w:tc>
          <w:tcPr>
            <w:tcW w:w="1599" w:type="pct"/>
            <w:noWrap/>
            <w:hideMark/>
          </w:tcPr>
          <w:p w14:paraId="78EADDC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0.129</w:t>
            </w:r>
          </w:p>
        </w:tc>
      </w:tr>
      <w:tr w:rsidR="00F63013" w:rsidRPr="00AF1410" w14:paraId="60EFA0A5" w14:textId="77777777" w:rsidTr="00211C9F">
        <w:trPr>
          <w:trHeight w:val="300"/>
        </w:trPr>
        <w:tc>
          <w:tcPr>
            <w:tcW w:w="1940" w:type="pct"/>
            <w:noWrap/>
            <w:hideMark/>
          </w:tcPr>
          <w:p w14:paraId="7688707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6B4EC94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0.047</w:t>
            </w:r>
          </w:p>
        </w:tc>
        <w:tc>
          <w:tcPr>
            <w:tcW w:w="1599" w:type="pct"/>
            <w:noWrap/>
            <w:hideMark/>
          </w:tcPr>
          <w:p w14:paraId="488CE9B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0.102</w:t>
            </w:r>
          </w:p>
        </w:tc>
      </w:tr>
      <w:tr w:rsidR="00F63013" w:rsidRPr="00AF1410" w14:paraId="4FC4539D" w14:textId="77777777" w:rsidTr="00211C9F">
        <w:trPr>
          <w:trHeight w:val="300"/>
        </w:trPr>
        <w:tc>
          <w:tcPr>
            <w:tcW w:w="1940" w:type="pct"/>
            <w:noWrap/>
            <w:hideMark/>
          </w:tcPr>
          <w:p w14:paraId="63F2C17E"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72F5D9A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0.037</w:t>
            </w:r>
          </w:p>
        </w:tc>
        <w:tc>
          <w:tcPr>
            <w:tcW w:w="1599" w:type="pct"/>
            <w:noWrap/>
            <w:hideMark/>
          </w:tcPr>
          <w:p w14:paraId="5CAC0EE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0.101</w:t>
            </w:r>
          </w:p>
        </w:tc>
      </w:tr>
      <w:tr w:rsidR="00F63013" w:rsidRPr="00AF1410" w14:paraId="068841BE" w14:textId="77777777" w:rsidTr="00211C9F">
        <w:trPr>
          <w:trHeight w:val="300"/>
        </w:trPr>
        <w:tc>
          <w:tcPr>
            <w:tcW w:w="1940" w:type="pct"/>
            <w:noWrap/>
            <w:hideMark/>
          </w:tcPr>
          <w:p w14:paraId="39C8818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5C1D190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0.131</w:t>
            </w:r>
          </w:p>
        </w:tc>
        <w:tc>
          <w:tcPr>
            <w:tcW w:w="1599" w:type="pct"/>
            <w:noWrap/>
            <w:hideMark/>
          </w:tcPr>
          <w:p w14:paraId="6356730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0.085</w:t>
            </w:r>
          </w:p>
        </w:tc>
      </w:tr>
      <w:tr w:rsidR="00F63013" w:rsidRPr="00AF1410" w14:paraId="5D1D0851" w14:textId="77777777" w:rsidTr="00211C9F">
        <w:trPr>
          <w:trHeight w:val="300"/>
        </w:trPr>
        <w:tc>
          <w:tcPr>
            <w:tcW w:w="1940" w:type="pct"/>
            <w:noWrap/>
            <w:hideMark/>
          </w:tcPr>
          <w:p w14:paraId="344EDA3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5016085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0.0492</w:t>
            </w:r>
          </w:p>
        </w:tc>
        <w:tc>
          <w:tcPr>
            <w:tcW w:w="1599" w:type="pct"/>
            <w:noWrap/>
            <w:hideMark/>
          </w:tcPr>
          <w:p w14:paraId="784A7FF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w:t>
            </w:r>
          </w:p>
        </w:tc>
      </w:tr>
      <w:tr w:rsidR="00F63013" w:rsidRPr="00AF1410" w14:paraId="1A8926F7" w14:textId="77777777" w:rsidTr="00211C9F">
        <w:trPr>
          <w:trHeight w:val="300"/>
        </w:trPr>
        <w:tc>
          <w:tcPr>
            <w:tcW w:w="1940" w:type="pct"/>
            <w:noWrap/>
            <w:hideMark/>
          </w:tcPr>
          <w:p w14:paraId="3DD4EB8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2C5DA88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0.029</w:t>
            </w:r>
          </w:p>
        </w:tc>
        <w:tc>
          <w:tcPr>
            <w:tcW w:w="1599" w:type="pct"/>
            <w:noWrap/>
            <w:hideMark/>
          </w:tcPr>
          <w:p w14:paraId="2016821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0.074</w:t>
            </w:r>
          </w:p>
        </w:tc>
      </w:tr>
      <w:tr w:rsidR="00F63013" w:rsidRPr="00AF1410" w14:paraId="464BB586" w14:textId="77777777" w:rsidTr="00211C9F">
        <w:trPr>
          <w:trHeight w:val="300"/>
        </w:trPr>
        <w:tc>
          <w:tcPr>
            <w:tcW w:w="1940" w:type="pct"/>
            <w:noWrap/>
            <w:hideMark/>
          </w:tcPr>
          <w:p w14:paraId="1AA8823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4D98191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w:t>
            </w:r>
          </w:p>
        </w:tc>
        <w:tc>
          <w:tcPr>
            <w:tcW w:w="1599" w:type="pct"/>
            <w:noWrap/>
            <w:hideMark/>
          </w:tcPr>
          <w:p w14:paraId="5F07B8D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0.067</w:t>
            </w:r>
          </w:p>
        </w:tc>
      </w:tr>
      <w:tr w:rsidR="00F63013" w:rsidRPr="00AF1410" w14:paraId="67EB70E7" w14:textId="77777777" w:rsidTr="00211C9F">
        <w:trPr>
          <w:trHeight w:val="300"/>
        </w:trPr>
        <w:tc>
          <w:tcPr>
            <w:tcW w:w="1940" w:type="pct"/>
            <w:noWrap/>
            <w:hideMark/>
          </w:tcPr>
          <w:p w14:paraId="617FBB35"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7C3DBEC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w:t>
            </w:r>
          </w:p>
        </w:tc>
        <w:tc>
          <w:tcPr>
            <w:tcW w:w="1599" w:type="pct"/>
            <w:noWrap/>
            <w:hideMark/>
          </w:tcPr>
          <w:p w14:paraId="67CE143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0.065</w:t>
            </w:r>
          </w:p>
        </w:tc>
      </w:tr>
      <w:tr w:rsidR="00F63013" w:rsidRPr="00AF1410" w14:paraId="1441D5B1" w14:textId="77777777" w:rsidTr="00211C9F">
        <w:trPr>
          <w:trHeight w:val="300"/>
        </w:trPr>
        <w:tc>
          <w:tcPr>
            <w:tcW w:w="1940" w:type="pct"/>
            <w:noWrap/>
            <w:hideMark/>
          </w:tcPr>
          <w:p w14:paraId="4E573AB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03744E6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0.047</w:t>
            </w:r>
          </w:p>
        </w:tc>
        <w:tc>
          <w:tcPr>
            <w:tcW w:w="1599" w:type="pct"/>
            <w:noWrap/>
            <w:hideMark/>
          </w:tcPr>
          <w:p w14:paraId="1FF1A48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0.059</w:t>
            </w:r>
          </w:p>
        </w:tc>
      </w:tr>
      <w:tr w:rsidR="00F63013" w:rsidRPr="00AF1410" w14:paraId="4DD933DD" w14:textId="77777777" w:rsidTr="00211C9F">
        <w:trPr>
          <w:trHeight w:val="300"/>
        </w:trPr>
        <w:tc>
          <w:tcPr>
            <w:tcW w:w="1940" w:type="pct"/>
            <w:noWrap/>
            <w:hideMark/>
          </w:tcPr>
          <w:p w14:paraId="3CAFAA7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3A2A5AF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0.104</w:t>
            </w:r>
          </w:p>
        </w:tc>
        <w:tc>
          <w:tcPr>
            <w:tcW w:w="1599" w:type="pct"/>
            <w:noWrap/>
            <w:hideMark/>
          </w:tcPr>
          <w:p w14:paraId="05EF714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0.053</w:t>
            </w:r>
          </w:p>
        </w:tc>
      </w:tr>
      <w:tr w:rsidR="00F63013" w:rsidRPr="00AF1410" w14:paraId="0F6775A9" w14:textId="77777777" w:rsidTr="00211C9F">
        <w:trPr>
          <w:trHeight w:val="300"/>
        </w:trPr>
        <w:tc>
          <w:tcPr>
            <w:tcW w:w="1940" w:type="pct"/>
            <w:noWrap/>
            <w:hideMark/>
          </w:tcPr>
          <w:p w14:paraId="20A7904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575702A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c>
          <w:tcPr>
            <w:tcW w:w="1599" w:type="pct"/>
            <w:noWrap/>
            <w:hideMark/>
          </w:tcPr>
          <w:p w14:paraId="400EB5F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0.048</w:t>
            </w:r>
          </w:p>
        </w:tc>
      </w:tr>
      <w:tr w:rsidR="00F63013" w:rsidRPr="00AF1410" w14:paraId="0CEE2A6D" w14:textId="77777777" w:rsidTr="00211C9F">
        <w:trPr>
          <w:trHeight w:val="300"/>
        </w:trPr>
        <w:tc>
          <w:tcPr>
            <w:tcW w:w="1940" w:type="pct"/>
            <w:noWrap/>
            <w:hideMark/>
          </w:tcPr>
          <w:p w14:paraId="0F199F5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6501FF3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0.0525</w:t>
            </w:r>
          </w:p>
        </w:tc>
        <w:tc>
          <w:tcPr>
            <w:tcW w:w="1599" w:type="pct"/>
            <w:noWrap/>
            <w:hideMark/>
          </w:tcPr>
          <w:p w14:paraId="18A855B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0.041</w:t>
            </w:r>
          </w:p>
        </w:tc>
      </w:tr>
      <w:tr w:rsidR="00F63013" w:rsidRPr="00AF1410" w14:paraId="64A090A1" w14:textId="77777777" w:rsidTr="00211C9F">
        <w:trPr>
          <w:trHeight w:val="300"/>
        </w:trPr>
        <w:tc>
          <w:tcPr>
            <w:tcW w:w="1940" w:type="pct"/>
            <w:noWrap/>
            <w:hideMark/>
          </w:tcPr>
          <w:p w14:paraId="27DE4741"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1560502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0.091</w:t>
            </w:r>
          </w:p>
        </w:tc>
        <w:tc>
          <w:tcPr>
            <w:tcW w:w="1599" w:type="pct"/>
            <w:noWrap/>
            <w:hideMark/>
          </w:tcPr>
          <w:p w14:paraId="2AF06D5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w:t>
            </w:r>
          </w:p>
        </w:tc>
      </w:tr>
      <w:tr w:rsidR="00F63013" w:rsidRPr="00AF1410" w14:paraId="58BA9FD5" w14:textId="77777777" w:rsidTr="00211C9F">
        <w:trPr>
          <w:trHeight w:val="300"/>
        </w:trPr>
        <w:tc>
          <w:tcPr>
            <w:tcW w:w="1940" w:type="pct"/>
            <w:noWrap/>
            <w:hideMark/>
          </w:tcPr>
          <w:p w14:paraId="7ED9566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72D4155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0.41</w:t>
            </w:r>
          </w:p>
        </w:tc>
        <w:tc>
          <w:tcPr>
            <w:tcW w:w="1599" w:type="pct"/>
            <w:noWrap/>
            <w:hideMark/>
          </w:tcPr>
          <w:p w14:paraId="4D44854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0.037</w:t>
            </w:r>
          </w:p>
        </w:tc>
      </w:tr>
      <w:tr w:rsidR="00F63013" w:rsidRPr="00AF1410" w14:paraId="71960D30" w14:textId="77777777" w:rsidTr="00211C9F">
        <w:trPr>
          <w:trHeight w:val="300"/>
        </w:trPr>
        <w:tc>
          <w:tcPr>
            <w:tcW w:w="1940" w:type="pct"/>
            <w:noWrap/>
            <w:hideMark/>
          </w:tcPr>
          <w:p w14:paraId="0A92857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321642C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w:t>
            </w:r>
          </w:p>
        </w:tc>
        <w:tc>
          <w:tcPr>
            <w:tcW w:w="1599" w:type="pct"/>
            <w:noWrap/>
            <w:hideMark/>
          </w:tcPr>
          <w:p w14:paraId="1B0D8AE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0.025</w:t>
            </w:r>
          </w:p>
        </w:tc>
      </w:tr>
      <w:tr w:rsidR="00F63013" w:rsidRPr="00AF1410" w14:paraId="074777A1" w14:textId="77777777" w:rsidTr="00211C9F">
        <w:trPr>
          <w:trHeight w:val="300"/>
        </w:trPr>
        <w:tc>
          <w:tcPr>
            <w:tcW w:w="1940" w:type="pct"/>
            <w:noWrap/>
            <w:hideMark/>
          </w:tcPr>
          <w:p w14:paraId="2484EBC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Basic materials</w:t>
            </w:r>
          </w:p>
        </w:tc>
        <w:tc>
          <w:tcPr>
            <w:tcW w:w="1461" w:type="pct"/>
            <w:noWrap/>
            <w:hideMark/>
          </w:tcPr>
          <w:p w14:paraId="1A55857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0.083</w:t>
            </w:r>
          </w:p>
        </w:tc>
        <w:tc>
          <w:tcPr>
            <w:tcW w:w="1599" w:type="pct"/>
            <w:noWrap/>
            <w:hideMark/>
          </w:tcPr>
          <w:p w14:paraId="5DEDCFB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0.011</w:t>
            </w:r>
          </w:p>
        </w:tc>
      </w:tr>
      <w:tr w:rsidR="00F63013" w:rsidRPr="00AF1410" w14:paraId="4F54AB04" w14:textId="77777777" w:rsidTr="00211C9F">
        <w:trPr>
          <w:trHeight w:val="300"/>
        </w:trPr>
        <w:tc>
          <w:tcPr>
            <w:tcW w:w="1940" w:type="pct"/>
            <w:noWrap/>
            <w:hideMark/>
          </w:tcPr>
          <w:p w14:paraId="5BC5198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3371392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c>
          <w:tcPr>
            <w:tcW w:w="1599" w:type="pct"/>
            <w:noWrap/>
            <w:hideMark/>
          </w:tcPr>
          <w:p w14:paraId="19AAFA6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0.159</w:t>
            </w:r>
          </w:p>
        </w:tc>
      </w:tr>
      <w:tr w:rsidR="00F63013" w:rsidRPr="00AF1410" w14:paraId="12DDBEB3" w14:textId="77777777" w:rsidTr="00211C9F">
        <w:trPr>
          <w:trHeight w:val="300"/>
        </w:trPr>
        <w:tc>
          <w:tcPr>
            <w:tcW w:w="1940" w:type="pct"/>
            <w:noWrap/>
            <w:hideMark/>
          </w:tcPr>
          <w:p w14:paraId="7E31866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4CFD0D7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0.057</w:t>
            </w:r>
          </w:p>
        </w:tc>
        <w:tc>
          <w:tcPr>
            <w:tcW w:w="1599" w:type="pct"/>
            <w:noWrap/>
            <w:hideMark/>
          </w:tcPr>
          <w:p w14:paraId="22FB043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0.145</w:t>
            </w:r>
          </w:p>
        </w:tc>
      </w:tr>
      <w:tr w:rsidR="00F63013" w:rsidRPr="00AF1410" w14:paraId="52502EB1" w14:textId="77777777" w:rsidTr="00211C9F">
        <w:trPr>
          <w:trHeight w:val="300"/>
        </w:trPr>
        <w:tc>
          <w:tcPr>
            <w:tcW w:w="1940" w:type="pct"/>
            <w:noWrap/>
            <w:hideMark/>
          </w:tcPr>
          <w:p w14:paraId="5FE9912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1E723A8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0.101</w:t>
            </w:r>
          </w:p>
        </w:tc>
        <w:tc>
          <w:tcPr>
            <w:tcW w:w="1599" w:type="pct"/>
            <w:noWrap/>
            <w:hideMark/>
          </w:tcPr>
          <w:p w14:paraId="1F3BC06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0.115</w:t>
            </w:r>
          </w:p>
        </w:tc>
      </w:tr>
      <w:tr w:rsidR="00F63013" w:rsidRPr="00AF1410" w14:paraId="61C0644B" w14:textId="77777777" w:rsidTr="00211C9F">
        <w:trPr>
          <w:trHeight w:val="300"/>
        </w:trPr>
        <w:tc>
          <w:tcPr>
            <w:tcW w:w="1940" w:type="pct"/>
            <w:noWrap/>
            <w:hideMark/>
          </w:tcPr>
          <w:p w14:paraId="691C13E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7533F8A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0.101</w:t>
            </w:r>
          </w:p>
        </w:tc>
        <w:tc>
          <w:tcPr>
            <w:tcW w:w="1599" w:type="pct"/>
            <w:noWrap/>
            <w:hideMark/>
          </w:tcPr>
          <w:p w14:paraId="65D61A6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0.109</w:t>
            </w:r>
          </w:p>
        </w:tc>
      </w:tr>
      <w:tr w:rsidR="00F63013" w:rsidRPr="00AF1410" w14:paraId="34DDAE09" w14:textId="77777777" w:rsidTr="00211C9F">
        <w:trPr>
          <w:trHeight w:val="300"/>
        </w:trPr>
        <w:tc>
          <w:tcPr>
            <w:tcW w:w="1940" w:type="pct"/>
            <w:noWrap/>
            <w:hideMark/>
          </w:tcPr>
          <w:p w14:paraId="2CD480E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6F61770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0.082</w:t>
            </w:r>
          </w:p>
        </w:tc>
        <w:tc>
          <w:tcPr>
            <w:tcW w:w="1599" w:type="pct"/>
            <w:noWrap/>
            <w:hideMark/>
          </w:tcPr>
          <w:p w14:paraId="09203D5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0.089</w:t>
            </w:r>
          </w:p>
        </w:tc>
      </w:tr>
      <w:tr w:rsidR="00F63013" w:rsidRPr="00AF1410" w14:paraId="783A50D5" w14:textId="77777777" w:rsidTr="00211C9F">
        <w:trPr>
          <w:trHeight w:val="300"/>
        </w:trPr>
        <w:tc>
          <w:tcPr>
            <w:tcW w:w="1940" w:type="pct"/>
            <w:noWrap/>
            <w:hideMark/>
          </w:tcPr>
          <w:p w14:paraId="376A660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07D94E2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0.116</w:t>
            </w:r>
          </w:p>
        </w:tc>
        <w:tc>
          <w:tcPr>
            <w:tcW w:w="1599" w:type="pct"/>
            <w:noWrap/>
            <w:hideMark/>
          </w:tcPr>
          <w:p w14:paraId="3697CA5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0.083</w:t>
            </w:r>
          </w:p>
        </w:tc>
      </w:tr>
      <w:tr w:rsidR="00F63013" w:rsidRPr="00AF1410" w14:paraId="1D277283" w14:textId="77777777" w:rsidTr="00211C9F">
        <w:trPr>
          <w:trHeight w:val="300"/>
        </w:trPr>
        <w:tc>
          <w:tcPr>
            <w:tcW w:w="1940" w:type="pct"/>
            <w:noWrap/>
            <w:hideMark/>
          </w:tcPr>
          <w:p w14:paraId="703BE46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44B71CE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0.083</w:t>
            </w:r>
          </w:p>
        </w:tc>
        <w:tc>
          <w:tcPr>
            <w:tcW w:w="1599" w:type="pct"/>
            <w:noWrap/>
            <w:hideMark/>
          </w:tcPr>
          <w:p w14:paraId="3FDD057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0.0670</w:t>
            </w:r>
          </w:p>
        </w:tc>
      </w:tr>
      <w:tr w:rsidR="00F63013" w:rsidRPr="00AF1410" w14:paraId="5DA2D59A" w14:textId="77777777" w:rsidTr="00211C9F">
        <w:trPr>
          <w:trHeight w:val="300"/>
        </w:trPr>
        <w:tc>
          <w:tcPr>
            <w:tcW w:w="1940" w:type="pct"/>
            <w:noWrap/>
            <w:hideMark/>
          </w:tcPr>
          <w:p w14:paraId="0D60BB9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530A86C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0.103</w:t>
            </w:r>
          </w:p>
        </w:tc>
        <w:tc>
          <w:tcPr>
            <w:tcW w:w="1599" w:type="pct"/>
            <w:noWrap/>
            <w:hideMark/>
          </w:tcPr>
          <w:p w14:paraId="55E2174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w:t>
            </w:r>
          </w:p>
        </w:tc>
      </w:tr>
      <w:tr w:rsidR="00F63013" w:rsidRPr="00AF1410" w14:paraId="1285066A" w14:textId="77777777" w:rsidTr="00211C9F">
        <w:trPr>
          <w:trHeight w:val="300"/>
        </w:trPr>
        <w:tc>
          <w:tcPr>
            <w:tcW w:w="1940" w:type="pct"/>
            <w:noWrap/>
            <w:hideMark/>
          </w:tcPr>
          <w:p w14:paraId="4AE96F9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786B4E0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w:t>
            </w:r>
          </w:p>
        </w:tc>
        <w:tc>
          <w:tcPr>
            <w:tcW w:w="1599" w:type="pct"/>
            <w:noWrap/>
            <w:hideMark/>
          </w:tcPr>
          <w:p w14:paraId="479DF9C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0.049</w:t>
            </w:r>
          </w:p>
        </w:tc>
      </w:tr>
      <w:tr w:rsidR="00F63013" w:rsidRPr="00AF1410" w14:paraId="07565E96" w14:textId="77777777" w:rsidTr="00211C9F">
        <w:trPr>
          <w:trHeight w:val="300"/>
        </w:trPr>
        <w:tc>
          <w:tcPr>
            <w:tcW w:w="1940" w:type="pct"/>
            <w:noWrap/>
            <w:hideMark/>
          </w:tcPr>
          <w:p w14:paraId="1453DB4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701063F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0.068</w:t>
            </w:r>
          </w:p>
        </w:tc>
        <w:tc>
          <w:tcPr>
            <w:tcW w:w="1599" w:type="pct"/>
            <w:noWrap/>
            <w:hideMark/>
          </w:tcPr>
          <w:p w14:paraId="3FD91DB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0.048</w:t>
            </w:r>
          </w:p>
        </w:tc>
      </w:tr>
      <w:tr w:rsidR="00F63013" w:rsidRPr="00AF1410" w14:paraId="68551829" w14:textId="77777777" w:rsidTr="00211C9F">
        <w:trPr>
          <w:trHeight w:val="300"/>
        </w:trPr>
        <w:tc>
          <w:tcPr>
            <w:tcW w:w="1940" w:type="pct"/>
            <w:noWrap/>
            <w:hideMark/>
          </w:tcPr>
          <w:p w14:paraId="17775731"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5858BD3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0.073</w:t>
            </w:r>
          </w:p>
        </w:tc>
        <w:tc>
          <w:tcPr>
            <w:tcW w:w="1599" w:type="pct"/>
            <w:noWrap/>
            <w:hideMark/>
          </w:tcPr>
          <w:p w14:paraId="5F5F5BE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0.039</w:t>
            </w:r>
          </w:p>
        </w:tc>
      </w:tr>
      <w:tr w:rsidR="00F63013" w:rsidRPr="00AF1410" w14:paraId="6945A471" w14:textId="77777777" w:rsidTr="00211C9F">
        <w:trPr>
          <w:trHeight w:val="300"/>
        </w:trPr>
        <w:tc>
          <w:tcPr>
            <w:tcW w:w="1940" w:type="pct"/>
            <w:noWrap/>
            <w:hideMark/>
          </w:tcPr>
          <w:p w14:paraId="238CD10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6C3C0E9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0.038</w:t>
            </w:r>
          </w:p>
        </w:tc>
        <w:tc>
          <w:tcPr>
            <w:tcW w:w="1599" w:type="pct"/>
            <w:noWrap/>
            <w:hideMark/>
          </w:tcPr>
          <w:p w14:paraId="5708021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0.037</w:t>
            </w:r>
          </w:p>
        </w:tc>
      </w:tr>
      <w:tr w:rsidR="00F63013" w:rsidRPr="00AF1410" w14:paraId="155D46D7" w14:textId="77777777" w:rsidTr="00211C9F">
        <w:trPr>
          <w:trHeight w:val="300"/>
        </w:trPr>
        <w:tc>
          <w:tcPr>
            <w:tcW w:w="1940" w:type="pct"/>
            <w:noWrap/>
            <w:hideMark/>
          </w:tcPr>
          <w:p w14:paraId="2FC26CB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50D0ED3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0.017</w:t>
            </w:r>
          </w:p>
        </w:tc>
        <w:tc>
          <w:tcPr>
            <w:tcW w:w="1599" w:type="pct"/>
            <w:noWrap/>
            <w:hideMark/>
          </w:tcPr>
          <w:p w14:paraId="7A2916D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w:t>
            </w:r>
          </w:p>
        </w:tc>
      </w:tr>
      <w:tr w:rsidR="00F63013" w:rsidRPr="00AF1410" w14:paraId="16C3FF17" w14:textId="77777777" w:rsidTr="00211C9F">
        <w:trPr>
          <w:trHeight w:val="300"/>
        </w:trPr>
        <w:tc>
          <w:tcPr>
            <w:tcW w:w="1940" w:type="pct"/>
            <w:noWrap/>
            <w:hideMark/>
          </w:tcPr>
          <w:p w14:paraId="367363C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03C7693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0.053</w:t>
            </w:r>
          </w:p>
        </w:tc>
        <w:tc>
          <w:tcPr>
            <w:tcW w:w="1599" w:type="pct"/>
            <w:noWrap/>
            <w:hideMark/>
          </w:tcPr>
          <w:p w14:paraId="141C24F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0.029</w:t>
            </w:r>
          </w:p>
        </w:tc>
      </w:tr>
      <w:tr w:rsidR="00F63013" w:rsidRPr="00AF1410" w14:paraId="71E51EE9" w14:textId="77777777" w:rsidTr="00211C9F">
        <w:trPr>
          <w:trHeight w:val="300"/>
        </w:trPr>
        <w:tc>
          <w:tcPr>
            <w:tcW w:w="1940" w:type="pct"/>
            <w:noWrap/>
            <w:hideMark/>
          </w:tcPr>
          <w:p w14:paraId="781DCE8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2A88DB3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0.061</w:t>
            </w:r>
          </w:p>
        </w:tc>
        <w:tc>
          <w:tcPr>
            <w:tcW w:w="1599" w:type="pct"/>
            <w:noWrap/>
            <w:hideMark/>
          </w:tcPr>
          <w:p w14:paraId="5F4EECF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0.024</w:t>
            </w:r>
          </w:p>
        </w:tc>
      </w:tr>
      <w:tr w:rsidR="00F63013" w:rsidRPr="00AF1410" w14:paraId="3498879C" w14:textId="77777777" w:rsidTr="00211C9F">
        <w:trPr>
          <w:trHeight w:val="300"/>
        </w:trPr>
        <w:tc>
          <w:tcPr>
            <w:tcW w:w="1940" w:type="pct"/>
            <w:noWrap/>
            <w:hideMark/>
          </w:tcPr>
          <w:p w14:paraId="7DDFBB6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0B25CB9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0.084</w:t>
            </w:r>
          </w:p>
        </w:tc>
        <w:tc>
          <w:tcPr>
            <w:tcW w:w="1599" w:type="pct"/>
            <w:noWrap/>
            <w:hideMark/>
          </w:tcPr>
          <w:p w14:paraId="43FF4F7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0.022</w:t>
            </w:r>
          </w:p>
        </w:tc>
      </w:tr>
      <w:tr w:rsidR="00F63013" w:rsidRPr="00AF1410" w14:paraId="54371955" w14:textId="77777777" w:rsidTr="00211C9F">
        <w:trPr>
          <w:trHeight w:val="300"/>
        </w:trPr>
        <w:tc>
          <w:tcPr>
            <w:tcW w:w="1940" w:type="pct"/>
            <w:noWrap/>
            <w:hideMark/>
          </w:tcPr>
          <w:p w14:paraId="5A973D6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goods</w:t>
            </w:r>
          </w:p>
        </w:tc>
        <w:tc>
          <w:tcPr>
            <w:tcW w:w="1461" w:type="pct"/>
            <w:noWrap/>
            <w:hideMark/>
          </w:tcPr>
          <w:p w14:paraId="771C123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0.036</w:t>
            </w:r>
          </w:p>
        </w:tc>
        <w:tc>
          <w:tcPr>
            <w:tcW w:w="1599" w:type="pct"/>
            <w:noWrap/>
            <w:hideMark/>
          </w:tcPr>
          <w:p w14:paraId="0AF42B8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0.021</w:t>
            </w:r>
          </w:p>
        </w:tc>
      </w:tr>
      <w:tr w:rsidR="00F63013" w:rsidRPr="00AF1410" w14:paraId="0F5031D4" w14:textId="77777777" w:rsidTr="00211C9F">
        <w:trPr>
          <w:trHeight w:val="300"/>
        </w:trPr>
        <w:tc>
          <w:tcPr>
            <w:tcW w:w="1940" w:type="pct"/>
            <w:noWrap/>
            <w:hideMark/>
          </w:tcPr>
          <w:p w14:paraId="60D3C7A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lastRenderedPageBreak/>
              <w:t>Consumer goods</w:t>
            </w:r>
          </w:p>
        </w:tc>
        <w:tc>
          <w:tcPr>
            <w:tcW w:w="1461" w:type="pct"/>
            <w:noWrap/>
            <w:hideMark/>
          </w:tcPr>
          <w:p w14:paraId="379FB34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0.179</w:t>
            </w:r>
          </w:p>
        </w:tc>
        <w:tc>
          <w:tcPr>
            <w:tcW w:w="1599" w:type="pct"/>
            <w:noWrap/>
            <w:hideMark/>
          </w:tcPr>
          <w:p w14:paraId="04AD819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0.057</w:t>
            </w:r>
          </w:p>
        </w:tc>
      </w:tr>
      <w:tr w:rsidR="00F63013" w:rsidRPr="00AF1410" w14:paraId="4F21FFD1" w14:textId="77777777" w:rsidTr="00211C9F">
        <w:trPr>
          <w:trHeight w:val="300"/>
        </w:trPr>
        <w:tc>
          <w:tcPr>
            <w:tcW w:w="1940" w:type="pct"/>
            <w:noWrap/>
            <w:hideMark/>
          </w:tcPr>
          <w:p w14:paraId="1294548E"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5F7C8A7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0.236</w:t>
            </w:r>
          </w:p>
        </w:tc>
        <w:tc>
          <w:tcPr>
            <w:tcW w:w="1599" w:type="pct"/>
            <w:noWrap/>
            <w:hideMark/>
          </w:tcPr>
          <w:p w14:paraId="47D846D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0.273</w:t>
            </w:r>
          </w:p>
        </w:tc>
      </w:tr>
      <w:tr w:rsidR="00F63013" w:rsidRPr="00AF1410" w14:paraId="7DDA8848" w14:textId="77777777" w:rsidTr="00211C9F">
        <w:trPr>
          <w:trHeight w:val="300"/>
        </w:trPr>
        <w:tc>
          <w:tcPr>
            <w:tcW w:w="1940" w:type="pct"/>
            <w:noWrap/>
            <w:hideMark/>
          </w:tcPr>
          <w:p w14:paraId="665FD5B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5975AD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0.139</w:t>
            </w:r>
          </w:p>
        </w:tc>
        <w:tc>
          <w:tcPr>
            <w:tcW w:w="1599" w:type="pct"/>
            <w:noWrap/>
            <w:hideMark/>
          </w:tcPr>
          <w:p w14:paraId="1A85109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0.18</w:t>
            </w:r>
          </w:p>
        </w:tc>
      </w:tr>
      <w:tr w:rsidR="00F63013" w:rsidRPr="00AF1410" w14:paraId="5B4C7155" w14:textId="77777777" w:rsidTr="00211C9F">
        <w:trPr>
          <w:trHeight w:val="300"/>
        </w:trPr>
        <w:tc>
          <w:tcPr>
            <w:tcW w:w="1940" w:type="pct"/>
            <w:noWrap/>
            <w:hideMark/>
          </w:tcPr>
          <w:p w14:paraId="43AB360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1A449EC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0.083</w:t>
            </w:r>
          </w:p>
        </w:tc>
        <w:tc>
          <w:tcPr>
            <w:tcW w:w="1599" w:type="pct"/>
            <w:noWrap/>
            <w:hideMark/>
          </w:tcPr>
          <w:p w14:paraId="558B47C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0.12</w:t>
            </w:r>
          </w:p>
        </w:tc>
      </w:tr>
      <w:tr w:rsidR="00F63013" w:rsidRPr="00AF1410" w14:paraId="0385CC30" w14:textId="77777777" w:rsidTr="00211C9F">
        <w:trPr>
          <w:trHeight w:val="300"/>
        </w:trPr>
        <w:tc>
          <w:tcPr>
            <w:tcW w:w="1940" w:type="pct"/>
            <w:noWrap/>
            <w:hideMark/>
          </w:tcPr>
          <w:p w14:paraId="1EA4A8E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2DEFF29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0.221</w:t>
            </w:r>
          </w:p>
        </w:tc>
        <w:tc>
          <w:tcPr>
            <w:tcW w:w="1599" w:type="pct"/>
            <w:noWrap/>
            <w:hideMark/>
          </w:tcPr>
          <w:p w14:paraId="693A7AC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0.096</w:t>
            </w:r>
          </w:p>
        </w:tc>
      </w:tr>
      <w:tr w:rsidR="00F63013" w:rsidRPr="00AF1410" w14:paraId="3B30FF32" w14:textId="77777777" w:rsidTr="00211C9F">
        <w:trPr>
          <w:trHeight w:val="300"/>
        </w:trPr>
        <w:tc>
          <w:tcPr>
            <w:tcW w:w="1940" w:type="pct"/>
            <w:noWrap/>
            <w:hideMark/>
          </w:tcPr>
          <w:p w14:paraId="3EF70C61"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26A2AEE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0.12</w:t>
            </w:r>
          </w:p>
        </w:tc>
        <w:tc>
          <w:tcPr>
            <w:tcW w:w="1599" w:type="pct"/>
            <w:noWrap/>
            <w:hideMark/>
          </w:tcPr>
          <w:p w14:paraId="4A1C4FD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0.089</w:t>
            </w:r>
          </w:p>
        </w:tc>
      </w:tr>
      <w:tr w:rsidR="00F63013" w:rsidRPr="00AF1410" w14:paraId="08D9CFD7" w14:textId="77777777" w:rsidTr="00211C9F">
        <w:trPr>
          <w:trHeight w:val="300"/>
        </w:trPr>
        <w:tc>
          <w:tcPr>
            <w:tcW w:w="1940" w:type="pct"/>
            <w:noWrap/>
            <w:hideMark/>
          </w:tcPr>
          <w:p w14:paraId="61BAEB31"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5ADDA25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0.23</w:t>
            </w:r>
          </w:p>
        </w:tc>
        <w:tc>
          <w:tcPr>
            <w:tcW w:w="1599" w:type="pct"/>
            <w:noWrap/>
            <w:hideMark/>
          </w:tcPr>
          <w:p w14:paraId="03A916B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0.085</w:t>
            </w:r>
          </w:p>
        </w:tc>
      </w:tr>
      <w:tr w:rsidR="00F63013" w:rsidRPr="00AF1410" w14:paraId="5D508CB6" w14:textId="77777777" w:rsidTr="00211C9F">
        <w:trPr>
          <w:trHeight w:val="300"/>
        </w:trPr>
        <w:tc>
          <w:tcPr>
            <w:tcW w:w="1940" w:type="pct"/>
            <w:noWrap/>
            <w:hideMark/>
          </w:tcPr>
          <w:p w14:paraId="27071EA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572FEBA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0.027</w:t>
            </w:r>
          </w:p>
        </w:tc>
        <w:tc>
          <w:tcPr>
            <w:tcW w:w="1599" w:type="pct"/>
            <w:noWrap/>
            <w:hideMark/>
          </w:tcPr>
          <w:p w14:paraId="6470FAC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0.072</w:t>
            </w:r>
          </w:p>
        </w:tc>
      </w:tr>
      <w:tr w:rsidR="00F63013" w:rsidRPr="00AF1410" w14:paraId="3288376C" w14:textId="77777777" w:rsidTr="00211C9F">
        <w:trPr>
          <w:trHeight w:val="300"/>
        </w:trPr>
        <w:tc>
          <w:tcPr>
            <w:tcW w:w="1940" w:type="pct"/>
            <w:noWrap/>
            <w:hideMark/>
          </w:tcPr>
          <w:p w14:paraId="763310B5"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2014F3D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0.034</w:t>
            </w:r>
          </w:p>
        </w:tc>
        <w:tc>
          <w:tcPr>
            <w:tcW w:w="1599" w:type="pct"/>
            <w:noWrap/>
            <w:hideMark/>
          </w:tcPr>
          <w:p w14:paraId="5EDBD50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0.071</w:t>
            </w:r>
          </w:p>
        </w:tc>
      </w:tr>
      <w:tr w:rsidR="00F63013" w:rsidRPr="00AF1410" w14:paraId="7FBBD21B" w14:textId="77777777" w:rsidTr="00211C9F">
        <w:trPr>
          <w:trHeight w:val="300"/>
        </w:trPr>
        <w:tc>
          <w:tcPr>
            <w:tcW w:w="1940" w:type="pct"/>
            <w:noWrap/>
            <w:hideMark/>
          </w:tcPr>
          <w:p w14:paraId="2EC307D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B0FD81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0.041</w:t>
            </w:r>
          </w:p>
        </w:tc>
        <w:tc>
          <w:tcPr>
            <w:tcW w:w="1599" w:type="pct"/>
            <w:noWrap/>
            <w:hideMark/>
          </w:tcPr>
          <w:p w14:paraId="79E2755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0.063</w:t>
            </w:r>
          </w:p>
        </w:tc>
      </w:tr>
      <w:tr w:rsidR="00F63013" w:rsidRPr="00AF1410" w14:paraId="10A0306B" w14:textId="77777777" w:rsidTr="00211C9F">
        <w:trPr>
          <w:trHeight w:val="300"/>
        </w:trPr>
        <w:tc>
          <w:tcPr>
            <w:tcW w:w="1940" w:type="pct"/>
            <w:noWrap/>
            <w:hideMark/>
          </w:tcPr>
          <w:p w14:paraId="637857C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1ACD7FB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0.064</w:t>
            </w:r>
          </w:p>
        </w:tc>
        <w:tc>
          <w:tcPr>
            <w:tcW w:w="1599" w:type="pct"/>
            <w:noWrap/>
            <w:hideMark/>
          </w:tcPr>
          <w:p w14:paraId="58AA197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0.062</w:t>
            </w:r>
          </w:p>
        </w:tc>
      </w:tr>
      <w:tr w:rsidR="00F63013" w:rsidRPr="00AF1410" w14:paraId="2669FED5" w14:textId="77777777" w:rsidTr="00211C9F">
        <w:trPr>
          <w:trHeight w:val="300"/>
        </w:trPr>
        <w:tc>
          <w:tcPr>
            <w:tcW w:w="1940" w:type="pct"/>
            <w:noWrap/>
            <w:hideMark/>
          </w:tcPr>
          <w:p w14:paraId="6C6E3D3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5C2EE6E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0.17</w:t>
            </w:r>
          </w:p>
        </w:tc>
        <w:tc>
          <w:tcPr>
            <w:tcW w:w="1599" w:type="pct"/>
            <w:noWrap/>
            <w:hideMark/>
          </w:tcPr>
          <w:p w14:paraId="0E5D253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w:t>
            </w:r>
          </w:p>
        </w:tc>
      </w:tr>
      <w:tr w:rsidR="00F63013" w:rsidRPr="00AF1410" w14:paraId="6D56864F" w14:textId="77777777" w:rsidTr="00211C9F">
        <w:trPr>
          <w:trHeight w:val="300"/>
        </w:trPr>
        <w:tc>
          <w:tcPr>
            <w:tcW w:w="1940" w:type="pct"/>
            <w:noWrap/>
            <w:hideMark/>
          </w:tcPr>
          <w:p w14:paraId="4B62064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A977D8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w:t>
            </w:r>
          </w:p>
        </w:tc>
        <w:tc>
          <w:tcPr>
            <w:tcW w:w="1599" w:type="pct"/>
            <w:noWrap/>
            <w:hideMark/>
          </w:tcPr>
          <w:p w14:paraId="70B8670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w:t>
            </w:r>
          </w:p>
        </w:tc>
      </w:tr>
      <w:tr w:rsidR="00F63013" w:rsidRPr="00AF1410" w14:paraId="7945D65E" w14:textId="77777777" w:rsidTr="00211C9F">
        <w:trPr>
          <w:trHeight w:val="300"/>
        </w:trPr>
        <w:tc>
          <w:tcPr>
            <w:tcW w:w="1940" w:type="pct"/>
            <w:noWrap/>
            <w:hideMark/>
          </w:tcPr>
          <w:p w14:paraId="2B6B793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5515F7D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w:t>
            </w:r>
          </w:p>
        </w:tc>
        <w:tc>
          <w:tcPr>
            <w:tcW w:w="1599" w:type="pct"/>
            <w:noWrap/>
            <w:hideMark/>
          </w:tcPr>
          <w:p w14:paraId="46D1CA2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r>
      <w:tr w:rsidR="00F63013" w:rsidRPr="00AF1410" w14:paraId="47CCBD81" w14:textId="77777777" w:rsidTr="00211C9F">
        <w:trPr>
          <w:trHeight w:val="300"/>
        </w:trPr>
        <w:tc>
          <w:tcPr>
            <w:tcW w:w="1940" w:type="pct"/>
            <w:noWrap/>
            <w:hideMark/>
          </w:tcPr>
          <w:p w14:paraId="073DD2EE"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69D1B4D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c>
          <w:tcPr>
            <w:tcW w:w="1599" w:type="pct"/>
            <w:noWrap/>
            <w:hideMark/>
          </w:tcPr>
          <w:p w14:paraId="2D12DD9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r>
      <w:tr w:rsidR="00F63013" w:rsidRPr="00AF1410" w14:paraId="0B608941" w14:textId="77777777" w:rsidTr="00211C9F">
        <w:trPr>
          <w:trHeight w:val="300"/>
        </w:trPr>
        <w:tc>
          <w:tcPr>
            <w:tcW w:w="1940" w:type="pct"/>
            <w:noWrap/>
            <w:hideMark/>
          </w:tcPr>
          <w:p w14:paraId="148EE62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4920AD1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0.187</w:t>
            </w:r>
          </w:p>
        </w:tc>
        <w:tc>
          <w:tcPr>
            <w:tcW w:w="1599" w:type="pct"/>
            <w:noWrap/>
            <w:hideMark/>
          </w:tcPr>
          <w:p w14:paraId="059DA21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0.057</w:t>
            </w:r>
          </w:p>
        </w:tc>
      </w:tr>
      <w:tr w:rsidR="00F63013" w:rsidRPr="00AF1410" w14:paraId="6309C954" w14:textId="77777777" w:rsidTr="00211C9F">
        <w:trPr>
          <w:trHeight w:val="300"/>
        </w:trPr>
        <w:tc>
          <w:tcPr>
            <w:tcW w:w="1940" w:type="pct"/>
            <w:noWrap/>
            <w:hideMark/>
          </w:tcPr>
          <w:p w14:paraId="117E32D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3172479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0.037</w:t>
            </w:r>
          </w:p>
        </w:tc>
        <w:tc>
          <w:tcPr>
            <w:tcW w:w="1599" w:type="pct"/>
            <w:noWrap/>
            <w:hideMark/>
          </w:tcPr>
          <w:p w14:paraId="083136A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0.054</w:t>
            </w:r>
          </w:p>
        </w:tc>
      </w:tr>
      <w:tr w:rsidR="00F63013" w:rsidRPr="00AF1410" w14:paraId="5AD9AA99" w14:textId="77777777" w:rsidTr="00211C9F">
        <w:trPr>
          <w:trHeight w:val="300"/>
        </w:trPr>
        <w:tc>
          <w:tcPr>
            <w:tcW w:w="1940" w:type="pct"/>
            <w:noWrap/>
            <w:hideMark/>
          </w:tcPr>
          <w:p w14:paraId="097D8B9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3061AF5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0.077</w:t>
            </w:r>
          </w:p>
        </w:tc>
        <w:tc>
          <w:tcPr>
            <w:tcW w:w="1599" w:type="pct"/>
            <w:noWrap/>
            <w:hideMark/>
          </w:tcPr>
          <w:p w14:paraId="2E8FB9D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r>
      <w:tr w:rsidR="00F63013" w:rsidRPr="00AF1410" w14:paraId="2E2460E8" w14:textId="77777777" w:rsidTr="00211C9F">
        <w:trPr>
          <w:trHeight w:val="300"/>
        </w:trPr>
        <w:tc>
          <w:tcPr>
            <w:tcW w:w="1940" w:type="pct"/>
            <w:noWrap/>
            <w:hideMark/>
          </w:tcPr>
          <w:p w14:paraId="6B729795"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262E0D7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w:t>
            </w:r>
          </w:p>
        </w:tc>
        <w:tc>
          <w:tcPr>
            <w:tcW w:w="1599" w:type="pct"/>
            <w:noWrap/>
            <w:hideMark/>
          </w:tcPr>
          <w:p w14:paraId="4FC75C1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0.051</w:t>
            </w:r>
          </w:p>
        </w:tc>
      </w:tr>
      <w:tr w:rsidR="00F63013" w:rsidRPr="00AF1410" w14:paraId="37B6B4A4" w14:textId="77777777" w:rsidTr="00211C9F">
        <w:trPr>
          <w:trHeight w:val="300"/>
        </w:trPr>
        <w:tc>
          <w:tcPr>
            <w:tcW w:w="1940" w:type="pct"/>
            <w:noWrap/>
            <w:hideMark/>
          </w:tcPr>
          <w:p w14:paraId="44A65E8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3D84338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0.025</w:t>
            </w:r>
          </w:p>
        </w:tc>
        <w:tc>
          <w:tcPr>
            <w:tcW w:w="1599" w:type="pct"/>
            <w:noWrap/>
            <w:hideMark/>
          </w:tcPr>
          <w:p w14:paraId="13B8E85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0.046</w:t>
            </w:r>
          </w:p>
        </w:tc>
      </w:tr>
      <w:tr w:rsidR="00F63013" w:rsidRPr="00AF1410" w14:paraId="272D097A" w14:textId="77777777" w:rsidTr="00211C9F">
        <w:trPr>
          <w:trHeight w:val="300"/>
        </w:trPr>
        <w:tc>
          <w:tcPr>
            <w:tcW w:w="1940" w:type="pct"/>
            <w:noWrap/>
            <w:hideMark/>
          </w:tcPr>
          <w:p w14:paraId="773CB94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6F9D312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w:t>
            </w:r>
          </w:p>
        </w:tc>
        <w:tc>
          <w:tcPr>
            <w:tcW w:w="1599" w:type="pct"/>
            <w:noWrap/>
            <w:hideMark/>
          </w:tcPr>
          <w:p w14:paraId="7C74C81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0.045</w:t>
            </w:r>
          </w:p>
        </w:tc>
      </w:tr>
      <w:tr w:rsidR="00F63013" w:rsidRPr="00AF1410" w14:paraId="5F430684" w14:textId="77777777" w:rsidTr="00211C9F">
        <w:trPr>
          <w:trHeight w:val="300"/>
        </w:trPr>
        <w:tc>
          <w:tcPr>
            <w:tcW w:w="1940" w:type="pct"/>
            <w:noWrap/>
            <w:hideMark/>
          </w:tcPr>
          <w:p w14:paraId="05D14F3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49D78AF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0.038</w:t>
            </w:r>
          </w:p>
        </w:tc>
        <w:tc>
          <w:tcPr>
            <w:tcW w:w="1599" w:type="pct"/>
            <w:noWrap/>
            <w:hideMark/>
          </w:tcPr>
          <w:p w14:paraId="6CFA740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0.044</w:t>
            </w:r>
          </w:p>
        </w:tc>
      </w:tr>
      <w:tr w:rsidR="00F63013" w:rsidRPr="00AF1410" w14:paraId="44DB2360" w14:textId="77777777" w:rsidTr="00211C9F">
        <w:trPr>
          <w:trHeight w:val="300"/>
        </w:trPr>
        <w:tc>
          <w:tcPr>
            <w:tcW w:w="1940" w:type="pct"/>
            <w:noWrap/>
            <w:hideMark/>
          </w:tcPr>
          <w:p w14:paraId="295DD01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F04EFE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0.049</w:t>
            </w:r>
          </w:p>
        </w:tc>
        <w:tc>
          <w:tcPr>
            <w:tcW w:w="1599" w:type="pct"/>
            <w:noWrap/>
            <w:hideMark/>
          </w:tcPr>
          <w:p w14:paraId="4B7439D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0.044</w:t>
            </w:r>
          </w:p>
        </w:tc>
      </w:tr>
      <w:tr w:rsidR="00F63013" w:rsidRPr="00AF1410" w14:paraId="468091D3" w14:textId="77777777" w:rsidTr="00211C9F">
        <w:trPr>
          <w:trHeight w:val="300"/>
        </w:trPr>
        <w:tc>
          <w:tcPr>
            <w:tcW w:w="1940" w:type="pct"/>
            <w:noWrap/>
            <w:hideMark/>
          </w:tcPr>
          <w:p w14:paraId="25E8FDE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7661739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0.043</w:t>
            </w:r>
          </w:p>
        </w:tc>
        <w:tc>
          <w:tcPr>
            <w:tcW w:w="1599" w:type="pct"/>
            <w:noWrap/>
            <w:hideMark/>
          </w:tcPr>
          <w:p w14:paraId="139B43B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0.044</w:t>
            </w:r>
          </w:p>
        </w:tc>
      </w:tr>
      <w:tr w:rsidR="00F63013" w:rsidRPr="00AF1410" w14:paraId="6AB65954" w14:textId="77777777" w:rsidTr="00211C9F">
        <w:trPr>
          <w:trHeight w:val="300"/>
        </w:trPr>
        <w:tc>
          <w:tcPr>
            <w:tcW w:w="1940" w:type="pct"/>
            <w:noWrap/>
            <w:hideMark/>
          </w:tcPr>
          <w:p w14:paraId="4D67322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AFBEE9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0.066</w:t>
            </w:r>
          </w:p>
        </w:tc>
        <w:tc>
          <w:tcPr>
            <w:tcW w:w="1599" w:type="pct"/>
            <w:noWrap/>
            <w:hideMark/>
          </w:tcPr>
          <w:p w14:paraId="7DFCEA5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0.0420</w:t>
            </w:r>
          </w:p>
        </w:tc>
      </w:tr>
      <w:tr w:rsidR="00F63013" w:rsidRPr="00AF1410" w14:paraId="059D9AF4" w14:textId="77777777" w:rsidTr="00211C9F">
        <w:trPr>
          <w:trHeight w:val="300"/>
        </w:trPr>
        <w:tc>
          <w:tcPr>
            <w:tcW w:w="1940" w:type="pct"/>
            <w:noWrap/>
            <w:hideMark/>
          </w:tcPr>
          <w:p w14:paraId="708DC9F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A8B3DB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0.114</w:t>
            </w:r>
          </w:p>
        </w:tc>
        <w:tc>
          <w:tcPr>
            <w:tcW w:w="1599" w:type="pct"/>
            <w:noWrap/>
            <w:hideMark/>
          </w:tcPr>
          <w:p w14:paraId="1ACB558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0.0370</w:t>
            </w:r>
          </w:p>
        </w:tc>
      </w:tr>
      <w:tr w:rsidR="00F63013" w:rsidRPr="00AF1410" w14:paraId="43C4542E" w14:textId="77777777" w:rsidTr="00211C9F">
        <w:trPr>
          <w:trHeight w:val="300"/>
        </w:trPr>
        <w:tc>
          <w:tcPr>
            <w:tcW w:w="1940" w:type="pct"/>
            <w:noWrap/>
            <w:hideMark/>
          </w:tcPr>
          <w:p w14:paraId="0A4E33D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7528B27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c>
          <w:tcPr>
            <w:tcW w:w="1599" w:type="pct"/>
            <w:noWrap/>
            <w:hideMark/>
          </w:tcPr>
          <w:p w14:paraId="3552C7B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0.036</w:t>
            </w:r>
          </w:p>
        </w:tc>
      </w:tr>
      <w:tr w:rsidR="00F63013" w:rsidRPr="00AF1410" w14:paraId="6CD8738A" w14:textId="77777777" w:rsidTr="00211C9F">
        <w:trPr>
          <w:trHeight w:val="300"/>
        </w:trPr>
        <w:tc>
          <w:tcPr>
            <w:tcW w:w="1940" w:type="pct"/>
            <w:noWrap/>
            <w:hideMark/>
          </w:tcPr>
          <w:p w14:paraId="5DDE31F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3030A97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0.024</w:t>
            </w:r>
          </w:p>
        </w:tc>
        <w:tc>
          <w:tcPr>
            <w:tcW w:w="1599" w:type="pct"/>
            <w:noWrap/>
            <w:hideMark/>
          </w:tcPr>
          <w:p w14:paraId="55E27CB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0.036</w:t>
            </w:r>
          </w:p>
        </w:tc>
      </w:tr>
      <w:tr w:rsidR="00F63013" w:rsidRPr="00AF1410" w14:paraId="0F39B1C0" w14:textId="77777777" w:rsidTr="00211C9F">
        <w:trPr>
          <w:trHeight w:val="300"/>
        </w:trPr>
        <w:tc>
          <w:tcPr>
            <w:tcW w:w="1940" w:type="pct"/>
            <w:noWrap/>
            <w:hideMark/>
          </w:tcPr>
          <w:p w14:paraId="46D5724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58D5B5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0.038</w:t>
            </w:r>
          </w:p>
        </w:tc>
        <w:tc>
          <w:tcPr>
            <w:tcW w:w="1599" w:type="pct"/>
            <w:noWrap/>
            <w:hideMark/>
          </w:tcPr>
          <w:p w14:paraId="1AF6F5A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0.029</w:t>
            </w:r>
          </w:p>
        </w:tc>
      </w:tr>
      <w:tr w:rsidR="00F63013" w:rsidRPr="00AF1410" w14:paraId="6A4F25EC" w14:textId="77777777" w:rsidTr="00211C9F">
        <w:trPr>
          <w:trHeight w:val="300"/>
        </w:trPr>
        <w:tc>
          <w:tcPr>
            <w:tcW w:w="1940" w:type="pct"/>
            <w:noWrap/>
            <w:hideMark/>
          </w:tcPr>
          <w:p w14:paraId="3364D63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3E79B53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0.043</w:t>
            </w:r>
          </w:p>
        </w:tc>
        <w:tc>
          <w:tcPr>
            <w:tcW w:w="1599" w:type="pct"/>
            <w:noWrap/>
            <w:hideMark/>
          </w:tcPr>
          <w:p w14:paraId="5E291D1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0.028</w:t>
            </w:r>
          </w:p>
        </w:tc>
      </w:tr>
      <w:tr w:rsidR="00F63013" w:rsidRPr="00AF1410" w14:paraId="056E16A9" w14:textId="77777777" w:rsidTr="00211C9F">
        <w:trPr>
          <w:trHeight w:val="300"/>
        </w:trPr>
        <w:tc>
          <w:tcPr>
            <w:tcW w:w="1940" w:type="pct"/>
            <w:noWrap/>
            <w:hideMark/>
          </w:tcPr>
          <w:p w14:paraId="796EABA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25BBBBC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w:t>
            </w:r>
          </w:p>
        </w:tc>
        <w:tc>
          <w:tcPr>
            <w:tcW w:w="1599" w:type="pct"/>
            <w:noWrap/>
            <w:hideMark/>
          </w:tcPr>
          <w:p w14:paraId="2E1F64E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0.023</w:t>
            </w:r>
          </w:p>
        </w:tc>
      </w:tr>
      <w:tr w:rsidR="00F63013" w:rsidRPr="00AF1410" w14:paraId="18725339" w14:textId="77777777" w:rsidTr="00211C9F">
        <w:trPr>
          <w:trHeight w:val="300"/>
        </w:trPr>
        <w:tc>
          <w:tcPr>
            <w:tcW w:w="1940" w:type="pct"/>
            <w:noWrap/>
            <w:hideMark/>
          </w:tcPr>
          <w:p w14:paraId="6B67FBB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0F31007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0.181</w:t>
            </w:r>
          </w:p>
        </w:tc>
        <w:tc>
          <w:tcPr>
            <w:tcW w:w="1599" w:type="pct"/>
            <w:noWrap/>
            <w:hideMark/>
          </w:tcPr>
          <w:p w14:paraId="65EB8C4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0.023</w:t>
            </w:r>
          </w:p>
        </w:tc>
      </w:tr>
      <w:tr w:rsidR="00F63013" w:rsidRPr="00AF1410" w14:paraId="2400FC15" w14:textId="77777777" w:rsidTr="00211C9F">
        <w:trPr>
          <w:trHeight w:val="300"/>
        </w:trPr>
        <w:tc>
          <w:tcPr>
            <w:tcW w:w="1940" w:type="pct"/>
            <w:noWrap/>
            <w:hideMark/>
          </w:tcPr>
          <w:p w14:paraId="74EF5EBC"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Consumer services</w:t>
            </w:r>
          </w:p>
        </w:tc>
        <w:tc>
          <w:tcPr>
            <w:tcW w:w="1461" w:type="pct"/>
            <w:noWrap/>
            <w:hideMark/>
          </w:tcPr>
          <w:p w14:paraId="1E1258D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0.041</w:t>
            </w:r>
          </w:p>
        </w:tc>
        <w:tc>
          <w:tcPr>
            <w:tcW w:w="1599" w:type="pct"/>
            <w:noWrap/>
            <w:hideMark/>
          </w:tcPr>
          <w:p w14:paraId="40E81F2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0.0200</w:t>
            </w:r>
          </w:p>
        </w:tc>
      </w:tr>
      <w:tr w:rsidR="00F63013" w:rsidRPr="00AF1410" w14:paraId="3908E3E0" w14:textId="77777777" w:rsidTr="00211C9F">
        <w:trPr>
          <w:trHeight w:val="300"/>
        </w:trPr>
        <w:tc>
          <w:tcPr>
            <w:tcW w:w="1940" w:type="pct"/>
            <w:noWrap/>
            <w:hideMark/>
          </w:tcPr>
          <w:p w14:paraId="54D37956" w14:textId="77777777" w:rsidR="00F63013" w:rsidRPr="00AF1410" w:rsidRDefault="00F63013" w:rsidP="00F63013">
            <w:pPr>
              <w:spacing w:line="240" w:lineRule="auto"/>
              <w:ind w:firstLine="0"/>
              <w:rPr>
                <w:rFonts w:ascii="Calibri" w:eastAsia="Times New Roman" w:hAnsi="Calibri" w:cs="Times New Roman"/>
                <w:bCs/>
                <w:color w:val="000000"/>
              </w:rPr>
            </w:pPr>
            <w:r w:rsidRPr="00AF1410">
              <w:rPr>
                <w:rFonts w:ascii="Calibri" w:eastAsia="Times New Roman" w:hAnsi="Calibri" w:cs="Times New Roman"/>
                <w:bCs/>
                <w:color w:val="000000"/>
              </w:rPr>
              <w:t>Energy</w:t>
            </w:r>
          </w:p>
        </w:tc>
        <w:tc>
          <w:tcPr>
            <w:tcW w:w="1461" w:type="pct"/>
            <w:noWrap/>
            <w:hideMark/>
          </w:tcPr>
          <w:p w14:paraId="4FE2AB90" w14:textId="77777777" w:rsidR="00F63013" w:rsidRPr="00AF1410" w:rsidRDefault="00F63013" w:rsidP="00F63013">
            <w:pPr>
              <w:spacing w:line="240" w:lineRule="auto"/>
              <w:ind w:firstLine="0"/>
              <w:jc w:val="right"/>
              <w:rPr>
                <w:rFonts w:ascii="Calibri" w:eastAsia="Times New Roman" w:hAnsi="Calibri" w:cs="Times New Roman"/>
                <w:bCs/>
                <w:color w:val="000000"/>
              </w:rPr>
            </w:pPr>
            <w:r w:rsidRPr="00AF1410">
              <w:rPr>
                <w:rFonts w:ascii="Calibri" w:eastAsia="Times New Roman" w:hAnsi="Calibri" w:cs="Times New Roman"/>
                <w:bCs/>
                <w:color w:val="000000"/>
              </w:rPr>
              <w:t>0.024</w:t>
            </w:r>
          </w:p>
        </w:tc>
        <w:tc>
          <w:tcPr>
            <w:tcW w:w="1599" w:type="pct"/>
            <w:noWrap/>
            <w:hideMark/>
          </w:tcPr>
          <w:p w14:paraId="45DC8C8D" w14:textId="77777777" w:rsidR="00F63013" w:rsidRPr="00AF1410" w:rsidRDefault="00F63013" w:rsidP="00F63013">
            <w:pPr>
              <w:spacing w:line="240" w:lineRule="auto"/>
              <w:ind w:firstLine="0"/>
              <w:jc w:val="right"/>
              <w:rPr>
                <w:rFonts w:ascii="Calibri" w:eastAsia="Times New Roman" w:hAnsi="Calibri" w:cs="Times New Roman"/>
                <w:bCs/>
                <w:color w:val="000000"/>
              </w:rPr>
            </w:pPr>
            <w:r w:rsidRPr="00AF1410">
              <w:rPr>
                <w:rFonts w:ascii="Calibri" w:eastAsia="Times New Roman" w:hAnsi="Calibri" w:cs="Times New Roman"/>
                <w:bCs/>
                <w:color w:val="000000"/>
              </w:rPr>
              <w:t>0.036</w:t>
            </w:r>
          </w:p>
        </w:tc>
      </w:tr>
      <w:tr w:rsidR="00F63013" w:rsidRPr="00AF1410" w14:paraId="16832EDD" w14:textId="77777777" w:rsidTr="00211C9F">
        <w:trPr>
          <w:trHeight w:val="300"/>
        </w:trPr>
        <w:tc>
          <w:tcPr>
            <w:tcW w:w="1940" w:type="pct"/>
            <w:noWrap/>
            <w:hideMark/>
          </w:tcPr>
          <w:p w14:paraId="251ADC5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1284F3B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0.721</w:t>
            </w:r>
          </w:p>
        </w:tc>
        <w:tc>
          <w:tcPr>
            <w:tcW w:w="1599" w:type="pct"/>
            <w:noWrap/>
            <w:hideMark/>
          </w:tcPr>
          <w:p w14:paraId="1187819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0.462</w:t>
            </w:r>
          </w:p>
        </w:tc>
      </w:tr>
      <w:tr w:rsidR="00F63013" w:rsidRPr="00AF1410" w14:paraId="3CAD04EB" w14:textId="77777777" w:rsidTr="00211C9F">
        <w:trPr>
          <w:trHeight w:val="300"/>
        </w:trPr>
        <w:tc>
          <w:tcPr>
            <w:tcW w:w="1940" w:type="pct"/>
            <w:noWrap/>
            <w:hideMark/>
          </w:tcPr>
          <w:p w14:paraId="41A97FD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1E99633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0.427</w:t>
            </w:r>
          </w:p>
        </w:tc>
        <w:tc>
          <w:tcPr>
            <w:tcW w:w="1599" w:type="pct"/>
            <w:noWrap/>
            <w:hideMark/>
          </w:tcPr>
          <w:p w14:paraId="7D80439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0.305</w:t>
            </w:r>
          </w:p>
        </w:tc>
      </w:tr>
      <w:tr w:rsidR="00F63013" w:rsidRPr="00AF1410" w14:paraId="1C588409" w14:textId="77777777" w:rsidTr="00211C9F">
        <w:trPr>
          <w:trHeight w:val="300"/>
        </w:trPr>
        <w:tc>
          <w:tcPr>
            <w:tcW w:w="1940" w:type="pct"/>
            <w:noWrap/>
            <w:hideMark/>
          </w:tcPr>
          <w:p w14:paraId="54A26CE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7639E43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0.046</w:t>
            </w:r>
          </w:p>
        </w:tc>
        <w:tc>
          <w:tcPr>
            <w:tcW w:w="1599" w:type="pct"/>
            <w:noWrap/>
            <w:hideMark/>
          </w:tcPr>
          <w:p w14:paraId="25F3FDB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0.105</w:t>
            </w:r>
          </w:p>
        </w:tc>
      </w:tr>
      <w:tr w:rsidR="00F63013" w:rsidRPr="00AF1410" w14:paraId="3A2AC11F" w14:textId="77777777" w:rsidTr="00211C9F">
        <w:trPr>
          <w:trHeight w:val="300"/>
        </w:trPr>
        <w:tc>
          <w:tcPr>
            <w:tcW w:w="1940" w:type="pct"/>
            <w:noWrap/>
            <w:hideMark/>
          </w:tcPr>
          <w:p w14:paraId="0ACE161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1F32AC3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0.105</w:t>
            </w:r>
          </w:p>
        </w:tc>
        <w:tc>
          <w:tcPr>
            <w:tcW w:w="1599" w:type="pct"/>
            <w:noWrap/>
            <w:hideMark/>
          </w:tcPr>
          <w:p w14:paraId="760508A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0.099</w:t>
            </w:r>
          </w:p>
        </w:tc>
      </w:tr>
      <w:tr w:rsidR="00F63013" w:rsidRPr="00AF1410" w14:paraId="5951015C" w14:textId="77777777" w:rsidTr="00211C9F">
        <w:trPr>
          <w:trHeight w:val="300"/>
        </w:trPr>
        <w:tc>
          <w:tcPr>
            <w:tcW w:w="1940" w:type="pct"/>
            <w:noWrap/>
            <w:hideMark/>
          </w:tcPr>
          <w:p w14:paraId="153F87D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414C460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0.056</w:t>
            </w:r>
          </w:p>
        </w:tc>
        <w:tc>
          <w:tcPr>
            <w:tcW w:w="1599" w:type="pct"/>
            <w:noWrap/>
            <w:hideMark/>
          </w:tcPr>
          <w:p w14:paraId="2627A0D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0.078</w:t>
            </w:r>
          </w:p>
        </w:tc>
      </w:tr>
      <w:tr w:rsidR="00F63013" w:rsidRPr="00AF1410" w14:paraId="45CBA04D" w14:textId="77777777" w:rsidTr="00211C9F">
        <w:trPr>
          <w:trHeight w:val="300"/>
        </w:trPr>
        <w:tc>
          <w:tcPr>
            <w:tcW w:w="1940" w:type="pct"/>
            <w:noWrap/>
            <w:hideMark/>
          </w:tcPr>
          <w:p w14:paraId="13AE104C"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17B4005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0.046</w:t>
            </w:r>
          </w:p>
        </w:tc>
        <w:tc>
          <w:tcPr>
            <w:tcW w:w="1599" w:type="pct"/>
            <w:noWrap/>
            <w:hideMark/>
          </w:tcPr>
          <w:p w14:paraId="6F7DBD1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0.061</w:t>
            </w:r>
          </w:p>
        </w:tc>
      </w:tr>
      <w:tr w:rsidR="00F63013" w:rsidRPr="00AF1410" w14:paraId="4B7E0DDA" w14:textId="77777777" w:rsidTr="00211C9F">
        <w:trPr>
          <w:trHeight w:val="300"/>
        </w:trPr>
        <w:tc>
          <w:tcPr>
            <w:tcW w:w="1940" w:type="pct"/>
            <w:noWrap/>
            <w:hideMark/>
          </w:tcPr>
          <w:p w14:paraId="2FD1838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13AF14C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0.125</w:t>
            </w:r>
          </w:p>
        </w:tc>
        <w:tc>
          <w:tcPr>
            <w:tcW w:w="1599" w:type="pct"/>
            <w:noWrap/>
            <w:hideMark/>
          </w:tcPr>
          <w:p w14:paraId="3EBBF3A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0.059</w:t>
            </w:r>
          </w:p>
        </w:tc>
      </w:tr>
      <w:tr w:rsidR="00F63013" w:rsidRPr="00AF1410" w14:paraId="798E79C6" w14:textId="77777777" w:rsidTr="00211C9F">
        <w:trPr>
          <w:trHeight w:val="300"/>
        </w:trPr>
        <w:tc>
          <w:tcPr>
            <w:tcW w:w="1940" w:type="pct"/>
            <w:noWrap/>
            <w:hideMark/>
          </w:tcPr>
          <w:p w14:paraId="3DE63E0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lastRenderedPageBreak/>
              <w:t>Financial</w:t>
            </w:r>
          </w:p>
        </w:tc>
        <w:tc>
          <w:tcPr>
            <w:tcW w:w="1461" w:type="pct"/>
            <w:noWrap/>
            <w:hideMark/>
          </w:tcPr>
          <w:p w14:paraId="44E6B0F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0.048</w:t>
            </w:r>
          </w:p>
        </w:tc>
        <w:tc>
          <w:tcPr>
            <w:tcW w:w="1599" w:type="pct"/>
            <w:noWrap/>
            <w:hideMark/>
          </w:tcPr>
          <w:p w14:paraId="611EE6F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r>
      <w:tr w:rsidR="00F63013" w:rsidRPr="00AF1410" w14:paraId="5EBE7509" w14:textId="77777777" w:rsidTr="00211C9F">
        <w:trPr>
          <w:trHeight w:val="300"/>
        </w:trPr>
        <w:tc>
          <w:tcPr>
            <w:tcW w:w="1940" w:type="pct"/>
            <w:noWrap/>
            <w:hideMark/>
          </w:tcPr>
          <w:p w14:paraId="69E2930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342FFF6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c>
          <w:tcPr>
            <w:tcW w:w="1599" w:type="pct"/>
            <w:noWrap/>
            <w:hideMark/>
          </w:tcPr>
          <w:p w14:paraId="306646F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0.0570</w:t>
            </w:r>
          </w:p>
        </w:tc>
      </w:tr>
      <w:tr w:rsidR="00F63013" w:rsidRPr="00AF1410" w14:paraId="57D2A5CE" w14:textId="77777777" w:rsidTr="00211C9F">
        <w:trPr>
          <w:trHeight w:val="300"/>
        </w:trPr>
        <w:tc>
          <w:tcPr>
            <w:tcW w:w="1940" w:type="pct"/>
            <w:noWrap/>
            <w:hideMark/>
          </w:tcPr>
          <w:p w14:paraId="4B9CB04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5523CE7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0.063</w:t>
            </w:r>
          </w:p>
        </w:tc>
        <w:tc>
          <w:tcPr>
            <w:tcW w:w="1599" w:type="pct"/>
            <w:noWrap/>
            <w:hideMark/>
          </w:tcPr>
          <w:p w14:paraId="59B38A6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0.046</w:t>
            </w:r>
          </w:p>
        </w:tc>
      </w:tr>
      <w:tr w:rsidR="00F63013" w:rsidRPr="00AF1410" w14:paraId="7F40249F" w14:textId="77777777" w:rsidTr="00211C9F">
        <w:trPr>
          <w:trHeight w:val="300"/>
        </w:trPr>
        <w:tc>
          <w:tcPr>
            <w:tcW w:w="1940" w:type="pct"/>
            <w:noWrap/>
            <w:hideMark/>
          </w:tcPr>
          <w:p w14:paraId="472FB5B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0C5BEEB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0.036</w:t>
            </w:r>
          </w:p>
        </w:tc>
        <w:tc>
          <w:tcPr>
            <w:tcW w:w="1599" w:type="pct"/>
            <w:noWrap/>
            <w:hideMark/>
          </w:tcPr>
          <w:p w14:paraId="3DE1171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0.046</w:t>
            </w:r>
          </w:p>
        </w:tc>
      </w:tr>
      <w:tr w:rsidR="00F63013" w:rsidRPr="00AF1410" w14:paraId="26913C38" w14:textId="77777777" w:rsidTr="00211C9F">
        <w:trPr>
          <w:trHeight w:val="300"/>
        </w:trPr>
        <w:tc>
          <w:tcPr>
            <w:tcW w:w="1940" w:type="pct"/>
            <w:noWrap/>
            <w:hideMark/>
          </w:tcPr>
          <w:p w14:paraId="5AC9E25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0DFD2A1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0.067</w:t>
            </w:r>
          </w:p>
        </w:tc>
        <w:tc>
          <w:tcPr>
            <w:tcW w:w="1599" w:type="pct"/>
            <w:noWrap/>
            <w:hideMark/>
          </w:tcPr>
          <w:p w14:paraId="4445030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0.043</w:t>
            </w:r>
          </w:p>
        </w:tc>
      </w:tr>
      <w:tr w:rsidR="00F63013" w:rsidRPr="00AF1410" w14:paraId="27FDC470" w14:textId="77777777" w:rsidTr="00211C9F">
        <w:trPr>
          <w:trHeight w:val="300"/>
        </w:trPr>
        <w:tc>
          <w:tcPr>
            <w:tcW w:w="1940" w:type="pct"/>
            <w:noWrap/>
            <w:hideMark/>
          </w:tcPr>
          <w:p w14:paraId="2CBFF7A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5B8D7EB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0.029</w:t>
            </w:r>
          </w:p>
        </w:tc>
        <w:tc>
          <w:tcPr>
            <w:tcW w:w="1599" w:type="pct"/>
            <w:noWrap/>
            <w:hideMark/>
          </w:tcPr>
          <w:p w14:paraId="5E4213C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0.039</w:t>
            </w:r>
          </w:p>
        </w:tc>
      </w:tr>
      <w:tr w:rsidR="00F63013" w:rsidRPr="00AF1410" w14:paraId="7B35AC40" w14:textId="77777777" w:rsidTr="00211C9F">
        <w:trPr>
          <w:trHeight w:val="300"/>
        </w:trPr>
        <w:tc>
          <w:tcPr>
            <w:tcW w:w="1940" w:type="pct"/>
            <w:noWrap/>
            <w:hideMark/>
          </w:tcPr>
          <w:p w14:paraId="4D65BBE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52E758A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0.022</w:t>
            </w:r>
          </w:p>
        </w:tc>
        <w:tc>
          <w:tcPr>
            <w:tcW w:w="1599" w:type="pct"/>
            <w:noWrap/>
            <w:hideMark/>
          </w:tcPr>
          <w:p w14:paraId="103FD0B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0.034</w:t>
            </w:r>
          </w:p>
        </w:tc>
      </w:tr>
      <w:tr w:rsidR="00F63013" w:rsidRPr="00AF1410" w14:paraId="6C41A3ED" w14:textId="77777777" w:rsidTr="00211C9F">
        <w:trPr>
          <w:trHeight w:val="300"/>
        </w:trPr>
        <w:tc>
          <w:tcPr>
            <w:tcW w:w="1940" w:type="pct"/>
            <w:noWrap/>
            <w:hideMark/>
          </w:tcPr>
          <w:p w14:paraId="551E1BE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7F21EC3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0.25</w:t>
            </w:r>
          </w:p>
        </w:tc>
        <w:tc>
          <w:tcPr>
            <w:tcW w:w="1599" w:type="pct"/>
            <w:noWrap/>
            <w:hideMark/>
          </w:tcPr>
          <w:p w14:paraId="536F349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0.032</w:t>
            </w:r>
          </w:p>
        </w:tc>
      </w:tr>
      <w:tr w:rsidR="00F63013" w:rsidRPr="00AF1410" w14:paraId="772268C0" w14:textId="77777777" w:rsidTr="00211C9F">
        <w:trPr>
          <w:trHeight w:val="300"/>
        </w:trPr>
        <w:tc>
          <w:tcPr>
            <w:tcW w:w="1940" w:type="pct"/>
            <w:noWrap/>
            <w:hideMark/>
          </w:tcPr>
          <w:p w14:paraId="2D3AACD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3F0583C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0.021</w:t>
            </w:r>
          </w:p>
        </w:tc>
        <w:tc>
          <w:tcPr>
            <w:tcW w:w="1599" w:type="pct"/>
            <w:noWrap/>
            <w:hideMark/>
          </w:tcPr>
          <w:p w14:paraId="519C602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0.029</w:t>
            </w:r>
          </w:p>
        </w:tc>
      </w:tr>
      <w:tr w:rsidR="00F63013" w:rsidRPr="00AF1410" w14:paraId="0A694FBF" w14:textId="77777777" w:rsidTr="00211C9F">
        <w:trPr>
          <w:trHeight w:val="300"/>
        </w:trPr>
        <w:tc>
          <w:tcPr>
            <w:tcW w:w="1940" w:type="pct"/>
            <w:noWrap/>
            <w:hideMark/>
          </w:tcPr>
          <w:p w14:paraId="7E1975B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31C7251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0.099</w:t>
            </w:r>
          </w:p>
        </w:tc>
        <w:tc>
          <w:tcPr>
            <w:tcW w:w="1599" w:type="pct"/>
            <w:noWrap/>
            <w:hideMark/>
          </w:tcPr>
          <w:p w14:paraId="3FE68AD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0.022</w:t>
            </w:r>
          </w:p>
        </w:tc>
      </w:tr>
      <w:tr w:rsidR="00F63013" w:rsidRPr="00AF1410" w14:paraId="3676333E" w14:textId="77777777" w:rsidTr="00211C9F">
        <w:trPr>
          <w:trHeight w:val="300"/>
        </w:trPr>
        <w:tc>
          <w:tcPr>
            <w:tcW w:w="1940" w:type="pct"/>
            <w:noWrap/>
            <w:hideMark/>
          </w:tcPr>
          <w:p w14:paraId="05250C9C"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Financial</w:t>
            </w:r>
          </w:p>
        </w:tc>
        <w:tc>
          <w:tcPr>
            <w:tcW w:w="1461" w:type="pct"/>
            <w:noWrap/>
            <w:hideMark/>
          </w:tcPr>
          <w:p w14:paraId="7961755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0.034</w:t>
            </w:r>
          </w:p>
        </w:tc>
        <w:tc>
          <w:tcPr>
            <w:tcW w:w="1599" w:type="pct"/>
            <w:noWrap/>
            <w:hideMark/>
          </w:tcPr>
          <w:p w14:paraId="2ADE8A8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0.0160</w:t>
            </w:r>
          </w:p>
        </w:tc>
      </w:tr>
      <w:tr w:rsidR="00F63013" w:rsidRPr="00AF1410" w14:paraId="706F5DDA" w14:textId="77777777" w:rsidTr="00211C9F">
        <w:trPr>
          <w:trHeight w:val="300"/>
        </w:trPr>
        <w:tc>
          <w:tcPr>
            <w:tcW w:w="1940" w:type="pct"/>
            <w:noWrap/>
            <w:hideMark/>
          </w:tcPr>
          <w:p w14:paraId="6F989A3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4C609E1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0.032</w:t>
            </w:r>
          </w:p>
        </w:tc>
        <w:tc>
          <w:tcPr>
            <w:tcW w:w="1599" w:type="pct"/>
            <w:noWrap/>
            <w:hideMark/>
          </w:tcPr>
          <w:p w14:paraId="319D090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0.084</w:t>
            </w:r>
          </w:p>
        </w:tc>
      </w:tr>
      <w:tr w:rsidR="00F63013" w:rsidRPr="00AF1410" w14:paraId="4381CC50" w14:textId="77777777" w:rsidTr="00211C9F">
        <w:trPr>
          <w:trHeight w:val="300"/>
        </w:trPr>
        <w:tc>
          <w:tcPr>
            <w:tcW w:w="1940" w:type="pct"/>
            <w:noWrap/>
            <w:hideMark/>
          </w:tcPr>
          <w:p w14:paraId="7B70630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21935CC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0.035</w:t>
            </w:r>
          </w:p>
        </w:tc>
        <w:tc>
          <w:tcPr>
            <w:tcW w:w="1599" w:type="pct"/>
            <w:noWrap/>
            <w:hideMark/>
          </w:tcPr>
          <w:p w14:paraId="2D5C284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0.077</w:t>
            </w:r>
          </w:p>
        </w:tc>
      </w:tr>
      <w:tr w:rsidR="00F63013" w:rsidRPr="00AF1410" w14:paraId="745B80AC" w14:textId="77777777" w:rsidTr="00211C9F">
        <w:trPr>
          <w:trHeight w:val="300"/>
        </w:trPr>
        <w:tc>
          <w:tcPr>
            <w:tcW w:w="1940" w:type="pct"/>
            <w:noWrap/>
            <w:hideMark/>
          </w:tcPr>
          <w:p w14:paraId="6587EC75"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2A8724B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0.043</w:t>
            </w:r>
          </w:p>
        </w:tc>
        <w:tc>
          <w:tcPr>
            <w:tcW w:w="1599" w:type="pct"/>
            <w:noWrap/>
            <w:hideMark/>
          </w:tcPr>
          <w:p w14:paraId="1D983CA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0.068</w:t>
            </w:r>
          </w:p>
        </w:tc>
      </w:tr>
      <w:tr w:rsidR="00F63013" w:rsidRPr="00AF1410" w14:paraId="4B9195BB" w14:textId="77777777" w:rsidTr="00211C9F">
        <w:trPr>
          <w:trHeight w:val="300"/>
        </w:trPr>
        <w:tc>
          <w:tcPr>
            <w:tcW w:w="1940" w:type="pct"/>
            <w:noWrap/>
            <w:hideMark/>
          </w:tcPr>
          <w:p w14:paraId="7564348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2040FEF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c>
          <w:tcPr>
            <w:tcW w:w="1599" w:type="pct"/>
            <w:noWrap/>
            <w:hideMark/>
          </w:tcPr>
          <w:p w14:paraId="7882C37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0.0580</w:t>
            </w:r>
          </w:p>
        </w:tc>
      </w:tr>
      <w:tr w:rsidR="00F63013" w:rsidRPr="00AF1410" w14:paraId="43A3D583" w14:textId="77777777" w:rsidTr="00211C9F">
        <w:trPr>
          <w:trHeight w:val="300"/>
        </w:trPr>
        <w:tc>
          <w:tcPr>
            <w:tcW w:w="1940" w:type="pct"/>
            <w:noWrap/>
            <w:hideMark/>
          </w:tcPr>
          <w:p w14:paraId="2B29F72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03FC8E2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0.023</w:t>
            </w:r>
          </w:p>
        </w:tc>
        <w:tc>
          <w:tcPr>
            <w:tcW w:w="1599" w:type="pct"/>
            <w:noWrap/>
            <w:hideMark/>
          </w:tcPr>
          <w:p w14:paraId="0AE6645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r>
      <w:tr w:rsidR="00F63013" w:rsidRPr="00AF1410" w14:paraId="6BCEA13B" w14:textId="77777777" w:rsidTr="00211C9F">
        <w:trPr>
          <w:trHeight w:val="300"/>
        </w:trPr>
        <w:tc>
          <w:tcPr>
            <w:tcW w:w="1940" w:type="pct"/>
            <w:noWrap/>
            <w:hideMark/>
          </w:tcPr>
          <w:p w14:paraId="7F42EB1C"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4542A04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0.022</w:t>
            </w:r>
          </w:p>
        </w:tc>
        <w:tc>
          <w:tcPr>
            <w:tcW w:w="1599" w:type="pct"/>
            <w:noWrap/>
            <w:hideMark/>
          </w:tcPr>
          <w:p w14:paraId="280BE7F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0.039</w:t>
            </w:r>
          </w:p>
        </w:tc>
      </w:tr>
      <w:tr w:rsidR="00F63013" w:rsidRPr="00AF1410" w14:paraId="38886902" w14:textId="77777777" w:rsidTr="00211C9F">
        <w:trPr>
          <w:trHeight w:val="300"/>
        </w:trPr>
        <w:tc>
          <w:tcPr>
            <w:tcW w:w="1940" w:type="pct"/>
            <w:noWrap/>
            <w:hideMark/>
          </w:tcPr>
          <w:p w14:paraId="710C3E9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7DCAA8F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0.078</w:t>
            </w:r>
          </w:p>
        </w:tc>
        <w:tc>
          <w:tcPr>
            <w:tcW w:w="1599" w:type="pct"/>
            <w:noWrap/>
            <w:hideMark/>
          </w:tcPr>
          <w:p w14:paraId="62C19BF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0.027</w:t>
            </w:r>
          </w:p>
        </w:tc>
      </w:tr>
      <w:tr w:rsidR="00F63013" w:rsidRPr="00AF1410" w14:paraId="70ACAED0" w14:textId="77777777" w:rsidTr="00211C9F">
        <w:trPr>
          <w:trHeight w:val="300"/>
        </w:trPr>
        <w:tc>
          <w:tcPr>
            <w:tcW w:w="1940" w:type="pct"/>
            <w:noWrap/>
            <w:hideMark/>
          </w:tcPr>
          <w:p w14:paraId="6431404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507ABEE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0.064</w:t>
            </w:r>
          </w:p>
        </w:tc>
        <w:tc>
          <w:tcPr>
            <w:tcW w:w="1599" w:type="pct"/>
            <w:noWrap/>
            <w:hideMark/>
          </w:tcPr>
          <w:p w14:paraId="0FF9793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0.017</w:t>
            </w:r>
          </w:p>
        </w:tc>
      </w:tr>
      <w:tr w:rsidR="00F63013" w:rsidRPr="00AF1410" w14:paraId="038E1FEA" w14:textId="77777777" w:rsidTr="00211C9F">
        <w:trPr>
          <w:trHeight w:val="300"/>
        </w:trPr>
        <w:tc>
          <w:tcPr>
            <w:tcW w:w="1940" w:type="pct"/>
            <w:noWrap/>
            <w:hideMark/>
          </w:tcPr>
          <w:p w14:paraId="2BBB4E5C"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4BB9EF5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0.017</w:t>
            </w:r>
          </w:p>
        </w:tc>
        <w:tc>
          <w:tcPr>
            <w:tcW w:w="1599" w:type="pct"/>
            <w:noWrap/>
            <w:hideMark/>
          </w:tcPr>
          <w:p w14:paraId="3720E21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0.0111</w:t>
            </w:r>
          </w:p>
        </w:tc>
      </w:tr>
      <w:tr w:rsidR="00F63013" w:rsidRPr="00AF1410" w14:paraId="18A19B59" w14:textId="77777777" w:rsidTr="00211C9F">
        <w:trPr>
          <w:trHeight w:val="300"/>
        </w:trPr>
        <w:tc>
          <w:tcPr>
            <w:tcW w:w="1940" w:type="pct"/>
            <w:noWrap/>
            <w:hideMark/>
          </w:tcPr>
          <w:p w14:paraId="7E6B172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Healthcare</w:t>
            </w:r>
          </w:p>
        </w:tc>
        <w:tc>
          <w:tcPr>
            <w:tcW w:w="1461" w:type="pct"/>
            <w:noWrap/>
            <w:hideMark/>
          </w:tcPr>
          <w:p w14:paraId="6D63B6B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0.014</w:t>
            </w:r>
          </w:p>
        </w:tc>
        <w:tc>
          <w:tcPr>
            <w:tcW w:w="1599" w:type="pct"/>
            <w:noWrap/>
            <w:hideMark/>
          </w:tcPr>
          <w:p w14:paraId="25646C7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0.0100</w:t>
            </w:r>
          </w:p>
        </w:tc>
      </w:tr>
      <w:tr w:rsidR="00F63013" w:rsidRPr="00AF1410" w14:paraId="70DA55C7" w14:textId="77777777" w:rsidTr="00211C9F">
        <w:trPr>
          <w:trHeight w:val="300"/>
        </w:trPr>
        <w:tc>
          <w:tcPr>
            <w:tcW w:w="1940" w:type="pct"/>
            <w:noWrap/>
            <w:hideMark/>
          </w:tcPr>
          <w:p w14:paraId="0AD16CD1"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1F484C5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0.105</w:t>
            </w:r>
          </w:p>
        </w:tc>
        <w:tc>
          <w:tcPr>
            <w:tcW w:w="1599" w:type="pct"/>
            <w:noWrap/>
            <w:hideMark/>
          </w:tcPr>
          <w:p w14:paraId="33A58B3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w:t>
            </w:r>
          </w:p>
        </w:tc>
      </w:tr>
      <w:tr w:rsidR="00F63013" w:rsidRPr="00AF1410" w14:paraId="0BEA9CA2" w14:textId="77777777" w:rsidTr="00211C9F">
        <w:trPr>
          <w:trHeight w:val="300"/>
        </w:trPr>
        <w:tc>
          <w:tcPr>
            <w:tcW w:w="1940" w:type="pct"/>
            <w:noWrap/>
            <w:hideMark/>
          </w:tcPr>
          <w:p w14:paraId="0319B83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0CBCF8D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0.73</w:t>
            </w:r>
          </w:p>
        </w:tc>
        <w:tc>
          <w:tcPr>
            <w:tcW w:w="1599" w:type="pct"/>
            <w:noWrap/>
            <w:hideMark/>
          </w:tcPr>
          <w:p w14:paraId="48A20D7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0.331</w:t>
            </w:r>
          </w:p>
        </w:tc>
      </w:tr>
      <w:tr w:rsidR="00F63013" w:rsidRPr="00AF1410" w14:paraId="2FC6B393" w14:textId="77777777" w:rsidTr="00211C9F">
        <w:trPr>
          <w:trHeight w:val="300"/>
        </w:trPr>
        <w:tc>
          <w:tcPr>
            <w:tcW w:w="1940" w:type="pct"/>
            <w:noWrap/>
            <w:hideMark/>
          </w:tcPr>
          <w:p w14:paraId="4287AF5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6A5DA6A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0.063</w:t>
            </w:r>
          </w:p>
        </w:tc>
        <w:tc>
          <w:tcPr>
            <w:tcW w:w="1599" w:type="pct"/>
            <w:noWrap/>
            <w:hideMark/>
          </w:tcPr>
          <w:p w14:paraId="25CFCBB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0.226</w:t>
            </w:r>
          </w:p>
        </w:tc>
      </w:tr>
      <w:tr w:rsidR="00F63013" w:rsidRPr="00AF1410" w14:paraId="78C38CCF" w14:textId="77777777" w:rsidTr="00211C9F">
        <w:trPr>
          <w:trHeight w:val="300"/>
        </w:trPr>
        <w:tc>
          <w:tcPr>
            <w:tcW w:w="1940" w:type="pct"/>
            <w:noWrap/>
            <w:hideMark/>
          </w:tcPr>
          <w:p w14:paraId="74E3D98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641DFD8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c>
          <w:tcPr>
            <w:tcW w:w="1599" w:type="pct"/>
            <w:noWrap/>
            <w:hideMark/>
          </w:tcPr>
          <w:p w14:paraId="6D94992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0.052</w:t>
            </w:r>
          </w:p>
        </w:tc>
      </w:tr>
      <w:tr w:rsidR="00F63013" w:rsidRPr="00AF1410" w14:paraId="5FF8932C" w14:textId="77777777" w:rsidTr="00211C9F">
        <w:trPr>
          <w:trHeight w:val="300"/>
        </w:trPr>
        <w:tc>
          <w:tcPr>
            <w:tcW w:w="1940" w:type="pct"/>
            <w:noWrap/>
            <w:hideMark/>
          </w:tcPr>
          <w:p w14:paraId="00FDCAE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235EA4F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0.051</w:t>
            </w:r>
          </w:p>
        </w:tc>
        <w:tc>
          <w:tcPr>
            <w:tcW w:w="1599" w:type="pct"/>
            <w:noWrap/>
            <w:hideMark/>
          </w:tcPr>
          <w:p w14:paraId="00EB5A6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w:t>
            </w:r>
          </w:p>
        </w:tc>
      </w:tr>
      <w:tr w:rsidR="00F63013" w:rsidRPr="00AF1410" w14:paraId="17323070" w14:textId="77777777" w:rsidTr="00211C9F">
        <w:trPr>
          <w:trHeight w:val="300"/>
        </w:trPr>
        <w:tc>
          <w:tcPr>
            <w:tcW w:w="1940" w:type="pct"/>
            <w:noWrap/>
            <w:hideMark/>
          </w:tcPr>
          <w:p w14:paraId="5E32EE71"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62F23E8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0.041</w:t>
            </w:r>
          </w:p>
        </w:tc>
        <w:tc>
          <w:tcPr>
            <w:tcW w:w="1599" w:type="pct"/>
            <w:noWrap/>
            <w:hideMark/>
          </w:tcPr>
          <w:p w14:paraId="0255232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0.033</w:t>
            </w:r>
          </w:p>
        </w:tc>
      </w:tr>
      <w:tr w:rsidR="00F63013" w:rsidRPr="00AF1410" w14:paraId="5C14881E" w14:textId="77777777" w:rsidTr="00211C9F">
        <w:trPr>
          <w:trHeight w:val="300"/>
        </w:trPr>
        <w:tc>
          <w:tcPr>
            <w:tcW w:w="1940" w:type="pct"/>
            <w:noWrap/>
            <w:hideMark/>
          </w:tcPr>
          <w:p w14:paraId="7B79050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6CC344F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0.048</w:t>
            </w:r>
          </w:p>
        </w:tc>
        <w:tc>
          <w:tcPr>
            <w:tcW w:w="1599" w:type="pct"/>
            <w:noWrap/>
            <w:hideMark/>
          </w:tcPr>
          <w:p w14:paraId="1A3AC7E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0.028</w:t>
            </w:r>
          </w:p>
        </w:tc>
      </w:tr>
      <w:tr w:rsidR="00F63013" w:rsidRPr="00AF1410" w14:paraId="5BFA4F2A" w14:textId="77777777" w:rsidTr="00211C9F">
        <w:trPr>
          <w:trHeight w:val="300"/>
        </w:trPr>
        <w:tc>
          <w:tcPr>
            <w:tcW w:w="1940" w:type="pct"/>
            <w:noWrap/>
            <w:hideMark/>
          </w:tcPr>
          <w:p w14:paraId="1AB6C98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715D353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0.014</w:t>
            </w:r>
          </w:p>
        </w:tc>
        <w:tc>
          <w:tcPr>
            <w:tcW w:w="1599" w:type="pct"/>
            <w:noWrap/>
            <w:hideMark/>
          </w:tcPr>
          <w:p w14:paraId="1FCECF7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0.0270</w:t>
            </w:r>
          </w:p>
        </w:tc>
      </w:tr>
      <w:tr w:rsidR="00F63013" w:rsidRPr="00AF1410" w14:paraId="6F5406A6" w14:textId="77777777" w:rsidTr="00211C9F">
        <w:trPr>
          <w:trHeight w:val="300"/>
        </w:trPr>
        <w:tc>
          <w:tcPr>
            <w:tcW w:w="1940" w:type="pct"/>
            <w:noWrap/>
            <w:hideMark/>
          </w:tcPr>
          <w:p w14:paraId="2CBBE1EA"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3ED697D0"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0.166</w:t>
            </w:r>
          </w:p>
        </w:tc>
        <w:tc>
          <w:tcPr>
            <w:tcW w:w="1599" w:type="pct"/>
            <w:noWrap/>
            <w:hideMark/>
          </w:tcPr>
          <w:p w14:paraId="498ADD2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0.026</w:t>
            </w:r>
          </w:p>
        </w:tc>
      </w:tr>
      <w:tr w:rsidR="00F63013" w:rsidRPr="00AF1410" w14:paraId="501AEF2A" w14:textId="77777777" w:rsidTr="00211C9F">
        <w:trPr>
          <w:trHeight w:val="300"/>
        </w:trPr>
        <w:tc>
          <w:tcPr>
            <w:tcW w:w="1940" w:type="pct"/>
            <w:noWrap/>
            <w:hideMark/>
          </w:tcPr>
          <w:p w14:paraId="058FFF7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00479D0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0.035</w:t>
            </w:r>
          </w:p>
        </w:tc>
        <w:tc>
          <w:tcPr>
            <w:tcW w:w="1599" w:type="pct"/>
            <w:noWrap/>
            <w:hideMark/>
          </w:tcPr>
          <w:p w14:paraId="566086A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0.024</w:t>
            </w:r>
          </w:p>
        </w:tc>
      </w:tr>
      <w:tr w:rsidR="00F63013" w:rsidRPr="00AF1410" w14:paraId="56525DC4" w14:textId="77777777" w:rsidTr="00211C9F">
        <w:trPr>
          <w:trHeight w:val="300"/>
        </w:trPr>
        <w:tc>
          <w:tcPr>
            <w:tcW w:w="1940" w:type="pct"/>
            <w:noWrap/>
            <w:hideMark/>
          </w:tcPr>
          <w:p w14:paraId="34560A75"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63DBE91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0.027</w:t>
            </w:r>
          </w:p>
        </w:tc>
        <w:tc>
          <w:tcPr>
            <w:tcW w:w="1599" w:type="pct"/>
            <w:noWrap/>
            <w:hideMark/>
          </w:tcPr>
          <w:p w14:paraId="068924B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0.0240</w:t>
            </w:r>
          </w:p>
        </w:tc>
      </w:tr>
      <w:tr w:rsidR="00F63013" w:rsidRPr="00AF1410" w14:paraId="100DBC9F" w14:textId="77777777" w:rsidTr="00211C9F">
        <w:trPr>
          <w:trHeight w:val="300"/>
        </w:trPr>
        <w:tc>
          <w:tcPr>
            <w:tcW w:w="1940" w:type="pct"/>
            <w:noWrap/>
            <w:hideMark/>
          </w:tcPr>
          <w:p w14:paraId="30E40783"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Industrials</w:t>
            </w:r>
          </w:p>
        </w:tc>
        <w:tc>
          <w:tcPr>
            <w:tcW w:w="1461" w:type="pct"/>
            <w:noWrap/>
            <w:hideMark/>
          </w:tcPr>
          <w:p w14:paraId="3701083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0.039</w:t>
            </w:r>
          </w:p>
        </w:tc>
        <w:tc>
          <w:tcPr>
            <w:tcW w:w="1599" w:type="pct"/>
            <w:noWrap/>
            <w:hideMark/>
          </w:tcPr>
          <w:p w14:paraId="3DA5788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0.014</w:t>
            </w:r>
          </w:p>
        </w:tc>
      </w:tr>
      <w:tr w:rsidR="00F63013" w:rsidRPr="00AF1410" w14:paraId="6940EC90" w14:textId="77777777" w:rsidTr="00211C9F">
        <w:trPr>
          <w:trHeight w:val="300"/>
        </w:trPr>
        <w:tc>
          <w:tcPr>
            <w:tcW w:w="1940" w:type="pct"/>
            <w:noWrap/>
            <w:hideMark/>
          </w:tcPr>
          <w:p w14:paraId="7A09D09D"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6595015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0.045</w:t>
            </w:r>
          </w:p>
        </w:tc>
        <w:tc>
          <w:tcPr>
            <w:tcW w:w="1599" w:type="pct"/>
            <w:noWrap/>
            <w:hideMark/>
          </w:tcPr>
          <w:p w14:paraId="2061F6A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0.1230</w:t>
            </w:r>
          </w:p>
        </w:tc>
      </w:tr>
      <w:tr w:rsidR="00F63013" w:rsidRPr="00AF1410" w14:paraId="4DAFF302" w14:textId="77777777" w:rsidTr="00211C9F">
        <w:trPr>
          <w:trHeight w:val="300"/>
        </w:trPr>
        <w:tc>
          <w:tcPr>
            <w:tcW w:w="1940" w:type="pct"/>
            <w:noWrap/>
            <w:hideMark/>
          </w:tcPr>
          <w:p w14:paraId="7AC0467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3D5C7AF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0.132</w:t>
            </w:r>
          </w:p>
        </w:tc>
        <w:tc>
          <w:tcPr>
            <w:tcW w:w="1599" w:type="pct"/>
            <w:noWrap/>
            <w:hideMark/>
          </w:tcPr>
          <w:p w14:paraId="1FE5CB2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0.095</w:t>
            </w:r>
          </w:p>
        </w:tc>
      </w:tr>
      <w:tr w:rsidR="00F63013" w:rsidRPr="00AF1410" w14:paraId="605B0089" w14:textId="77777777" w:rsidTr="00211C9F">
        <w:trPr>
          <w:trHeight w:val="300"/>
        </w:trPr>
        <w:tc>
          <w:tcPr>
            <w:tcW w:w="1940" w:type="pct"/>
            <w:noWrap/>
            <w:hideMark/>
          </w:tcPr>
          <w:p w14:paraId="720A6B0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14B869BF"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0.303</w:t>
            </w:r>
          </w:p>
        </w:tc>
        <w:tc>
          <w:tcPr>
            <w:tcW w:w="1599" w:type="pct"/>
            <w:noWrap/>
            <w:hideMark/>
          </w:tcPr>
          <w:p w14:paraId="01BD907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w:t>
            </w:r>
          </w:p>
        </w:tc>
      </w:tr>
      <w:tr w:rsidR="00F63013" w:rsidRPr="00AF1410" w14:paraId="3476EE59" w14:textId="77777777" w:rsidTr="00211C9F">
        <w:trPr>
          <w:trHeight w:val="300"/>
        </w:trPr>
        <w:tc>
          <w:tcPr>
            <w:tcW w:w="1940" w:type="pct"/>
            <w:noWrap/>
            <w:hideMark/>
          </w:tcPr>
          <w:p w14:paraId="1E307E8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4573146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0.074</w:t>
            </w:r>
          </w:p>
        </w:tc>
        <w:tc>
          <w:tcPr>
            <w:tcW w:w="1599" w:type="pct"/>
            <w:noWrap/>
            <w:hideMark/>
          </w:tcPr>
          <w:p w14:paraId="6AE37E7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0.068</w:t>
            </w:r>
          </w:p>
        </w:tc>
      </w:tr>
      <w:tr w:rsidR="00F63013" w:rsidRPr="00AF1410" w14:paraId="56D8CF24" w14:textId="77777777" w:rsidTr="00211C9F">
        <w:trPr>
          <w:trHeight w:val="300"/>
        </w:trPr>
        <w:tc>
          <w:tcPr>
            <w:tcW w:w="1940" w:type="pct"/>
            <w:noWrap/>
            <w:hideMark/>
          </w:tcPr>
          <w:p w14:paraId="51A2ADD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68F2EA7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0.121</w:t>
            </w:r>
          </w:p>
        </w:tc>
        <w:tc>
          <w:tcPr>
            <w:tcW w:w="1599" w:type="pct"/>
            <w:noWrap/>
            <w:hideMark/>
          </w:tcPr>
          <w:p w14:paraId="4A19B245"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0.062</w:t>
            </w:r>
          </w:p>
        </w:tc>
      </w:tr>
      <w:tr w:rsidR="00F63013" w:rsidRPr="00AF1410" w14:paraId="47CE492C" w14:textId="77777777" w:rsidTr="00211C9F">
        <w:trPr>
          <w:trHeight w:val="300"/>
        </w:trPr>
        <w:tc>
          <w:tcPr>
            <w:tcW w:w="1940" w:type="pct"/>
            <w:noWrap/>
            <w:hideMark/>
          </w:tcPr>
          <w:p w14:paraId="568F7C4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599EC43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0.134</w:t>
            </w:r>
          </w:p>
        </w:tc>
        <w:tc>
          <w:tcPr>
            <w:tcW w:w="1599" w:type="pct"/>
            <w:noWrap/>
            <w:hideMark/>
          </w:tcPr>
          <w:p w14:paraId="3AD9924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w:t>
            </w:r>
          </w:p>
        </w:tc>
      </w:tr>
      <w:tr w:rsidR="00F63013" w:rsidRPr="00AF1410" w14:paraId="46CF4225" w14:textId="77777777" w:rsidTr="00211C9F">
        <w:trPr>
          <w:trHeight w:val="300"/>
        </w:trPr>
        <w:tc>
          <w:tcPr>
            <w:tcW w:w="1940" w:type="pct"/>
            <w:noWrap/>
            <w:hideMark/>
          </w:tcPr>
          <w:p w14:paraId="4FD9F579"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77AB10A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0.043</w:t>
            </w:r>
          </w:p>
        </w:tc>
        <w:tc>
          <w:tcPr>
            <w:tcW w:w="1599" w:type="pct"/>
            <w:noWrap/>
            <w:hideMark/>
          </w:tcPr>
          <w:p w14:paraId="78AAAD8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0.051</w:t>
            </w:r>
          </w:p>
        </w:tc>
      </w:tr>
      <w:tr w:rsidR="00F63013" w:rsidRPr="00AF1410" w14:paraId="214F88AC" w14:textId="77777777" w:rsidTr="00211C9F">
        <w:trPr>
          <w:trHeight w:val="300"/>
        </w:trPr>
        <w:tc>
          <w:tcPr>
            <w:tcW w:w="1940" w:type="pct"/>
            <w:noWrap/>
            <w:hideMark/>
          </w:tcPr>
          <w:p w14:paraId="1829714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08EAFFC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0.081</w:t>
            </w:r>
          </w:p>
        </w:tc>
        <w:tc>
          <w:tcPr>
            <w:tcW w:w="1599" w:type="pct"/>
            <w:noWrap/>
            <w:hideMark/>
          </w:tcPr>
          <w:p w14:paraId="3A63CA2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0.0510</w:t>
            </w:r>
          </w:p>
        </w:tc>
      </w:tr>
      <w:tr w:rsidR="00F63013" w:rsidRPr="00AF1410" w14:paraId="246E6ADA" w14:textId="77777777" w:rsidTr="00211C9F">
        <w:trPr>
          <w:trHeight w:val="300"/>
        </w:trPr>
        <w:tc>
          <w:tcPr>
            <w:tcW w:w="1940" w:type="pct"/>
            <w:noWrap/>
            <w:hideMark/>
          </w:tcPr>
          <w:p w14:paraId="033AF90B"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lastRenderedPageBreak/>
              <w:t>Technology</w:t>
            </w:r>
          </w:p>
        </w:tc>
        <w:tc>
          <w:tcPr>
            <w:tcW w:w="1461" w:type="pct"/>
            <w:noWrap/>
            <w:hideMark/>
          </w:tcPr>
          <w:p w14:paraId="0870C436"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0.096</w:t>
            </w:r>
          </w:p>
        </w:tc>
        <w:tc>
          <w:tcPr>
            <w:tcW w:w="1599" w:type="pct"/>
            <w:noWrap/>
            <w:hideMark/>
          </w:tcPr>
          <w:p w14:paraId="6923FB5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0.0490</w:t>
            </w:r>
          </w:p>
        </w:tc>
      </w:tr>
      <w:tr w:rsidR="00F63013" w:rsidRPr="00AF1410" w14:paraId="1A2D3A30" w14:textId="77777777" w:rsidTr="00211C9F">
        <w:trPr>
          <w:trHeight w:val="300"/>
        </w:trPr>
        <w:tc>
          <w:tcPr>
            <w:tcW w:w="1940" w:type="pct"/>
            <w:noWrap/>
            <w:hideMark/>
          </w:tcPr>
          <w:p w14:paraId="3B05FC7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6FB3682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0.025</w:t>
            </w:r>
          </w:p>
        </w:tc>
        <w:tc>
          <w:tcPr>
            <w:tcW w:w="1599" w:type="pct"/>
            <w:noWrap/>
            <w:hideMark/>
          </w:tcPr>
          <w:p w14:paraId="50B0655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0.0470</w:t>
            </w:r>
          </w:p>
        </w:tc>
      </w:tr>
      <w:tr w:rsidR="00F63013" w:rsidRPr="00AF1410" w14:paraId="2B7849FD" w14:textId="77777777" w:rsidTr="00211C9F">
        <w:trPr>
          <w:trHeight w:val="300"/>
        </w:trPr>
        <w:tc>
          <w:tcPr>
            <w:tcW w:w="1940" w:type="pct"/>
            <w:noWrap/>
            <w:hideMark/>
          </w:tcPr>
          <w:p w14:paraId="541E0D04"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1FE63A8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0.058</w:t>
            </w:r>
          </w:p>
        </w:tc>
        <w:tc>
          <w:tcPr>
            <w:tcW w:w="1599" w:type="pct"/>
            <w:noWrap/>
            <w:hideMark/>
          </w:tcPr>
          <w:p w14:paraId="5E60325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0.046</w:t>
            </w:r>
          </w:p>
        </w:tc>
      </w:tr>
      <w:tr w:rsidR="00F63013" w:rsidRPr="00AF1410" w14:paraId="6DA7E8EA" w14:textId="77777777" w:rsidTr="00211C9F">
        <w:trPr>
          <w:trHeight w:val="300"/>
        </w:trPr>
        <w:tc>
          <w:tcPr>
            <w:tcW w:w="1940" w:type="pct"/>
            <w:noWrap/>
            <w:hideMark/>
          </w:tcPr>
          <w:p w14:paraId="40BB379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69507D0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0.069</w:t>
            </w:r>
          </w:p>
        </w:tc>
        <w:tc>
          <w:tcPr>
            <w:tcW w:w="1599" w:type="pct"/>
            <w:noWrap/>
            <w:hideMark/>
          </w:tcPr>
          <w:p w14:paraId="4FD9B2A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0.0450</w:t>
            </w:r>
          </w:p>
        </w:tc>
      </w:tr>
      <w:tr w:rsidR="00F63013" w:rsidRPr="00AF1410" w14:paraId="4C47898C" w14:textId="77777777" w:rsidTr="00211C9F">
        <w:trPr>
          <w:trHeight w:val="300"/>
        </w:trPr>
        <w:tc>
          <w:tcPr>
            <w:tcW w:w="1940" w:type="pct"/>
            <w:noWrap/>
            <w:hideMark/>
          </w:tcPr>
          <w:p w14:paraId="5D9F4BF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4331755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w:t>
            </w:r>
          </w:p>
        </w:tc>
        <w:tc>
          <w:tcPr>
            <w:tcW w:w="1599" w:type="pct"/>
            <w:noWrap/>
            <w:hideMark/>
          </w:tcPr>
          <w:p w14:paraId="5B6EFF5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0.033</w:t>
            </w:r>
          </w:p>
        </w:tc>
      </w:tr>
      <w:tr w:rsidR="00F63013" w:rsidRPr="00AF1410" w14:paraId="05DFF9A1" w14:textId="77777777" w:rsidTr="00211C9F">
        <w:trPr>
          <w:trHeight w:val="300"/>
        </w:trPr>
        <w:tc>
          <w:tcPr>
            <w:tcW w:w="1940" w:type="pct"/>
            <w:noWrap/>
            <w:hideMark/>
          </w:tcPr>
          <w:p w14:paraId="6F7495E0"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66A6A04B"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0.054</w:t>
            </w:r>
          </w:p>
        </w:tc>
        <w:tc>
          <w:tcPr>
            <w:tcW w:w="1599" w:type="pct"/>
            <w:noWrap/>
            <w:hideMark/>
          </w:tcPr>
          <w:p w14:paraId="2160491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0.028</w:t>
            </w:r>
          </w:p>
        </w:tc>
      </w:tr>
      <w:tr w:rsidR="00F63013" w:rsidRPr="00AF1410" w14:paraId="52B5D5EB" w14:textId="77777777" w:rsidTr="00211C9F">
        <w:trPr>
          <w:trHeight w:val="300"/>
        </w:trPr>
        <w:tc>
          <w:tcPr>
            <w:tcW w:w="1940" w:type="pct"/>
            <w:noWrap/>
            <w:hideMark/>
          </w:tcPr>
          <w:p w14:paraId="7C7850E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2EC4AFB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0.041</w:t>
            </w:r>
          </w:p>
        </w:tc>
        <w:tc>
          <w:tcPr>
            <w:tcW w:w="1599" w:type="pct"/>
            <w:noWrap/>
            <w:hideMark/>
          </w:tcPr>
          <w:p w14:paraId="4A950A3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0.0270</w:t>
            </w:r>
          </w:p>
        </w:tc>
      </w:tr>
      <w:tr w:rsidR="00F63013" w:rsidRPr="00AF1410" w14:paraId="4D4FFC84" w14:textId="77777777" w:rsidTr="00211C9F">
        <w:trPr>
          <w:trHeight w:val="300"/>
        </w:trPr>
        <w:tc>
          <w:tcPr>
            <w:tcW w:w="1940" w:type="pct"/>
            <w:noWrap/>
            <w:hideMark/>
          </w:tcPr>
          <w:p w14:paraId="24DC6E7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378699C2"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0.024</w:t>
            </w:r>
          </w:p>
        </w:tc>
        <w:tc>
          <w:tcPr>
            <w:tcW w:w="1599" w:type="pct"/>
            <w:noWrap/>
            <w:hideMark/>
          </w:tcPr>
          <w:p w14:paraId="41C568B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0.025</w:t>
            </w:r>
          </w:p>
        </w:tc>
      </w:tr>
      <w:tr w:rsidR="00F63013" w:rsidRPr="00AF1410" w14:paraId="7F346FAD" w14:textId="77777777" w:rsidTr="00211C9F">
        <w:trPr>
          <w:trHeight w:val="300"/>
        </w:trPr>
        <w:tc>
          <w:tcPr>
            <w:tcW w:w="1940" w:type="pct"/>
            <w:noWrap/>
            <w:hideMark/>
          </w:tcPr>
          <w:p w14:paraId="10973656"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Technology</w:t>
            </w:r>
          </w:p>
        </w:tc>
        <w:tc>
          <w:tcPr>
            <w:tcW w:w="1461" w:type="pct"/>
            <w:noWrap/>
            <w:hideMark/>
          </w:tcPr>
          <w:p w14:paraId="140C47AE"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w:t>
            </w:r>
          </w:p>
        </w:tc>
        <w:tc>
          <w:tcPr>
            <w:tcW w:w="1599" w:type="pct"/>
            <w:noWrap/>
            <w:hideMark/>
          </w:tcPr>
          <w:p w14:paraId="362687C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0.014</w:t>
            </w:r>
          </w:p>
        </w:tc>
      </w:tr>
      <w:tr w:rsidR="00F63013" w:rsidRPr="00AF1410" w14:paraId="2139FF2F" w14:textId="77777777" w:rsidTr="00211C9F">
        <w:trPr>
          <w:trHeight w:val="300"/>
        </w:trPr>
        <w:tc>
          <w:tcPr>
            <w:tcW w:w="1940" w:type="pct"/>
            <w:noWrap/>
            <w:hideMark/>
          </w:tcPr>
          <w:p w14:paraId="19AD467F"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Utilities</w:t>
            </w:r>
          </w:p>
        </w:tc>
        <w:tc>
          <w:tcPr>
            <w:tcW w:w="1461" w:type="pct"/>
            <w:noWrap/>
            <w:hideMark/>
          </w:tcPr>
          <w:p w14:paraId="2776395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0.067</w:t>
            </w:r>
          </w:p>
        </w:tc>
        <w:tc>
          <w:tcPr>
            <w:tcW w:w="1599" w:type="pct"/>
            <w:noWrap/>
            <w:hideMark/>
          </w:tcPr>
          <w:p w14:paraId="7D82E28C"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0.14</w:t>
            </w:r>
          </w:p>
        </w:tc>
      </w:tr>
      <w:tr w:rsidR="00F63013" w:rsidRPr="00AF1410" w14:paraId="3D0F9938" w14:textId="77777777" w:rsidTr="00211C9F">
        <w:trPr>
          <w:trHeight w:val="300"/>
        </w:trPr>
        <w:tc>
          <w:tcPr>
            <w:tcW w:w="1940" w:type="pct"/>
            <w:noWrap/>
            <w:hideMark/>
          </w:tcPr>
          <w:p w14:paraId="48FF7E5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Utilities</w:t>
            </w:r>
          </w:p>
        </w:tc>
        <w:tc>
          <w:tcPr>
            <w:tcW w:w="1461" w:type="pct"/>
            <w:noWrap/>
            <w:hideMark/>
          </w:tcPr>
          <w:p w14:paraId="0C9DFE3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0.018</w:t>
            </w:r>
          </w:p>
        </w:tc>
        <w:tc>
          <w:tcPr>
            <w:tcW w:w="1599" w:type="pct"/>
            <w:noWrap/>
            <w:hideMark/>
          </w:tcPr>
          <w:p w14:paraId="242F1399"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0.047</w:t>
            </w:r>
          </w:p>
        </w:tc>
      </w:tr>
      <w:tr w:rsidR="00F63013" w:rsidRPr="00AF1410" w14:paraId="19011372" w14:textId="77777777" w:rsidTr="00211C9F">
        <w:trPr>
          <w:trHeight w:val="300"/>
        </w:trPr>
        <w:tc>
          <w:tcPr>
            <w:tcW w:w="1940" w:type="pct"/>
            <w:noWrap/>
            <w:hideMark/>
          </w:tcPr>
          <w:p w14:paraId="1A75BB82"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Utilities</w:t>
            </w:r>
          </w:p>
        </w:tc>
        <w:tc>
          <w:tcPr>
            <w:tcW w:w="1461" w:type="pct"/>
            <w:noWrap/>
            <w:hideMark/>
          </w:tcPr>
          <w:p w14:paraId="31A72C9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w:t>
            </w:r>
          </w:p>
        </w:tc>
        <w:tc>
          <w:tcPr>
            <w:tcW w:w="1599" w:type="pct"/>
            <w:noWrap/>
            <w:hideMark/>
          </w:tcPr>
          <w:p w14:paraId="75675A53"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0.033</w:t>
            </w:r>
          </w:p>
        </w:tc>
      </w:tr>
      <w:tr w:rsidR="00F63013" w:rsidRPr="00AF1410" w14:paraId="58EC8DA2" w14:textId="77777777" w:rsidTr="00211C9F">
        <w:trPr>
          <w:trHeight w:val="300"/>
        </w:trPr>
        <w:tc>
          <w:tcPr>
            <w:tcW w:w="1940" w:type="pct"/>
            <w:noWrap/>
            <w:hideMark/>
          </w:tcPr>
          <w:p w14:paraId="5953C877"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Utilities</w:t>
            </w:r>
          </w:p>
        </w:tc>
        <w:tc>
          <w:tcPr>
            <w:tcW w:w="1461" w:type="pct"/>
            <w:noWrap/>
            <w:hideMark/>
          </w:tcPr>
          <w:p w14:paraId="7E3E6514"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0.042</w:t>
            </w:r>
          </w:p>
        </w:tc>
        <w:tc>
          <w:tcPr>
            <w:tcW w:w="1599" w:type="pct"/>
            <w:noWrap/>
            <w:hideMark/>
          </w:tcPr>
          <w:p w14:paraId="3AB8A707"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0.029</w:t>
            </w:r>
          </w:p>
        </w:tc>
      </w:tr>
      <w:tr w:rsidR="00F63013" w:rsidRPr="00AF1410" w14:paraId="29CB5D42" w14:textId="77777777" w:rsidTr="00211C9F">
        <w:trPr>
          <w:trHeight w:val="300"/>
        </w:trPr>
        <w:tc>
          <w:tcPr>
            <w:tcW w:w="1940" w:type="pct"/>
            <w:noWrap/>
            <w:hideMark/>
          </w:tcPr>
          <w:p w14:paraId="060274BE"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Utilities</w:t>
            </w:r>
          </w:p>
        </w:tc>
        <w:tc>
          <w:tcPr>
            <w:tcW w:w="1461" w:type="pct"/>
            <w:noWrap/>
            <w:hideMark/>
          </w:tcPr>
          <w:p w14:paraId="27455E4A"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0.016</w:t>
            </w:r>
          </w:p>
        </w:tc>
        <w:tc>
          <w:tcPr>
            <w:tcW w:w="1599" w:type="pct"/>
            <w:noWrap/>
            <w:hideMark/>
          </w:tcPr>
          <w:p w14:paraId="2B3EF861"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0.028</w:t>
            </w:r>
          </w:p>
        </w:tc>
      </w:tr>
      <w:tr w:rsidR="00F63013" w:rsidRPr="00AF1410" w14:paraId="1C6CE10A" w14:textId="77777777" w:rsidTr="00211C9F">
        <w:trPr>
          <w:trHeight w:val="300"/>
        </w:trPr>
        <w:tc>
          <w:tcPr>
            <w:tcW w:w="1940" w:type="pct"/>
            <w:noWrap/>
            <w:hideMark/>
          </w:tcPr>
          <w:p w14:paraId="79C57368" w14:textId="77777777" w:rsidR="00F63013" w:rsidRPr="00AF1410" w:rsidRDefault="00F63013" w:rsidP="00F63013">
            <w:pPr>
              <w:spacing w:line="240" w:lineRule="auto"/>
              <w:ind w:firstLine="0"/>
              <w:rPr>
                <w:rFonts w:ascii="Calibri" w:eastAsia="Times New Roman" w:hAnsi="Calibri" w:cs="Times New Roman"/>
                <w:color w:val="000000"/>
              </w:rPr>
            </w:pPr>
            <w:r w:rsidRPr="00AF1410">
              <w:rPr>
                <w:rFonts w:ascii="Calibri" w:eastAsia="Times New Roman" w:hAnsi="Calibri" w:cs="Times New Roman"/>
                <w:color w:val="000000"/>
              </w:rPr>
              <w:t>Utilities</w:t>
            </w:r>
          </w:p>
        </w:tc>
        <w:tc>
          <w:tcPr>
            <w:tcW w:w="1461" w:type="pct"/>
            <w:noWrap/>
            <w:hideMark/>
          </w:tcPr>
          <w:p w14:paraId="26E95318"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0.015</w:t>
            </w:r>
          </w:p>
        </w:tc>
        <w:tc>
          <w:tcPr>
            <w:tcW w:w="1599" w:type="pct"/>
            <w:noWrap/>
            <w:hideMark/>
          </w:tcPr>
          <w:p w14:paraId="6025925D" w14:textId="77777777" w:rsidR="00F63013" w:rsidRPr="00AF1410" w:rsidRDefault="00F63013" w:rsidP="00F63013">
            <w:pPr>
              <w:spacing w:line="240" w:lineRule="auto"/>
              <w:ind w:firstLine="0"/>
              <w:jc w:val="right"/>
              <w:rPr>
                <w:rFonts w:ascii="Calibri" w:eastAsia="Times New Roman" w:hAnsi="Calibri" w:cs="Times New Roman"/>
                <w:color w:val="000000"/>
              </w:rPr>
            </w:pPr>
            <w:r w:rsidRPr="00AF1410">
              <w:rPr>
                <w:rFonts w:ascii="Calibri" w:eastAsia="Times New Roman" w:hAnsi="Calibri" w:cs="Times New Roman"/>
                <w:color w:val="000000"/>
              </w:rPr>
              <w:t>0.007</w:t>
            </w:r>
          </w:p>
        </w:tc>
      </w:tr>
    </w:tbl>
    <w:p w14:paraId="1801FBA6" w14:textId="77777777" w:rsidR="00F63013" w:rsidRPr="00F0522A" w:rsidRDefault="00F63013" w:rsidP="00F63013">
      <w:pPr>
        <w:ind w:firstLine="0"/>
      </w:pPr>
    </w:p>
    <w:p w14:paraId="7C75BDD1" w14:textId="77777777" w:rsidR="00B0762E" w:rsidRPr="00F0522A" w:rsidRDefault="00B0762E" w:rsidP="00B0762E"/>
    <w:sectPr w:rsidR="00B0762E" w:rsidRPr="00F0522A" w:rsidSect="0061176C">
      <w:footerReference w:type="default" r:id="rId21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47737" w14:textId="77777777" w:rsidR="008E48AA" w:rsidRDefault="008E48AA" w:rsidP="00FD5E6F">
      <w:r>
        <w:separator/>
      </w:r>
    </w:p>
  </w:endnote>
  <w:endnote w:type="continuationSeparator" w:id="0">
    <w:p w14:paraId="187E013A" w14:textId="77777777" w:rsidR="008E48AA" w:rsidRDefault="008E48AA" w:rsidP="00FD5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B0604020202020204"/>
    <w:charset w:val="00"/>
    <w:family w:val="auto"/>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ourier">
    <w:altName w:val="Courier New"/>
    <w:panose1 w:val="020703090202050204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merican Typewriter">
    <w:panose1 w:val="02090604020004020304"/>
    <w:charset w:val="4D"/>
    <w:family w:val="roman"/>
    <w:pitch w:val="variable"/>
    <w:sig w:usb0="A000006F" w:usb1="00000019" w:usb2="00000000" w:usb3="00000000" w:csb0="00000111" w:csb1="00000000"/>
  </w:font>
  <w:font w:name="Apple Chancery">
    <w:altName w:val="APPLE CHANCERY"/>
    <w:panose1 w:val="03020702040506060504"/>
    <w:charset w:val="B1"/>
    <w:family w:val="script"/>
    <w:pitch w:val="variable"/>
    <w:sig w:usb0="80000867"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8524343"/>
      <w:docPartObj>
        <w:docPartGallery w:val="Page Numbers (Bottom of Page)"/>
        <w:docPartUnique/>
      </w:docPartObj>
    </w:sdtPr>
    <w:sdtEndPr>
      <w:rPr>
        <w:noProof/>
      </w:rPr>
    </w:sdtEndPr>
    <w:sdtContent>
      <w:p w14:paraId="285983AF" w14:textId="77777777" w:rsidR="00A17555" w:rsidRDefault="00A17555" w:rsidP="00DB62EA">
        <w:pPr>
          <w:pStyle w:val="Footer"/>
          <w:ind w:firstLine="0"/>
          <w:jc w:val="center"/>
        </w:pPr>
        <w:r>
          <w:fldChar w:fldCharType="begin"/>
        </w:r>
        <w:r>
          <w:instrText xml:space="preserve"> PAGE   \* MERGEFORMAT </w:instrText>
        </w:r>
        <w:r>
          <w:fldChar w:fldCharType="separate"/>
        </w:r>
        <w:r w:rsidR="00A005AB">
          <w:rPr>
            <w:noProof/>
          </w:rPr>
          <w:t>x</w:t>
        </w:r>
        <w:r>
          <w:rPr>
            <w:noProof/>
          </w:rPr>
          <w:fldChar w:fldCharType="end"/>
        </w:r>
      </w:p>
    </w:sdtContent>
  </w:sdt>
  <w:p w14:paraId="0D1D9690" w14:textId="77777777" w:rsidR="00A17555" w:rsidRPr="0061176C" w:rsidRDefault="00A17555">
    <w:pPr>
      <w:pStyle w:val="Foo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2516334"/>
      <w:docPartObj>
        <w:docPartGallery w:val="Page Numbers (Bottom of Page)"/>
        <w:docPartUnique/>
      </w:docPartObj>
    </w:sdtPr>
    <w:sdtEndPr>
      <w:rPr>
        <w:noProof/>
      </w:rPr>
    </w:sdtEndPr>
    <w:sdtContent>
      <w:p w14:paraId="1921FF14" w14:textId="77777777" w:rsidR="00A17555" w:rsidRDefault="00A17555" w:rsidP="00AF5DCA">
        <w:pPr>
          <w:pStyle w:val="Footer"/>
          <w:ind w:firstLine="0"/>
          <w:jc w:val="center"/>
        </w:pPr>
        <w:r>
          <w:fldChar w:fldCharType="begin"/>
        </w:r>
        <w:r>
          <w:instrText xml:space="preserve"> PAGE   \* MERGEFORMAT </w:instrText>
        </w:r>
        <w:r>
          <w:fldChar w:fldCharType="separate"/>
        </w:r>
        <w:r w:rsidR="00A005AB">
          <w:rPr>
            <w:noProof/>
          </w:rPr>
          <w:t>55</w:t>
        </w:r>
        <w:r>
          <w:rPr>
            <w:noProof/>
          </w:rPr>
          <w:fldChar w:fldCharType="end"/>
        </w:r>
      </w:p>
    </w:sdtContent>
  </w:sdt>
  <w:p w14:paraId="484359F0" w14:textId="77777777" w:rsidR="00A17555" w:rsidRPr="0061176C" w:rsidRDefault="00A17555">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E6623" w14:textId="77777777" w:rsidR="008E48AA" w:rsidRDefault="008E48AA" w:rsidP="00FD5E6F">
      <w:r>
        <w:separator/>
      </w:r>
    </w:p>
  </w:footnote>
  <w:footnote w:type="continuationSeparator" w:id="0">
    <w:p w14:paraId="5E7F360E" w14:textId="77777777" w:rsidR="008E48AA" w:rsidRDefault="008E48AA" w:rsidP="00FD5E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121039"/>
    <w:multiLevelType w:val="hybridMultilevel"/>
    <w:tmpl w:val="1432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7A2922"/>
    <w:multiLevelType w:val="hybridMultilevel"/>
    <w:tmpl w:val="782A5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3830364">
    <w:abstractNumId w:val="1"/>
  </w:num>
  <w:num w:numId="2" w16cid:durableId="1069961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embedSystemFonts/>
  <w:proofState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D15"/>
    <w:rsid w:val="00010F48"/>
    <w:rsid w:val="00081E34"/>
    <w:rsid w:val="00145661"/>
    <w:rsid w:val="001743AE"/>
    <w:rsid w:val="0018580E"/>
    <w:rsid w:val="00197545"/>
    <w:rsid w:val="001A654B"/>
    <w:rsid w:val="001B15A6"/>
    <w:rsid w:val="001B3146"/>
    <w:rsid w:val="001C436E"/>
    <w:rsid w:val="001C5E55"/>
    <w:rsid w:val="001E485D"/>
    <w:rsid w:val="001F2B54"/>
    <w:rsid w:val="00211BF9"/>
    <w:rsid w:val="00211C9F"/>
    <w:rsid w:val="00265F34"/>
    <w:rsid w:val="00294B55"/>
    <w:rsid w:val="002B0F7C"/>
    <w:rsid w:val="00337F38"/>
    <w:rsid w:val="00350107"/>
    <w:rsid w:val="003A7EC1"/>
    <w:rsid w:val="003F7F1E"/>
    <w:rsid w:val="004170C2"/>
    <w:rsid w:val="00430093"/>
    <w:rsid w:val="004331A6"/>
    <w:rsid w:val="004526A7"/>
    <w:rsid w:val="004952EE"/>
    <w:rsid w:val="004B23FA"/>
    <w:rsid w:val="005128B6"/>
    <w:rsid w:val="00531A17"/>
    <w:rsid w:val="005C5AC8"/>
    <w:rsid w:val="005D6619"/>
    <w:rsid w:val="005E6C4B"/>
    <w:rsid w:val="005F74D3"/>
    <w:rsid w:val="00605415"/>
    <w:rsid w:val="0061176C"/>
    <w:rsid w:val="0061726B"/>
    <w:rsid w:val="00674238"/>
    <w:rsid w:val="00690875"/>
    <w:rsid w:val="006E0971"/>
    <w:rsid w:val="006F2684"/>
    <w:rsid w:val="0070140A"/>
    <w:rsid w:val="00737FD2"/>
    <w:rsid w:val="00751A8E"/>
    <w:rsid w:val="00752A1B"/>
    <w:rsid w:val="00761239"/>
    <w:rsid w:val="007C41B6"/>
    <w:rsid w:val="007E5EEE"/>
    <w:rsid w:val="00835BDF"/>
    <w:rsid w:val="0086201D"/>
    <w:rsid w:val="008B114E"/>
    <w:rsid w:val="008B6C42"/>
    <w:rsid w:val="008E48AA"/>
    <w:rsid w:val="008F2D15"/>
    <w:rsid w:val="008F7BC4"/>
    <w:rsid w:val="00917876"/>
    <w:rsid w:val="00934FBD"/>
    <w:rsid w:val="00937716"/>
    <w:rsid w:val="00945D92"/>
    <w:rsid w:val="00962D5D"/>
    <w:rsid w:val="009630A6"/>
    <w:rsid w:val="00963A90"/>
    <w:rsid w:val="00A005AB"/>
    <w:rsid w:val="00A014A5"/>
    <w:rsid w:val="00A17555"/>
    <w:rsid w:val="00A93688"/>
    <w:rsid w:val="00AD4D1E"/>
    <w:rsid w:val="00AF5DCA"/>
    <w:rsid w:val="00B065F2"/>
    <w:rsid w:val="00B0762E"/>
    <w:rsid w:val="00B10B32"/>
    <w:rsid w:val="00B94E6A"/>
    <w:rsid w:val="00B97F66"/>
    <w:rsid w:val="00BB6468"/>
    <w:rsid w:val="00BD0BC1"/>
    <w:rsid w:val="00C06596"/>
    <w:rsid w:val="00C55BCE"/>
    <w:rsid w:val="00C55E99"/>
    <w:rsid w:val="00C64C2B"/>
    <w:rsid w:val="00C65073"/>
    <w:rsid w:val="00C92693"/>
    <w:rsid w:val="00CA06A3"/>
    <w:rsid w:val="00CA3C28"/>
    <w:rsid w:val="00CD0E1D"/>
    <w:rsid w:val="00D02D73"/>
    <w:rsid w:val="00D6430E"/>
    <w:rsid w:val="00D7456A"/>
    <w:rsid w:val="00D94D2B"/>
    <w:rsid w:val="00DB62EA"/>
    <w:rsid w:val="00DE387F"/>
    <w:rsid w:val="00E01460"/>
    <w:rsid w:val="00E06BAF"/>
    <w:rsid w:val="00E40ACD"/>
    <w:rsid w:val="00E50D0E"/>
    <w:rsid w:val="00E51072"/>
    <w:rsid w:val="00E537DE"/>
    <w:rsid w:val="00EA3542"/>
    <w:rsid w:val="00EE360F"/>
    <w:rsid w:val="00F0522A"/>
    <w:rsid w:val="00F314A9"/>
    <w:rsid w:val="00F63013"/>
    <w:rsid w:val="00F74AC8"/>
    <w:rsid w:val="00F87BE0"/>
    <w:rsid w:val="00FA0F4A"/>
    <w:rsid w:val="00FB5444"/>
    <w:rsid w:val="00FB7754"/>
    <w:rsid w:val="00FD5E6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2C80AB"/>
  <w15:docId w15:val="{9465F2FB-CFE2-EF42-BAEA-DFECBDB8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F38"/>
    <w:pPr>
      <w:spacing w:line="480" w:lineRule="auto"/>
      <w:ind w:firstLine="720"/>
    </w:pPr>
    <w:rPr>
      <w:rFonts w:ascii="Times New Roman" w:hAnsi="Times New Roman"/>
    </w:rPr>
  </w:style>
  <w:style w:type="paragraph" w:styleId="Heading1">
    <w:name w:val="heading 1"/>
    <w:basedOn w:val="Normal"/>
    <w:next w:val="Normal"/>
    <w:link w:val="Heading1Char"/>
    <w:uiPriority w:val="9"/>
    <w:qFormat/>
    <w:rsid w:val="00DB62EA"/>
    <w:pPr>
      <w:keepNext/>
      <w:keepLines/>
      <w:spacing w:before="480"/>
      <w:ind w:firstLine="0"/>
      <w:jc w:val="center"/>
      <w:outlineLvl w:val="0"/>
    </w:pPr>
    <w:rPr>
      <w:rFonts w:eastAsiaTheme="majorEastAsia" w:cs="Times New Roman"/>
      <w:b/>
      <w:bCs/>
      <w:color w:val="000000" w:themeColor="text1"/>
    </w:rPr>
  </w:style>
  <w:style w:type="paragraph" w:styleId="Heading2">
    <w:name w:val="heading 2"/>
    <w:basedOn w:val="Normal"/>
    <w:next w:val="Normal"/>
    <w:link w:val="Heading2Char"/>
    <w:uiPriority w:val="9"/>
    <w:unhideWhenUsed/>
    <w:qFormat/>
    <w:rsid w:val="00DB62EA"/>
    <w:pPr>
      <w:keepNext/>
      <w:keepLines/>
      <w:spacing w:before="200"/>
      <w:ind w:firstLine="0"/>
      <w:jc w:val="center"/>
      <w:outlineLvl w:val="1"/>
    </w:pPr>
    <w:rPr>
      <w:rFonts w:eastAsiaTheme="majorEastAsia" w:cs="Times New Roman"/>
      <w:b/>
      <w:bCs/>
      <w:color w:val="000000" w:themeColor="text1"/>
    </w:rPr>
  </w:style>
  <w:style w:type="paragraph" w:styleId="Heading3">
    <w:name w:val="heading 3"/>
    <w:basedOn w:val="Heading4"/>
    <w:next w:val="Normal"/>
    <w:link w:val="Heading3Char"/>
    <w:uiPriority w:val="9"/>
    <w:unhideWhenUsed/>
    <w:qFormat/>
    <w:rsid w:val="00E537DE"/>
    <w:pPr>
      <w:ind w:firstLine="0"/>
      <w:outlineLvl w:val="2"/>
    </w:pPr>
    <w:rPr>
      <w:rFonts w:ascii="Times New Roman" w:hAnsi="Times New Roman" w:cs="Times New Roman"/>
      <w:b w:val="0"/>
      <w:i w:val="0"/>
      <w:color w:val="000000" w:themeColor="text1"/>
    </w:rPr>
  </w:style>
  <w:style w:type="paragraph" w:styleId="Heading4">
    <w:name w:val="heading 4"/>
    <w:basedOn w:val="Normal"/>
    <w:next w:val="Normal"/>
    <w:link w:val="Heading4Char"/>
    <w:uiPriority w:val="9"/>
    <w:semiHidden/>
    <w:unhideWhenUsed/>
    <w:qFormat/>
    <w:rsid w:val="001C436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E6F"/>
    <w:pPr>
      <w:tabs>
        <w:tab w:val="center" w:pos="4680"/>
        <w:tab w:val="right" w:pos="9360"/>
      </w:tabs>
    </w:pPr>
  </w:style>
  <w:style w:type="character" w:customStyle="1" w:styleId="HeaderChar">
    <w:name w:val="Header Char"/>
    <w:basedOn w:val="DefaultParagraphFont"/>
    <w:link w:val="Header"/>
    <w:uiPriority w:val="99"/>
    <w:rsid w:val="00FD5E6F"/>
  </w:style>
  <w:style w:type="paragraph" w:styleId="Footer">
    <w:name w:val="footer"/>
    <w:basedOn w:val="Normal"/>
    <w:link w:val="FooterChar"/>
    <w:uiPriority w:val="99"/>
    <w:unhideWhenUsed/>
    <w:rsid w:val="00FD5E6F"/>
    <w:pPr>
      <w:tabs>
        <w:tab w:val="center" w:pos="4680"/>
        <w:tab w:val="right" w:pos="9360"/>
      </w:tabs>
    </w:pPr>
  </w:style>
  <w:style w:type="character" w:customStyle="1" w:styleId="FooterChar">
    <w:name w:val="Footer Char"/>
    <w:basedOn w:val="DefaultParagraphFont"/>
    <w:link w:val="Footer"/>
    <w:uiPriority w:val="99"/>
    <w:rsid w:val="00FD5E6F"/>
  </w:style>
  <w:style w:type="character" w:styleId="Emphasis">
    <w:name w:val="Emphasis"/>
    <w:basedOn w:val="DefaultParagraphFont"/>
    <w:uiPriority w:val="20"/>
    <w:qFormat/>
    <w:rsid w:val="00F74AC8"/>
    <w:rPr>
      <w:i/>
      <w:iCs/>
    </w:rPr>
  </w:style>
  <w:style w:type="paragraph" w:styleId="BalloonText">
    <w:name w:val="Balloon Text"/>
    <w:basedOn w:val="Normal"/>
    <w:link w:val="BalloonTextChar"/>
    <w:uiPriority w:val="99"/>
    <w:semiHidden/>
    <w:unhideWhenUsed/>
    <w:rsid w:val="001C5E55"/>
    <w:rPr>
      <w:rFonts w:ascii="Tahoma" w:hAnsi="Tahoma" w:cs="Tahoma"/>
      <w:sz w:val="16"/>
      <w:szCs w:val="16"/>
    </w:rPr>
  </w:style>
  <w:style w:type="character" w:customStyle="1" w:styleId="BalloonTextChar">
    <w:name w:val="Balloon Text Char"/>
    <w:basedOn w:val="DefaultParagraphFont"/>
    <w:link w:val="BalloonText"/>
    <w:uiPriority w:val="99"/>
    <w:semiHidden/>
    <w:rsid w:val="001C5E55"/>
    <w:rPr>
      <w:rFonts w:ascii="Tahoma" w:hAnsi="Tahoma" w:cs="Tahoma"/>
      <w:sz w:val="16"/>
      <w:szCs w:val="16"/>
    </w:rPr>
  </w:style>
  <w:style w:type="paragraph" w:customStyle="1" w:styleId="CTUTitleCAPS">
    <w:name w:val="CTU Title CAPS"/>
    <w:basedOn w:val="Normal"/>
    <w:qFormat/>
    <w:rsid w:val="00945D92"/>
    <w:pPr>
      <w:spacing w:line="240" w:lineRule="auto"/>
      <w:ind w:firstLine="0"/>
      <w:jc w:val="center"/>
    </w:pPr>
    <w:rPr>
      <w:b/>
      <w:caps/>
    </w:rPr>
  </w:style>
  <w:style w:type="paragraph" w:customStyle="1" w:styleId="CTUTitle">
    <w:name w:val="CTU Title"/>
    <w:basedOn w:val="CTUTitleCAPS"/>
    <w:qFormat/>
    <w:rsid w:val="00945D92"/>
    <w:rPr>
      <w:b w:val="0"/>
      <w:caps w:val="0"/>
    </w:rPr>
  </w:style>
  <w:style w:type="paragraph" w:customStyle="1" w:styleId="CTUAbstract">
    <w:name w:val="CTU Abstract"/>
    <w:basedOn w:val="Normal"/>
    <w:qFormat/>
    <w:rsid w:val="005128B6"/>
    <w:pPr>
      <w:ind w:firstLine="0"/>
    </w:pPr>
    <w:rPr>
      <w:rFonts w:cs="Times New Roman"/>
    </w:rPr>
  </w:style>
  <w:style w:type="paragraph" w:customStyle="1" w:styleId="CTULevel1">
    <w:name w:val="CTU Level 1"/>
    <w:basedOn w:val="Normal"/>
    <w:next w:val="Normal"/>
    <w:qFormat/>
    <w:rsid w:val="00337F38"/>
    <w:pPr>
      <w:keepNext/>
      <w:spacing w:after="240" w:line="240" w:lineRule="auto"/>
      <w:ind w:firstLine="0"/>
      <w:jc w:val="center"/>
    </w:pPr>
    <w:rPr>
      <w:b/>
    </w:rPr>
  </w:style>
  <w:style w:type="paragraph" w:customStyle="1" w:styleId="CTULevel0">
    <w:name w:val="CTU Level 0"/>
    <w:basedOn w:val="Normal"/>
    <w:qFormat/>
    <w:rsid w:val="00CA3C28"/>
    <w:pPr>
      <w:spacing w:before="960" w:after="240" w:line="240" w:lineRule="auto"/>
      <w:ind w:firstLine="0"/>
      <w:jc w:val="center"/>
    </w:pPr>
    <w:rPr>
      <w:rFonts w:cs="Times New Roman"/>
      <w:b/>
      <w:caps/>
    </w:rPr>
  </w:style>
  <w:style w:type="paragraph" w:customStyle="1" w:styleId="CTULevel2">
    <w:name w:val="CTU Level 2"/>
    <w:basedOn w:val="Normal"/>
    <w:next w:val="Normal"/>
    <w:qFormat/>
    <w:rsid w:val="00C65073"/>
    <w:pPr>
      <w:keepNext/>
      <w:spacing w:after="240" w:line="240" w:lineRule="auto"/>
      <w:ind w:firstLine="0"/>
    </w:pPr>
    <w:rPr>
      <w:rFonts w:cs="Times New Roman"/>
      <w:b/>
    </w:rPr>
  </w:style>
  <w:style w:type="character" w:customStyle="1" w:styleId="Heading2Char">
    <w:name w:val="Heading 2 Char"/>
    <w:basedOn w:val="DefaultParagraphFont"/>
    <w:link w:val="Heading2"/>
    <w:uiPriority w:val="9"/>
    <w:rsid w:val="00DB62EA"/>
    <w:rPr>
      <w:rFonts w:ascii="Times New Roman" w:eastAsiaTheme="majorEastAsia" w:hAnsi="Times New Roman" w:cs="Times New Roman"/>
      <w:b/>
      <w:bCs/>
      <w:color w:val="000000" w:themeColor="text1"/>
    </w:rPr>
  </w:style>
  <w:style w:type="paragraph" w:customStyle="1" w:styleId="CTUReference">
    <w:name w:val="CTU Reference"/>
    <w:basedOn w:val="Normal"/>
    <w:qFormat/>
    <w:rsid w:val="00B0762E"/>
    <w:pPr>
      <w:ind w:left="720" w:hanging="720"/>
    </w:pPr>
    <w:rPr>
      <w:rFonts w:cs="Times New Roman"/>
    </w:rPr>
  </w:style>
  <w:style w:type="character" w:customStyle="1" w:styleId="Heading1Char">
    <w:name w:val="Heading 1 Char"/>
    <w:basedOn w:val="DefaultParagraphFont"/>
    <w:link w:val="Heading1"/>
    <w:uiPriority w:val="9"/>
    <w:rsid w:val="00DB62EA"/>
    <w:rPr>
      <w:rFonts w:ascii="Times New Roman" w:eastAsiaTheme="majorEastAsia" w:hAnsi="Times New Roman" w:cs="Times New Roman"/>
      <w:b/>
      <w:bCs/>
      <w:color w:val="000000" w:themeColor="text1"/>
    </w:rPr>
  </w:style>
  <w:style w:type="paragraph" w:styleId="TOCHeading">
    <w:name w:val="TOC Heading"/>
    <w:basedOn w:val="Heading1"/>
    <w:next w:val="Normal"/>
    <w:uiPriority w:val="39"/>
    <w:unhideWhenUsed/>
    <w:qFormat/>
    <w:rsid w:val="008B114E"/>
    <w:pPr>
      <w:spacing w:line="276" w:lineRule="auto"/>
      <w:outlineLvl w:val="9"/>
    </w:pPr>
    <w:rPr>
      <w:lang w:eastAsia="ja-JP"/>
    </w:rPr>
  </w:style>
  <w:style w:type="paragraph" w:styleId="TOC2">
    <w:name w:val="toc 2"/>
    <w:basedOn w:val="Normal"/>
    <w:next w:val="Normal"/>
    <w:autoRedefine/>
    <w:uiPriority w:val="39"/>
    <w:unhideWhenUsed/>
    <w:rsid w:val="008B114E"/>
    <w:pPr>
      <w:spacing w:after="100"/>
      <w:ind w:left="240"/>
    </w:pPr>
  </w:style>
  <w:style w:type="paragraph" w:styleId="TOC1">
    <w:name w:val="toc 1"/>
    <w:basedOn w:val="Normal"/>
    <w:next w:val="Normal"/>
    <w:autoRedefine/>
    <w:uiPriority w:val="39"/>
    <w:unhideWhenUsed/>
    <w:rsid w:val="001B3146"/>
    <w:pPr>
      <w:tabs>
        <w:tab w:val="right" w:leader="dot" w:pos="8630"/>
      </w:tabs>
      <w:spacing w:after="100"/>
      <w:ind w:firstLine="0"/>
    </w:pPr>
  </w:style>
  <w:style w:type="paragraph" w:styleId="TOC3">
    <w:name w:val="toc 3"/>
    <w:basedOn w:val="Normal"/>
    <w:next w:val="Normal"/>
    <w:autoRedefine/>
    <w:uiPriority w:val="39"/>
    <w:unhideWhenUsed/>
    <w:rsid w:val="004952EE"/>
    <w:pPr>
      <w:tabs>
        <w:tab w:val="right" w:leader="dot" w:pos="8630"/>
      </w:tabs>
      <w:spacing w:after="100"/>
      <w:ind w:firstLine="0"/>
    </w:pPr>
    <w:rPr>
      <w:noProof/>
    </w:rPr>
  </w:style>
  <w:style w:type="character" w:styleId="Hyperlink">
    <w:name w:val="Hyperlink"/>
    <w:basedOn w:val="DefaultParagraphFont"/>
    <w:uiPriority w:val="99"/>
    <w:unhideWhenUsed/>
    <w:rsid w:val="008B114E"/>
    <w:rPr>
      <w:color w:val="0000FF" w:themeColor="hyperlink"/>
      <w:u w:val="single"/>
    </w:rPr>
  </w:style>
  <w:style w:type="paragraph" w:customStyle="1" w:styleId="Normal1">
    <w:name w:val="Normal1"/>
    <w:rsid w:val="00DB62EA"/>
    <w:pPr>
      <w:spacing w:line="276" w:lineRule="auto"/>
    </w:pPr>
    <w:rPr>
      <w:rFonts w:ascii="Arial" w:eastAsia="Arial" w:hAnsi="Arial" w:cs="Arial"/>
      <w:color w:val="000000"/>
      <w:sz w:val="22"/>
      <w:lang w:eastAsia="ja-JP"/>
    </w:rPr>
  </w:style>
  <w:style w:type="character" w:styleId="CommentReference">
    <w:name w:val="annotation reference"/>
    <w:basedOn w:val="DefaultParagraphFont"/>
    <w:uiPriority w:val="99"/>
    <w:semiHidden/>
    <w:unhideWhenUsed/>
    <w:rsid w:val="00DB62EA"/>
    <w:rPr>
      <w:sz w:val="16"/>
      <w:szCs w:val="16"/>
    </w:rPr>
  </w:style>
  <w:style w:type="paragraph" w:styleId="CommentText">
    <w:name w:val="annotation text"/>
    <w:basedOn w:val="Normal"/>
    <w:link w:val="CommentTextChar"/>
    <w:uiPriority w:val="99"/>
    <w:semiHidden/>
    <w:unhideWhenUsed/>
    <w:rsid w:val="00DB62EA"/>
    <w:pPr>
      <w:spacing w:line="240" w:lineRule="auto"/>
    </w:pPr>
    <w:rPr>
      <w:sz w:val="20"/>
      <w:szCs w:val="20"/>
    </w:rPr>
  </w:style>
  <w:style w:type="character" w:customStyle="1" w:styleId="CommentTextChar">
    <w:name w:val="Comment Text Char"/>
    <w:basedOn w:val="DefaultParagraphFont"/>
    <w:link w:val="CommentText"/>
    <w:uiPriority w:val="99"/>
    <w:semiHidden/>
    <w:rsid w:val="00DB62EA"/>
    <w:rPr>
      <w:rFonts w:ascii="Times New Roman" w:hAnsi="Times New Roman"/>
      <w:sz w:val="20"/>
      <w:szCs w:val="20"/>
    </w:rPr>
  </w:style>
  <w:style w:type="character" w:customStyle="1" w:styleId="a1">
    <w:name w:val="a1"/>
    <w:basedOn w:val="DefaultParagraphFont"/>
    <w:rsid w:val="00DB62EA"/>
    <w:rPr>
      <w:rFonts w:ascii="Times New Roman" w:hAnsi="Times New Roman" w:cs="Times New Roman" w:hint="default"/>
      <w:b w:val="0"/>
      <w:bCs w:val="0"/>
      <w:i w:val="0"/>
      <w:iCs w:val="0"/>
      <w:bdr w:val="none" w:sz="0" w:space="0" w:color="auto" w:frame="1"/>
    </w:rPr>
  </w:style>
  <w:style w:type="character" w:customStyle="1" w:styleId="Heading3Char">
    <w:name w:val="Heading 3 Char"/>
    <w:basedOn w:val="DefaultParagraphFont"/>
    <w:link w:val="Heading3"/>
    <w:uiPriority w:val="9"/>
    <w:rsid w:val="00E537DE"/>
    <w:rPr>
      <w:rFonts w:ascii="Times New Roman" w:eastAsiaTheme="majorEastAsia" w:hAnsi="Times New Roman" w:cs="Times New Roman"/>
      <w:bCs/>
      <w:iCs/>
      <w:color w:val="000000" w:themeColor="text1"/>
    </w:rPr>
  </w:style>
  <w:style w:type="character" w:customStyle="1" w:styleId="Heading4Char">
    <w:name w:val="Heading 4 Char"/>
    <w:basedOn w:val="DefaultParagraphFont"/>
    <w:link w:val="Heading4"/>
    <w:uiPriority w:val="9"/>
    <w:rsid w:val="001C436E"/>
    <w:rPr>
      <w:rFonts w:asciiTheme="majorHAnsi" w:eastAsiaTheme="majorEastAsia" w:hAnsiTheme="majorHAnsi" w:cstheme="majorBidi"/>
      <w:b/>
      <w:bCs/>
      <w:i/>
      <w:iCs/>
      <w:color w:val="4F81BD" w:themeColor="accent1"/>
    </w:rPr>
  </w:style>
  <w:style w:type="table" w:styleId="TableGrid">
    <w:name w:val="Table Grid"/>
    <w:basedOn w:val="TableNormal"/>
    <w:uiPriority w:val="1"/>
    <w:rsid w:val="001C436E"/>
    <w:rPr>
      <w:rFonts w:eastAsiaTheme="minorEastAsia"/>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1C436E"/>
    <w:rPr>
      <w:b/>
      <w:bCs/>
    </w:rPr>
  </w:style>
  <w:style w:type="paragraph" w:customStyle="1" w:styleId="Default">
    <w:name w:val="Default"/>
    <w:rsid w:val="001C436E"/>
    <w:pPr>
      <w:autoSpaceDE w:val="0"/>
      <w:autoSpaceDN w:val="0"/>
      <w:adjustRightInd w:val="0"/>
    </w:pPr>
    <w:rPr>
      <w:rFonts w:ascii="Times New Roman" w:hAnsi="Times New Roman" w:cs="Times New Roman"/>
      <w:color w:val="000000"/>
    </w:rPr>
  </w:style>
  <w:style w:type="character" w:customStyle="1" w:styleId="caps">
    <w:name w:val="caps"/>
    <w:basedOn w:val="DefaultParagraphFont"/>
    <w:rsid w:val="001C436E"/>
  </w:style>
  <w:style w:type="paragraph" w:styleId="FootnoteText">
    <w:name w:val="footnote text"/>
    <w:basedOn w:val="Normal"/>
    <w:link w:val="FootnoteTextChar"/>
    <w:uiPriority w:val="99"/>
    <w:unhideWhenUsed/>
    <w:rsid w:val="001C436E"/>
    <w:pPr>
      <w:spacing w:line="240" w:lineRule="auto"/>
    </w:pPr>
  </w:style>
  <w:style w:type="character" w:customStyle="1" w:styleId="FootnoteTextChar">
    <w:name w:val="Footnote Text Char"/>
    <w:basedOn w:val="DefaultParagraphFont"/>
    <w:link w:val="FootnoteText"/>
    <w:uiPriority w:val="99"/>
    <w:rsid w:val="001C436E"/>
    <w:rPr>
      <w:rFonts w:ascii="Times New Roman" w:hAnsi="Times New Roman"/>
    </w:rPr>
  </w:style>
  <w:style w:type="character" w:styleId="FootnoteReference">
    <w:name w:val="footnote reference"/>
    <w:basedOn w:val="DefaultParagraphFont"/>
    <w:uiPriority w:val="99"/>
    <w:unhideWhenUsed/>
    <w:rsid w:val="001C436E"/>
    <w:rPr>
      <w:vertAlign w:val="superscript"/>
    </w:rPr>
  </w:style>
  <w:style w:type="paragraph" w:styleId="ListParagraph">
    <w:name w:val="List Paragraph"/>
    <w:basedOn w:val="Normal"/>
    <w:uiPriority w:val="34"/>
    <w:qFormat/>
    <w:rsid w:val="003A7EC1"/>
    <w:pPr>
      <w:spacing w:line="240" w:lineRule="auto"/>
      <w:ind w:left="720" w:firstLine="0"/>
      <w:contextualSpacing/>
    </w:pPr>
    <w:rPr>
      <w:rFonts w:ascii="Times" w:eastAsiaTheme="minorEastAsia" w:hAnsi="Times"/>
      <w:sz w:val="20"/>
      <w:szCs w:val="20"/>
    </w:rPr>
  </w:style>
  <w:style w:type="paragraph" w:styleId="NormalWeb">
    <w:name w:val="Normal (Web)"/>
    <w:basedOn w:val="Normal"/>
    <w:uiPriority w:val="99"/>
    <w:unhideWhenUsed/>
    <w:rsid w:val="003A7EC1"/>
    <w:pPr>
      <w:spacing w:before="100" w:beforeAutospacing="1" w:after="100" w:afterAutospacing="1" w:line="240" w:lineRule="auto"/>
      <w:ind w:firstLine="0"/>
    </w:pPr>
    <w:rPr>
      <w:rFonts w:ascii="Times" w:hAnsi="Times" w:cs="Times New Roman"/>
      <w:sz w:val="20"/>
      <w:szCs w:val="20"/>
    </w:rPr>
  </w:style>
  <w:style w:type="paragraph" w:styleId="DocumentMap">
    <w:name w:val="Document Map"/>
    <w:basedOn w:val="Normal"/>
    <w:link w:val="DocumentMapChar"/>
    <w:uiPriority w:val="99"/>
    <w:semiHidden/>
    <w:unhideWhenUsed/>
    <w:rsid w:val="003A7EC1"/>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3A7EC1"/>
    <w:rPr>
      <w:rFonts w:ascii="Lucida Grande" w:hAnsi="Lucida Grande" w:cs="Lucida Grande"/>
    </w:rPr>
  </w:style>
  <w:style w:type="character" w:customStyle="1" w:styleId="reference-text">
    <w:name w:val="reference-text"/>
    <w:basedOn w:val="DefaultParagraphFont"/>
    <w:rsid w:val="00D7456A"/>
  </w:style>
  <w:style w:type="paragraph" w:styleId="HTMLPreformatted">
    <w:name w:val="HTML Preformatted"/>
    <w:basedOn w:val="Normal"/>
    <w:link w:val="HTMLPreformattedChar"/>
    <w:uiPriority w:val="99"/>
    <w:unhideWhenUsed/>
    <w:rsid w:val="00D74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D7456A"/>
    <w:rPr>
      <w:rFonts w:ascii="Courier" w:hAnsi="Courier" w:cs="Courier"/>
      <w:sz w:val="20"/>
      <w:szCs w:val="20"/>
    </w:rPr>
  </w:style>
  <w:style w:type="table" w:styleId="LightShading">
    <w:name w:val="Light Shading"/>
    <w:basedOn w:val="TableNormal"/>
    <w:uiPriority w:val="60"/>
    <w:rsid w:val="00AD4D1E"/>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339025">
      <w:bodyDiv w:val="1"/>
      <w:marLeft w:val="0"/>
      <w:marRight w:val="0"/>
      <w:marTop w:val="0"/>
      <w:marBottom w:val="0"/>
      <w:divBdr>
        <w:top w:val="none" w:sz="0" w:space="0" w:color="auto"/>
        <w:left w:val="none" w:sz="0" w:space="0" w:color="auto"/>
        <w:bottom w:val="none" w:sz="0" w:space="0" w:color="auto"/>
        <w:right w:val="none" w:sz="0" w:space="0" w:color="auto"/>
      </w:divBdr>
      <w:divsChild>
        <w:div w:id="850602401">
          <w:marLeft w:val="0"/>
          <w:marRight w:val="0"/>
          <w:marTop w:val="0"/>
          <w:marBottom w:val="0"/>
          <w:divBdr>
            <w:top w:val="none" w:sz="0" w:space="0" w:color="auto"/>
            <w:left w:val="none" w:sz="0" w:space="0" w:color="auto"/>
            <w:bottom w:val="none" w:sz="0" w:space="0" w:color="auto"/>
            <w:right w:val="none" w:sz="0" w:space="0" w:color="auto"/>
          </w:divBdr>
          <w:divsChild>
            <w:div w:id="1321234668">
              <w:marLeft w:val="0"/>
              <w:marRight w:val="0"/>
              <w:marTop w:val="0"/>
              <w:marBottom w:val="0"/>
              <w:divBdr>
                <w:top w:val="none" w:sz="0" w:space="0" w:color="auto"/>
                <w:left w:val="none" w:sz="0" w:space="0" w:color="auto"/>
                <w:bottom w:val="none" w:sz="0" w:space="0" w:color="auto"/>
                <w:right w:val="none" w:sz="0" w:space="0" w:color="auto"/>
              </w:divBdr>
              <w:divsChild>
                <w:div w:id="1229536142">
                  <w:marLeft w:val="0"/>
                  <w:marRight w:val="0"/>
                  <w:marTop w:val="0"/>
                  <w:marBottom w:val="450"/>
                  <w:divBdr>
                    <w:top w:val="none" w:sz="0" w:space="0" w:color="auto"/>
                    <w:left w:val="none" w:sz="0" w:space="0" w:color="auto"/>
                    <w:bottom w:val="none" w:sz="0" w:space="0" w:color="auto"/>
                    <w:right w:val="none" w:sz="0" w:space="0" w:color="auto"/>
                  </w:divBdr>
                  <w:divsChild>
                    <w:div w:id="1535921062">
                      <w:marLeft w:val="0"/>
                      <w:marRight w:val="0"/>
                      <w:marTop w:val="0"/>
                      <w:marBottom w:val="0"/>
                      <w:divBdr>
                        <w:top w:val="none" w:sz="0" w:space="0" w:color="auto"/>
                        <w:left w:val="none" w:sz="0" w:space="0" w:color="auto"/>
                        <w:bottom w:val="none" w:sz="0" w:space="0" w:color="auto"/>
                        <w:right w:val="single" w:sz="6" w:space="11" w:color="E3E3E3"/>
                      </w:divBdr>
                      <w:divsChild>
                        <w:div w:id="19527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934152">
      <w:bodyDiv w:val="1"/>
      <w:marLeft w:val="0"/>
      <w:marRight w:val="0"/>
      <w:marTop w:val="0"/>
      <w:marBottom w:val="0"/>
      <w:divBdr>
        <w:top w:val="single" w:sz="24" w:space="0" w:color="FF3300"/>
        <w:left w:val="none" w:sz="0" w:space="0" w:color="auto"/>
        <w:bottom w:val="none" w:sz="0" w:space="0" w:color="auto"/>
        <w:right w:val="none" w:sz="0" w:space="0" w:color="auto"/>
      </w:divBdr>
      <w:divsChild>
        <w:div w:id="160583950">
          <w:marLeft w:val="0"/>
          <w:marRight w:val="0"/>
          <w:marTop w:val="0"/>
          <w:marBottom w:val="180"/>
          <w:divBdr>
            <w:top w:val="none" w:sz="0" w:space="0" w:color="auto"/>
            <w:left w:val="none" w:sz="0" w:space="0" w:color="auto"/>
            <w:bottom w:val="none" w:sz="0" w:space="0" w:color="auto"/>
            <w:right w:val="none" w:sz="0" w:space="0" w:color="auto"/>
          </w:divBdr>
          <w:divsChild>
            <w:div w:id="822088889">
              <w:marLeft w:val="0"/>
              <w:marRight w:val="0"/>
              <w:marTop w:val="0"/>
              <w:marBottom w:val="0"/>
              <w:divBdr>
                <w:top w:val="none" w:sz="0" w:space="0" w:color="auto"/>
                <w:left w:val="none" w:sz="0" w:space="0" w:color="auto"/>
                <w:bottom w:val="none" w:sz="0" w:space="0" w:color="auto"/>
                <w:right w:val="none" w:sz="0" w:space="0" w:color="auto"/>
              </w:divBdr>
              <w:divsChild>
                <w:div w:id="1341008069">
                  <w:marLeft w:val="0"/>
                  <w:marRight w:val="0"/>
                  <w:marTop w:val="0"/>
                  <w:marBottom w:val="0"/>
                  <w:divBdr>
                    <w:top w:val="none" w:sz="0" w:space="0" w:color="auto"/>
                    <w:left w:val="none" w:sz="0" w:space="0" w:color="auto"/>
                    <w:bottom w:val="none" w:sz="0" w:space="0" w:color="auto"/>
                    <w:right w:val="none" w:sz="0" w:space="0" w:color="auto"/>
                  </w:divBdr>
                  <w:divsChild>
                    <w:div w:id="796147248">
                      <w:marLeft w:val="0"/>
                      <w:marRight w:val="-5130"/>
                      <w:marTop w:val="0"/>
                      <w:marBottom w:val="0"/>
                      <w:divBdr>
                        <w:top w:val="none" w:sz="0" w:space="0" w:color="auto"/>
                        <w:left w:val="none" w:sz="0" w:space="0" w:color="auto"/>
                        <w:bottom w:val="none" w:sz="0" w:space="0" w:color="auto"/>
                        <w:right w:val="none" w:sz="0" w:space="0" w:color="auto"/>
                      </w:divBdr>
                      <w:divsChild>
                        <w:div w:id="827286076">
                          <w:marLeft w:val="0"/>
                          <w:marRight w:val="0"/>
                          <w:marTop w:val="360"/>
                          <w:marBottom w:val="360"/>
                          <w:divBdr>
                            <w:top w:val="none" w:sz="0" w:space="0" w:color="auto"/>
                            <w:left w:val="none" w:sz="0" w:space="0" w:color="auto"/>
                            <w:bottom w:val="none" w:sz="0" w:space="0" w:color="auto"/>
                            <w:right w:val="none" w:sz="0" w:space="0" w:color="auto"/>
                          </w:divBdr>
                          <w:divsChild>
                            <w:div w:id="16654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yse.com/about/listed/lc_all_industry_9.html?supersector=25&amp;sector=131&amp;subsector=1120128534202" TargetMode="External"/><Relationship Id="rId21" Type="http://schemas.openxmlformats.org/officeDocument/2006/relationships/image" Target="media/image9.tiff"/><Relationship Id="rId42" Type="http://schemas.openxmlformats.org/officeDocument/2006/relationships/hyperlink" Target="http://www.guardian.co.uk/technology/2011/aug/25/apple-stock-drops-steve-jobs-resign" TargetMode="External"/><Relationship Id="rId63" Type="http://schemas.openxmlformats.org/officeDocument/2006/relationships/hyperlink" Target="http://www.nyse.com/about/listed/lc_all_industry_4.html?supersector=16" TargetMode="External"/><Relationship Id="rId84" Type="http://schemas.openxmlformats.org/officeDocument/2006/relationships/hyperlink" Target="http://www.nyse.com/about/listed/lc_all_industry_4.html?supersector=18&amp;sector=118&amp;subsector=1120128534170" TargetMode="External"/><Relationship Id="rId138" Type="http://schemas.openxmlformats.org/officeDocument/2006/relationships/hyperlink" Target="http://www.nyse.com/about/listed/lc_all_industry_9.html?supersector=27&amp;sector=134&amp;subsector=1120128534231" TargetMode="External"/><Relationship Id="rId159" Type="http://schemas.openxmlformats.org/officeDocument/2006/relationships/hyperlink" Target="http://www.nyse.com/about/listed/lc_all_industry_3.html?supersector=14&amp;sector=107&amp;subsector=1120128534136" TargetMode="External"/><Relationship Id="rId170" Type="http://schemas.openxmlformats.org/officeDocument/2006/relationships/hyperlink" Target="http://www.nyse.com/about/listed/lc_all_industry_3.html?supersector=15&amp;sector=109&amp;subsector=1120128534141" TargetMode="External"/><Relationship Id="rId191" Type="http://schemas.openxmlformats.org/officeDocument/2006/relationships/hyperlink" Target="http://www.nyse.com/about/listed/lc_all_industry_1.html?supersector=11&amp;sector=102" TargetMode="External"/><Relationship Id="rId205" Type="http://schemas.openxmlformats.org/officeDocument/2006/relationships/hyperlink" Target="http://www.nyse.com/about/listed/lc_all_industry_7.html?supersector=23" TargetMode="External"/><Relationship Id="rId107" Type="http://schemas.openxmlformats.org/officeDocument/2006/relationships/hyperlink" Target="http://www.nyse.com/about/listed/lc_all_industry_6.html?supersector=22&amp;sector=126" TargetMode="External"/><Relationship Id="rId11" Type="http://schemas.openxmlformats.org/officeDocument/2006/relationships/image" Target="media/image2.png"/><Relationship Id="rId32" Type="http://schemas.openxmlformats.org/officeDocument/2006/relationships/hyperlink" Target="http://www.forbes.com/sites/stevedenning/2011/07/23/how-do-you-change-an-organizational-culture/" TargetMode="External"/><Relationship Id="rId53" Type="http://schemas.openxmlformats.org/officeDocument/2006/relationships/hyperlink" Target="http://www.nyse.com/about/listed/lc_all_industry_2.html?supersector=13&amp;sector=106" TargetMode="External"/><Relationship Id="rId74" Type="http://schemas.openxmlformats.org/officeDocument/2006/relationships/hyperlink" Target="http://www.nyse.com/about/listed/lc_all_industry_4.html?supersector=17&amp;sector=116&amp;subsector=1120128534163" TargetMode="External"/><Relationship Id="rId128" Type="http://schemas.openxmlformats.org/officeDocument/2006/relationships/hyperlink" Target="http://www.nyse.com/about/listed/lc_all_industry_9.html?supersector=27&amp;sector=137&amp;subsector=1120128534216" TargetMode="External"/><Relationship Id="rId149" Type="http://schemas.openxmlformats.org/officeDocument/2006/relationships/hyperlink" Target="http://www.nyse.com/about/listed/lc_all_industry_5.html?supersector=19&amp;sector=121" TargetMode="External"/><Relationship Id="rId5" Type="http://schemas.openxmlformats.org/officeDocument/2006/relationships/webSettings" Target="webSettings.xml"/><Relationship Id="rId95" Type="http://schemas.openxmlformats.org/officeDocument/2006/relationships/hyperlink" Target="http://www.nyse.com/about/listed/lc_all_industry_6.html?supersector=21&amp;sector=125&amp;subsector=1120128534188" TargetMode="External"/><Relationship Id="rId160" Type="http://schemas.openxmlformats.org/officeDocument/2006/relationships/hyperlink" Target="http://www.nyse.com/about/listed/lc_all_industry_3.html?supersector=14&amp;sector=107&amp;subsector=1120128534137" TargetMode="External"/><Relationship Id="rId181" Type="http://schemas.openxmlformats.org/officeDocument/2006/relationships/hyperlink" Target="http://www.nyse.com/about/listed/lc_all_industry_3.html?supersector=15&amp;sector=113&amp;subsector=1120128534151" TargetMode="External"/><Relationship Id="rId216" Type="http://schemas.openxmlformats.org/officeDocument/2006/relationships/hyperlink" Target="http://www.nyse.com/about/listed/lc_all_industry_8.html?supersector=24&amp;sector=130&amp;subsector=1120128534199" TargetMode="External"/><Relationship Id="rId22" Type="http://schemas.openxmlformats.org/officeDocument/2006/relationships/image" Target="media/image10.tiff"/><Relationship Id="rId43" Type="http://schemas.openxmlformats.org/officeDocument/2006/relationships/hyperlink" Target="http://www.theguardian.com/business/2010/jul/27/tony-hayward-leaves-bp-1m-payoff" TargetMode="External"/><Relationship Id="rId64" Type="http://schemas.openxmlformats.org/officeDocument/2006/relationships/hyperlink" Target="http://www.nyse.com/about/listed/lc_all_industry_4.html?supersector=16&amp;sector=114" TargetMode="External"/><Relationship Id="rId118" Type="http://schemas.openxmlformats.org/officeDocument/2006/relationships/hyperlink" Target="http://www.nyse.com/about/listed/lc_all_industry_9.html?supersector=27" TargetMode="External"/><Relationship Id="rId139" Type="http://schemas.openxmlformats.org/officeDocument/2006/relationships/hyperlink" Target="http://www.nyse.com/about/listed/lc_all_industry_9.html?supersector=26" TargetMode="External"/><Relationship Id="rId85" Type="http://schemas.openxmlformats.org/officeDocument/2006/relationships/hyperlink" Target="http://www.nyse.com/about/listed/lc_all_industry_4.html?supersector=18&amp;sector=119" TargetMode="External"/><Relationship Id="rId150" Type="http://schemas.openxmlformats.org/officeDocument/2006/relationships/hyperlink" Target="http://www.nyse.com/about/listed/lc_all_industry_5.html?supersector=19&amp;sector=121&amp;subsector=1120128534175" TargetMode="External"/><Relationship Id="rId171" Type="http://schemas.openxmlformats.org/officeDocument/2006/relationships/hyperlink" Target="http://www.nyse.com/about/listed/lc_all_industry_3.html?supersector=15&amp;sector=111" TargetMode="External"/><Relationship Id="rId192" Type="http://schemas.openxmlformats.org/officeDocument/2006/relationships/hyperlink" Target="http://www.nyse.com/about/listed/lc_all_industry_1.html?supersector=11&amp;sector=102&amp;subsector=1120128534122" TargetMode="External"/><Relationship Id="rId206" Type="http://schemas.openxmlformats.org/officeDocument/2006/relationships/hyperlink" Target="http://www.nyse.com/about/listed/lc_all_industry_7.html?supersector=23&amp;sector=127" TargetMode="External"/><Relationship Id="rId12" Type="http://schemas.microsoft.com/office/2007/relationships/hdphoto" Target="media/hdphoto2.wdp"/><Relationship Id="rId33" Type="http://schemas.openxmlformats.org/officeDocument/2006/relationships/hyperlink" Target="http://online.wsj.com/article/SB10001424052702303754904577531230541447956.html" TargetMode="External"/><Relationship Id="rId108" Type="http://schemas.openxmlformats.org/officeDocument/2006/relationships/hyperlink" Target="http://www.nyse.com/about/listed/lc_all_industry_6.html?supersector=22&amp;sector=126&amp;subsector=1120128534190" TargetMode="External"/><Relationship Id="rId129" Type="http://schemas.openxmlformats.org/officeDocument/2006/relationships/hyperlink" Target="http://www.nyse.com/about/listed/lc_all_industry_9.html?supersector=27&amp;sector=134" TargetMode="External"/><Relationship Id="rId54" Type="http://schemas.openxmlformats.org/officeDocument/2006/relationships/hyperlink" Target="http://www.nyse.com/about/listed/lc_all_industry_2.html?supersector=13&amp;sector=106&amp;subsector=1120128534132" TargetMode="External"/><Relationship Id="rId75" Type="http://schemas.openxmlformats.org/officeDocument/2006/relationships/hyperlink" Target="http://www.nyse.com/about/listed/lc_all_industry_4.html?supersector=18" TargetMode="External"/><Relationship Id="rId96" Type="http://schemas.openxmlformats.org/officeDocument/2006/relationships/hyperlink" Target="http://www.nyse.com/about/listed/lc_all_industry_6.html?supersector=21&amp;sector=125&amp;subsector=1120128534189" TargetMode="External"/><Relationship Id="rId140" Type="http://schemas.openxmlformats.org/officeDocument/2006/relationships/hyperlink" Target="http://www.nyse.com/about/listed/lc_all_industry_9.html?supersector=26&amp;sector=133" TargetMode="External"/><Relationship Id="rId161" Type="http://schemas.openxmlformats.org/officeDocument/2006/relationships/hyperlink" Target="http://www.nyse.com/about/listed/lc_all_industry_3.html?supersector=15" TargetMode="External"/><Relationship Id="rId182" Type="http://schemas.openxmlformats.org/officeDocument/2006/relationships/hyperlink" Target="http://www.nyse.com/about/listed/lc_all_industry_3.html?supersector=15&amp;sector=113&amp;subsector=1120128534152" TargetMode="External"/><Relationship Id="rId217" Type="http://schemas.openxmlformats.org/officeDocument/2006/relationships/hyperlink" Target="http://www.nyse.com/about/listed/lc_all_industry_8.html?supersector=24&amp;sector=130&amp;subsector=1120128534200" TargetMode="External"/><Relationship Id="rId6" Type="http://schemas.openxmlformats.org/officeDocument/2006/relationships/footnotes" Target="footnotes.xml"/><Relationship Id="rId23" Type="http://schemas.openxmlformats.org/officeDocument/2006/relationships/hyperlink" Target="http://www.nasdaq.com/" TargetMode="External"/><Relationship Id="rId119" Type="http://schemas.openxmlformats.org/officeDocument/2006/relationships/hyperlink" Target="http://www.nyse.com/about/listed/lc_all_industry_9.html?supersector=27&amp;sector=136" TargetMode="External"/><Relationship Id="rId44" Type="http://schemas.openxmlformats.org/officeDocument/2006/relationships/hyperlink" Target="http://www.nyse.com/about/listed/lc_all_industry_2.html" TargetMode="External"/><Relationship Id="rId65" Type="http://schemas.openxmlformats.org/officeDocument/2006/relationships/hyperlink" Target="http://www.nyse.com/about/listed/lc_all_industry_4.html?supersector=16&amp;sector=114&amp;subsector=1120128534157" TargetMode="External"/><Relationship Id="rId86" Type="http://schemas.openxmlformats.org/officeDocument/2006/relationships/hyperlink" Target="http://www.nyse.com/about/listed/lc_all_industry_4.html?supersector=18&amp;sector=119&amp;subsector=1120128534171" TargetMode="External"/><Relationship Id="rId130" Type="http://schemas.openxmlformats.org/officeDocument/2006/relationships/hyperlink" Target="http://www.nyse.com/about/listed/lc_all_industry_9.html?supersector=27&amp;sector=134&amp;subsector=1120128534230" TargetMode="External"/><Relationship Id="rId151" Type="http://schemas.openxmlformats.org/officeDocument/2006/relationships/hyperlink" Target="http://www.nyse.com/about/listed/lc_all_industry_5.html?supersector=19&amp;sector=121&amp;subsector=1120128534176" TargetMode="External"/><Relationship Id="rId172" Type="http://schemas.openxmlformats.org/officeDocument/2006/relationships/hyperlink" Target="http://www.nyse.com/about/listed/lc_all_industry_3.html?supersector=15&amp;sector=111&amp;subsector=1120128534144" TargetMode="External"/><Relationship Id="rId193" Type="http://schemas.openxmlformats.org/officeDocument/2006/relationships/hyperlink" Target="http://www.nyse.com/about/listed/lc_all_industry_10.html" TargetMode="External"/><Relationship Id="rId207" Type="http://schemas.openxmlformats.org/officeDocument/2006/relationships/hyperlink" Target="http://www.nyse.com/about/listed/lc_all_industry_7.html?supersector=23&amp;sector=127&amp;subsector=1120128534196" TargetMode="External"/><Relationship Id="rId13" Type="http://schemas.openxmlformats.org/officeDocument/2006/relationships/chart" Target="charts/chart1.xml"/><Relationship Id="rId109" Type="http://schemas.openxmlformats.org/officeDocument/2006/relationships/hyperlink" Target="http://www.nyse.com/about/listed/lc_all_industry_6.html?supersector=22&amp;sector=126&amp;subsector=1120128534191" TargetMode="External"/><Relationship Id="rId34" Type="http://schemas.openxmlformats.org/officeDocument/2006/relationships/hyperlink" Target="http://www.academia.edu/290579/Epistemological_Positions_in_Design_Research_A_Brief_Review_of_the_Literature" TargetMode="External"/><Relationship Id="rId55" Type="http://schemas.openxmlformats.org/officeDocument/2006/relationships/hyperlink" Target="http://www.nyse.com/about/listed/lc_all_industry_2.html?supersector=13&amp;sector=106&amp;subsector=1120128534133" TargetMode="External"/><Relationship Id="rId76" Type="http://schemas.openxmlformats.org/officeDocument/2006/relationships/hyperlink" Target="http://www.nyse.com/about/listed/lc_all_industry_4.html?supersector=18&amp;sector=117" TargetMode="External"/><Relationship Id="rId97" Type="http://schemas.openxmlformats.org/officeDocument/2006/relationships/hyperlink" Target="http://www.nyse.com/about/listed/lc_all_industry_6.html?supersector=20" TargetMode="External"/><Relationship Id="rId120" Type="http://schemas.openxmlformats.org/officeDocument/2006/relationships/hyperlink" Target="http://www.nyse.com/about/listed/lc_all_industry_9.html?supersector=27&amp;sector=136&amp;subsector=1120128534215" TargetMode="External"/><Relationship Id="rId141" Type="http://schemas.openxmlformats.org/officeDocument/2006/relationships/hyperlink" Target="http://www.nyse.com/about/listed/lc_all_industry_9.html?supersector=26&amp;sector=133&amp;subsector=1120128534207" TargetMode="External"/><Relationship Id="rId7" Type="http://schemas.openxmlformats.org/officeDocument/2006/relationships/endnotes" Target="endnotes.xml"/><Relationship Id="rId162" Type="http://schemas.openxmlformats.org/officeDocument/2006/relationships/hyperlink" Target="http://www.nyse.com/about/listed/lc_all_industry_3.html?supersector=15&amp;sector=108" TargetMode="External"/><Relationship Id="rId183" Type="http://schemas.openxmlformats.org/officeDocument/2006/relationships/hyperlink" Target="http://www.nyse.com/about/listed/lc_all_industry_3.html?supersector=15&amp;sector=113&amp;subsector=1120128534153" TargetMode="External"/><Relationship Id="rId218" Type="http://schemas.openxmlformats.org/officeDocument/2006/relationships/hyperlink" Target="http://www.nyse.com/about/listed/lc_all_industry_8.html?supersector=24&amp;sector=130&amp;subsector=1120128534201" TargetMode="External"/><Relationship Id="rId24" Type="http://schemas.openxmlformats.org/officeDocument/2006/relationships/hyperlink" Target="https://nyse.nyx.com/" TargetMode="External"/><Relationship Id="rId45" Type="http://schemas.openxmlformats.org/officeDocument/2006/relationships/hyperlink" Target="http://www.nyse.com/about/listed/lc_all_industry_2.html?supersector=13" TargetMode="External"/><Relationship Id="rId66" Type="http://schemas.openxmlformats.org/officeDocument/2006/relationships/hyperlink" Target="http://www.nyse.com/about/listed/lc_all_industry_4.html?supersector=16&amp;sector=114&amp;subsector=1120128534156" TargetMode="External"/><Relationship Id="rId87" Type="http://schemas.openxmlformats.org/officeDocument/2006/relationships/hyperlink" Target="http://www.nyse.com/about/listed/lc_all_industry_4.html?supersector=18&amp;sector=119&amp;subsector=1120128534172" TargetMode="External"/><Relationship Id="rId110" Type="http://schemas.openxmlformats.org/officeDocument/2006/relationships/hyperlink" Target="http://www.nyse.com/about/listed/lc_all_industry_6.html?supersector=22&amp;sector=126&amp;subsector=1120128534192" TargetMode="External"/><Relationship Id="rId131" Type="http://schemas.openxmlformats.org/officeDocument/2006/relationships/hyperlink" Target="http://www.nyse.com/about/listed/lc_all_industry_9.html?supersector=27&amp;sector=134&amp;subsector=1120128534233" TargetMode="External"/><Relationship Id="rId152" Type="http://schemas.openxmlformats.org/officeDocument/2006/relationships/hyperlink" Target="http://www.nyse.com/about/listed/lc_all_industry_5.html?supersector=19&amp;sector=121&amp;subsector=1120128534177" TargetMode="External"/><Relationship Id="rId173" Type="http://schemas.openxmlformats.org/officeDocument/2006/relationships/hyperlink" Target="http://www.nyse.com/about/listed/lc_all_industry_3.html?supersector=15&amp;sector=111&amp;subsector=1120128534145" TargetMode="External"/><Relationship Id="rId194" Type="http://schemas.openxmlformats.org/officeDocument/2006/relationships/hyperlink" Target="http://www.nyse.com/about/listed/lc_all_industry_10.html?supersector=28" TargetMode="External"/><Relationship Id="rId208" Type="http://schemas.openxmlformats.org/officeDocument/2006/relationships/hyperlink" Target="http://www.nyse.com/about/listed/lc_all_industry_7.html?supersector=23&amp;sector=128" TargetMode="External"/><Relationship Id="rId14" Type="http://schemas.openxmlformats.org/officeDocument/2006/relationships/image" Target="media/image3.png"/><Relationship Id="rId35" Type="http://schemas.openxmlformats.org/officeDocument/2006/relationships/hyperlink" Target="http://blog.lib.umn.edu/kinitf/smg3143/2009/11/organizational-context.html" TargetMode="External"/><Relationship Id="rId56" Type="http://schemas.openxmlformats.org/officeDocument/2006/relationships/hyperlink" Target="http://www.nyse.com/about/listed/lc_all_industry_2.html?supersector=13&amp;sector=106&amp;subsector=1120128534134" TargetMode="External"/><Relationship Id="rId77" Type="http://schemas.openxmlformats.org/officeDocument/2006/relationships/hyperlink" Target="http://www.nyse.com/about/listed/lc_all_industry_4.html?supersector=18&amp;sector=117&amp;subsector=1120128534164" TargetMode="External"/><Relationship Id="rId100" Type="http://schemas.openxmlformats.org/officeDocument/2006/relationships/hyperlink" Target="http://www.nyse.com/about/listed/lc_all_industry_6.html?supersector=20&amp;sector=124" TargetMode="External"/><Relationship Id="rId8" Type="http://schemas.openxmlformats.org/officeDocument/2006/relationships/footer" Target="footer1.xml"/><Relationship Id="rId51" Type="http://schemas.openxmlformats.org/officeDocument/2006/relationships/hyperlink" Target="http://www.nyse.com/about/listed/lc_all_industry_2.html?supersector=13&amp;sector=105&amp;subsector=1120128534130" TargetMode="External"/><Relationship Id="rId72" Type="http://schemas.openxmlformats.org/officeDocument/2006/relationships/hyperlink" Target="http://www.nyse.com/about/listed/lc_all_industry_4.html?supersector=17&amp;sector=116" TargetMode="External"/><Relationship Id="rId93" Type="http://schemas.openxmlformats.org/officeDocument/2006/relationships/hyperlink" Target="http://www.nyse.com/about/listed/lc_all_industry_6.html?supersector=21&amp;sector=125" TargetMode="External"/><Relationship Id="rId98" Type="http://schemas.openxmlformats.org/officeDocument/2006/relationships/hyperlink" Target="http://www.nyse.com/about/listed/lc_all_industry_6.html?supersector=20&amp;sector=123" TargetMode="External"/><Relationship Id="rId121" Type="http://schemas.openxmlformats.org/officeDocument/2006/relationships/hyperlink" Target="http://www.nyse.com/about/listed/lc_all_industry_9.html?supersector=27&amp;sector=135" TargetMode="External"/><Relationship Id="rId142" Type="http://schemas.openxmlformats.org/officeDocument/2006/relationships/hyperlink" Target="http://www.nyse.com/about/listed/lc_all_industry_9.html?supersector=26&amp;sector=132" TargetMode="External"/><Relationship Id="rId163" Type="http://schemas.openxmlformats.org/officeDocument/2006/relationships/hyperlink" Target="http://www.nyse.com/about/listed/lc_all_industry_3.html?supersector=15&amp;sector=108&amp;subsector=1120128534138" TargetMode="External"/><Relationship Id="rId184" Type="http://schemas.openxmlformats.org/officeDocument/2006/relationships/hyperlink" Target="http://www.nyse.com/about/listed/lc_all_industry_3.html?supersector=15&amp;sector=113&amp;subsector=1120128534154" TargetMode="External"/><Relationship Id="rId189" Type="http://schemas.openxmlformats.org/officeDocument/2006/relationships/hyperlink" Target="http://www.nyse.com/about/listed/lc_all_industry_1.html?supersector=11&amp;sector=101&amp;subsector=1120128534120" TargetMode="External"/><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www.nyse.com/about/listed/lc_all_industry_8.html?supersector=24&amp;sector=129&amp;subsector=1120128534198" TargetMode="External"/><Relationship Id="rId25" Type="http://schemas.openxmlformats.org/officeDocument/2006/relationships/chart" Target="charts/chart2.xml"/><Relationship Id="rId46" Type="http://schemas.openxmlformats.org/officeDocument/2006/relationships/hyperlink" Target="http://www.nyse.com/about/listed/lc_all_industry_2.html?supersector=13&amp;sector=104" TargetMode="External"/><Relationship Id="rId67" Type="http://schemas.openxmlformats.org/officeDocument/2006/relationships/hyperlink" Target="http://www.nyse.com/about/listed/lc_all_industry_4.html?supersector=16&amp;sector=114&amp;subsector=1120128534158" TargetMode="External"/><Relationship Id="rId116" Type="http://schemas.openxmlformats.org/officeDocument/2006/relationships/hyperlink" Target="http://www.nyse.com/about/listed/lc_all_industry_9.html?supersector=25&amp;sector=131" TargetMode="External"/><Relationship Id="rId137" Type="http://schemas.openxmlformats.org/officeDocument/2006/relationships/hyperlink" Target="http://www.nyse.com/about/listed/lc_all_industry_9.html?supersector=27&amp;sector=134&amp;subsector=1120128534228" TargetMode="External"/><Relationship Id="rId158" Type="http://schemas.openxmlformats.org/officeDocument/2006/relationships/hyperlink" Target="http://www.nyse.com/about/listed/lc_all_industry_3.html?supersector=14&amp;sector=107" TargetMode="External"/><Relationship Id="rId20" Type="http://schemas.openxmlformats.org/officeDocument/2006/relationships/image" Target="media/image8.tiff"/><Relationship Id="rId41" Type="http://schemas.openxmlformats.org/officeDocument/2006/relationships/hyperlink" Target="http://www.challengergray.com/press/PressRelease.aspx?PressUid=277" TargetMode="External"/><Relationship Id="rId62" Type="http://schemas.openxmlformats.org/officeDocument/2006/relationships/hyperlink" Target="http://www.nyse.com/about/listed/lc_all_industry_4.html" TargetMode="External"/><Relationship Id="rId83" Type="http://schemas.openxmlformats.org/officeDocument/2006/relationships/hyperlink" Target="http://www.nyse.com/about/listed/lc_all_industry_4.html?supersector=18&amp;sector=118&amp;subsector=1120128534169" TargetMode="External"/><Relationship Id="rId88" Type="http://schemas.openxmlformats.org/officeDocument/2006/relationships/hyperlink" Target="http://www.nyse.com/about/listed/lc_all_industry_4.html?supersector=18&amp;sector=119&amp;subsector=1120128534173" TargetMode="External"/><Relationship Id="rId111" Type="http://schemas.openxmlformats.org/officeDocument/2006/relationships/hyperlink" Target="http://www.nyse.com/about/listed/lc_all_industry_6.html?supersector=22&amp;sector=126&amp;subsector=1120128534193" TargetMode="External"/><Relationship Id="rId132" Type="http://schemas.openxmlformats.org/officeDocument/2006/relationships/hyperlink" Target="http://www.nyse.com/about/listed/lc_all_industry_9.html?supersector=27&amp;sector=134&amp;subsector=1120128534227" TargetMode="External"/><Relationship Id="rId153" Type="http://schemas.openxmlformats.org/officeDocument/2006/relationships/hyperlink" Target="http://www.nyse.com/about/listed/lc_all_industry_5.html?supersector=19&amp;sector=122" TargetMode="External"/><Relationship Id="rId174" Type="http://schemas.openxmlformats.org/officeDocument/2006/relationships/hyperlink" Target="http://www.nyse.com/about/listed/lc_all_industry_3.html?supersector=15&amp;sector=112" TargetMode="External"/><Relationship Id="rId179" Type="http://schemas.openxmlformats.org/officeDocument/2006/relationships/hyperlink" Target="http://www.nyse.com/about/listed/lc_all_industry_3.html?supersector=15&amp;sector=112&amp;subsector=1120128534150" TargetMode="External"/><Relationship Id="rId195" Type="http://schemas.openxmlformats.org/officeDocument/2006/relationships/hyperlink" Target="http://www.nyse.com/about/listed/lc_all_industry_10.html?supersector=28&amp;sector=138" TargetMode="External"/><Relationship Id="rId209" Type="http://schemas.openxmlformats.org/officeDocument/2006/relationships/hyperlink" Target="http://www.nyse.com/about/listed/lc_all_industry_7.html?supersector=23&amp;sector=128&amp;subsector=1120128534197" TargetMode="External"/><Relationship Id="rId190" Type="http://schemas.openxmlformats.org/officeDocument/2006/relationships/hyperlink" Target="http://www.nyse.com/about/listed/lc_all_industry_1.html?supersector=11&amp;sector=101&amp;subsector=1120128534121" TargetMode="External"/><Relationship Id="rId204" Type="http://schemas.openxmlformats.org/officeDocument/2006/relationships/hyperlink" Target="http://www.nyse.com/about/listed/lc_all_industry_7.html" TargetMode="External"/><Relationship Id="rId220" Type="http://schemas.openxmlformats.org/officeDocument/2006/relationships/fontTable" Target="fontTable.xml"/><Relationship Id="rId15" Type="http://schemas.microsoft.com/office/2007/relationships/hdphoto" Target="media/hdphoto3.wdp"/><Relationship Id="rId36" Type="http://schemas.openxmlformats.org/officeDocument/2006/relationships/hyperlink" Target="http://www.stevenboivie.com/wp-content/uploads/2012/02/Graffin-Boivie-Carpenter-SMJ-In-Press.pdf" TargetMode="External"/><Relationship Id="rId57" Type="http://schemas.openxmlformats.org/officeDocument/2006/relationships/hyperlink" Target="http://www.nyse.com/about/listed/lc_all_industry_2.html?supersector=13&amp;sector=106&amp;subsector=1120128534135" TargetMode="External"/><Relationship Id="rId106" Type="http://schemas.openxmlformats.org/officeDocument/2006/relationships/hyperlink" Target="http://www.nyse.com/about/listed/lc_all_industry_6.html?supersector=22" TargetMode="External"/><Relationship Id="rId127" Type="http://schemas.openxmlformats.org/officeDocument/2006/relationships/hyperlink" Target="http://www.nyse.com/about/listed/lc_all_industry_9.html?supersector=27&amp;sector=137" TargetMode="External"/><Relationship Id="rId10" Type="http://schemas.microsoft.com/office/2007/relationships/hdphoto" Target="media/hdphoto1.wdp"/><Relationship Id="rId31" Type="http://schemas.openxmlformats.org/officeDocument/2006/relationships/hyperlink" Target="http://www.ats.ucla.edu/stat/stata/ado/analysis/" TargetMode="External"/><Relationship Id="rId52" Type="http://schemas.openxmlformats.org/officeDocument/2006/relationships/hyperlink" Target="http://www.nyse.com/about/listed/lc_all_industry_2.html?supersector=13&amp;sector=105&amp;subsector=1120128534129" TargetMode="External"/><Relationship Id="rId73" Type="http://schemas.openxmlformats.org/officeDocument/2006/relationships/hyperlink" Target="http://www.nyse.com/about/listed/lc_all_industry_4.html?supersector=17&amp;sector=116&amp;subsector=1120128534162" TargetMode="External"/><Relationship Id="rId78" Type="http://schemas.openxmlformats.org/officeDocument/2006/relationships/hyperlink" Target="http://www.nyse.com/about/listed/lc_all_industry_4.html?supersector=18&amp;sector=117&amp;subsector=1120128534166" TargetMode="External"/><Relationship Id="rId94" Type="http://schemas.openxmlformats.org/officeDocument/2006/relationships/hyperlink" Target="http://www.nyse.com/about/listed/lc_all_industry_6.html?supersector=21&amp;sector=125&amp;subsector=1120128534187" TargetMode="External"/><Relationship Id="rId99" Type="http://schemas.openxmlformats.org/officeDocument/2006/relationships/hyperlink" Target="http://www.nyse.com/about/listed/lc_all_industry_6.html?supersector=20&amp;sector=123&amp;subsector=1120128534181" TargetMode="External"/><Relationship Id="rId101" Type="http://schemas.openxmlformats.org/officeDocument/2006/relationships/hyperlink" Target="http://www.nyse.com/about/listed/lc_all_industry_6.html?supersector=20&amp;sector=124&amp;subsector=1120128534182" TargetMode="External"/><Relationship Id="rId122" Type="http://schemas.openxmlformats.org/officeDocument/2006/relationships/hyperlink" Target="http://www.nyse.com/about/listed/lc_all_industry_9.html?supersector=27&amp;sector=135&amp;subsector=1120128534210" TargetMode="External"/><Relationship Id="rId143" Type="http://schemas.openxmlformats.org/officeDocument/2006/relationships/hyperlink" Target="http://www.nyse.com/about/listed/lc_all_industry_9.html?supersector=26&amp;sector=132&amp;subsector=1120128534203" TargetMode="External"/><Relationship Id="rId148" Type="http://schemas.openxmlformats.org/officeDocument/2006/relationships/hyperlink" Target="http://www.nyse.com/about/listed/lc_all_industry_5.html?supersector=19" TargetMode="External"/><Relationship Id="rId164" Type="http://schemas.openxmlformats.org/officeDocument/2006/relationships/hyperlink" Target="http://www.nyse.com/about/listed/lc_all_industry_3.html?supersector=15&amp;sector=108&amp;subsector=1120128534139" TargetMode="External"/><Relationship Id="rId169" Type="http://schemas.openxmlformats.org/officeDocument/2006/relationships/hyperlink" Target="http://www.nyse.com/about/listed/lc_all_industry_3.html?supersector=15&amp;sector=109&amp;subsector=1120128534140" TargetMode="External"/><Relationship Id="rId185" Type="http://schemas.openxmlformats.org/officeDocument/2006/relationships/hyperlink" Target="http://www.nyse.com/about/listed/lc_all_industry_3.html?supersector=15&amp;sector=113&amp;subsector=1120128534155"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www.nyse.com/about/listed/lc_all_industry_3.html?supersector=15&amp;sector=113" TargetMode="External"/><Relationship Id="rId210" Type="http://schemas.openxmlformats.org/officeDocument/2006/relationships/hyperlink" Target="http://www.nyse.com/about/listed/lc_all_industry_8.html" TargetMode="External"/><Relationship Id="rId215" Type="http://schemas.openxmlformats.org/officeDocument/2006/relationships/hyperlink" Target="http://www.nyse.com/about/listed/lc_all_industry_8.html?supersector=24&amp;sector=130" TargetMode="External"/><Relationship Id="rId26" Type="http://schemas.openxmlformats.org/officeDocument/2006/relationships/chart" Target="charts/chart3.xml"/><Relationship Id="rId47" Type="http://schemas.openxmlformats.org/officeDocument/2006/relationships/hyperlink" Target="http://www.nyse.com/about/listed/lc_all_industry_2.html?supersector=13&amp;sector=104&amp;subsector=1120128534126" TargetMode="External"/><Relationship Id="rId68" Type="http://schemas.openxmlformats.org/officeDocument/2006/relationships/hyperlink" Target="http://www.nyse.com/about/listed/lc_all_industry_4.html?supersector=17" TargetMode="External"/><Relationship Id="rId89" Type="http://schemas.openxmlformats.org/officeDocument/2006/relationships/hyperlink" Target="http://www.nyse.com/about/listed/lc_all_industry_4.html?supersector=18&amp;sector=120" TargetMode="External"/><Relationship Id="rId112" Type="http://schemas.openxmlformats.org/officeDocument/2006/relationships/hyperlink" Target="http://www.nyse.com/about/listed/lc_all_industry_6.html?supersector=22&amp;sector=126&amp;subsector=1120128534194" TargetMode="External"/><Relationship Id="rId133" Type="http://schemas.openxmlformats.org/officeDocument/2006/relationships/hyperlink" Target="http://www.nyse.com/about/listed/lc_all_industry_9.html?supersector=27&amp;sector=134&amp;subsector=1120128534232" TargetMode="External"/><Relationship Id="rId154" Type="http://schemas.openxmlformats.org/officeDocument/2006/relationships/hyperlink" Target="http://www.nyse.com/about/listed/lc_all_industry_5.html?supersector=19&amp;sector=122&amp;subsector=1120128534178" TargetMode="External"/><Relationship Id="rId175" Type="http://schemas.openxmlformats.org/officeDocument/2006/relationships/hyperlink" Target="http://www.nyse.com/about/listed/lc_all_industry_3.html?supersector=15&amp;sector=112&amp;subsector=1120128534146" TargetMode="External"/><Relationship Id="rId196" Type="http://schemas.openxmlformats.org/officeDocument/2006/relationships/hyperlink" Target="http://www.nyse.com/about/listed/lc_all_industry_10.html?supersector=28&amp;sector=138&amp;subsector=1120128534217" TargetMode="External"/><Relationship Id="rId200" Type="http://schemas.openxmlformats.org/officeDocument/2006/relationships/hyperlink" Target="http://www.nyse.com/about/listed/lc_all_industry_10.html?supersector=28&amp;sector=139&amp;subsector=1120128534220" TargetMode="External"/><Relationship Id="rId16" Type="http://schemas.openxmlformats.org/officeDocument/2006/relationships/image" Target="media/image4.png"/><Relationship Id="rId221" Type="http://schemas.openxmlformats.org/officeDocument/2006/relationships/theme" Target="theme/theme1.xml"/><Relationship Id="rId37" Type="http://schemas.openxmlformats.org/officeDocument/2006/relationships/hyperlink" Target="http://www.jbse.webinfo.lt/Problems_of_Education_Volumes.htm" TargetMode="External"/><Relationship Id="rId58" Type="http://schemas.openxmlformats.org/officeDocument/2006/relationships/hyperlink" Target="http://www.nyse.com/about/listed/lc_all_industry_2.html?supersector=12" TargetMode="External"/><Relationship Id="rId79" Type="http://schemas.openxmlformats.org/officeDocument/2006/relationships/hyperlink" Target="http://www.nyse.com/about/listed/lc_all_industry_4.html?supersector=18&amp;sector=117&amp;subsector=1120128534167" TargetMode="External"/><Relationship Id="rId102" Type="http://schemas.openxmlformats.org/officeDocument/2006/relationships/hyperlink" Target="http://www.nyse.com/about/listed/lc_all_industry_6.html?supersector=20&amp;sector=124&amp;subsector=1120128534183" TargetMode="External"/><Relationship Id="rId123" Type="http://schemas.openxmlformats.org/officeDocument/2006/relationships/hyperlink" Target="http://www.nyse.com/about/listed/lc_all_industry_9.html?supersector=27&amp;sector=135&amp;subsector=1120128534211" TargetMode="External"/><Relationship Id="rId144" Type="http://schemas.openxmlformats.org/officeDocument/2006/relationships/hyperlink" Target="http://www.nyse.com/about/listed/lc_all_industry_9.html?supersector=26&amp;sector=132&amp;subsector=1120128534204" TargetMode="External"/><Relationship Id="rId90" Type="http://schemas.openxmlformats.org/officeDocument/2006/relationships/hyperlink" Target="http://www.nyse.com/about/listed/lc_all_industry_4.html?supersector=18&amp;sector=120&amp;subsector=1120128534174" TargetMode="External"/><Relationship Id="rId165" Type="http://schemas.openxmlformats.org/officeDocument/2006/relationships/hyperlink" Target="http://www.nyse.com/about/listed/lc_all_industry_3.html?supersector=15&amp;sector=110" TargetMode="External"/><Relationship Id="rId186" Type="http://schemas.openxmlformats.org/officeDocument/2006/relationships/hyperlink" Target="http://www.nyse.com/about/listed/lc_all_industry_1.html" TargetMode="External"/><Relationship Id="rId211" Type="http://schemas.openxmlformats.org/officeDocument/2006/relationships/hyperlink" Target="http://www.nyse.com/about/listed/lc_all_industry_8.html?supersector=24" TargetMode="External"/><Relationship Id="rId27" Type="http://schemas.openxmlformats.org/officeDocument/2006/relationships/chart" Target="charts/chart4.xml"/><Relationship Id="rId48" Type="http://schemas.openxmlformats.org/officeDocument/2006/relationships/hyperlink" Target="http://www.nyse.com/about/listed/lc_all_industry_2.html?supersector=13&amp;sector=104&amp;subsector=1120128534127" TargetMode="External"/><Relationship Id="rId69" Type="http://schemas.openxmlformats.org/officeDocument/2006/relationships/hyperlink" Target="http://www.nyse.com/about/listed/lc_all_industry_4.html?supersector=17&amp;sector=115" TargetMode="External"/><Relationship Id="rId113" Type="http://schemas.openxmlformats.org/officeDocument/2006/relationships/hyperlink" Target="http://www.nyse.com/about/listed/lc_all_industry_6.html?supersector=22&amp;sector=126&amp;subsector=1120128534195" TargetMode="External"/><Relationship Id="rId134" Type="http://schemas.openxmlformats.org/officeDocument/2006/relationships/hyperlink" Target="http://www.nyse.com/about/listed/lc_all_industry_9.html?supersector=27&amp;sector=134&amp;subsector=1120128534208" TargetMode="External"/><Relationship Id="rId80" Type="http://schemas.openxmlformats.org/officeDocument/2006/relationships/hyperlink" Target="http://www.nyse.com/about/listed/lc_all_industry_4.html?supersector=18&amp;sector=117&amp;subsector=1120128534165" TargetMode="External"/><Relationship Id="rId155" Type="http://schemas.openxmlformats.org/officeDocument/2006/relationships/hyperlink" Target="http://www.nyse.com/about/listed/lc_all_industry_5.html?supersector=19&amp;sector=122&amp;subsector=1120128534179" TargetMode="External"/><Relationship Id="rId176" Type="http://schemas.openxmlformats.org/officeDocument/2006/relationships/hyperlink" Target="http://www.nyse.com/about/listed/lc_all_industry_3.html?supersector=15&amp;sector=112&amp;subsector=1120128534147" TargetMode="External"/><Relationship Id="rId197" Type="http://schemas.openxmlformats.org/officeDocument/2006/relationships/hyperlink" Target="http://www.nyse.com/about/listed/lc_all_industry_10.html?supersector=28&amp;sector=138&amp;subsector=1120128534218" TargetMode="External"/><Relationship Id="rId201" Type="http://schemas.openxmlformats.org/officeDocument/2006/relationships/hyperlink" Target="http://www.nyse.com/about/listed/lc_all_industry_10.html?supersector=28&amp;sector=139&amp;subsector=1120128534221" TargetMode="External"/><Relationship Id="rId17" Type="http://schemas.openxmlformats.org/officeDocument/2006/relationships/image" Target="media/image5.tiff"/><Relationship Id="rId38" Type="http://schemas.openxmlformats.org/officeDocument/2006/relationships/hyperlink" Target="http://www.frbsf.org/publications/economics/letter/2002/el2002-32.html" TargetMode="External"/><Relationship Id="rId59" Type="http://schemas.openxmlformats.org/officeDocument/2006/relationships/hyperlink" Target="http://www.nyse.com/about/listed/lc_all_industry_2.html?supersector=12&amp;sector=103" TargetMode="External"/><Relationship Id="rId103" Type="http://schemas.openxmlformats.org/officeDocument/2006/relationships/hyperlink" Target="http://www.nyse.com/about/listed/lc_all_industry_6.html?supersector=20&amp;sector=124&amp;subsector=1120128534184" TargetMode="External"/><Relationship Id="rId124" Type="http://schemas.openxmlformats.org/officeDocument/2006/relationships/hyperlink" Target="http://www.nyse.com/about/listed/lc_all_industry_9.html?supersector=27&amp;sector=135&amp;subsector=1120128534213" TargetMode="External"/><Relationship Id="rId70" Type="http://schemas.openxmlformats.org/officeDocument/2006/relationships/hyperlink" Target="http://www.nyse.com/about/listed/lc_all_industry_4.html?supersector=17&amp;sector=115&amp;subsector=1120128534159" TargetMode="External"/><Relationship Id="rId91" Type="http://schemas.openxmlformats.org/officeDocument/2006/relationships/hyperlink" Target="http://www.nyse.com/about/listed/lc_all_industry_6.html" TargetMode="External"/><Relationship Id="rId145" Type="http://schemas.openxmlformats.org/officeDocument/2006/relationships/hyperlink" Target="http://www.nyse.com/about/listed/lc_all_industry_9.html?supersector=26&amp;sector=132&amp;subsector=1120128534205" TargetMode="External"/><Relationship Id="rId166" Type="http://schemas.openxmlformats.org/officeDocument/2006/relationships/hyperlink" Target="http://www.nyse.com/about/listed/lc_all_industry_3.html?supersector=15&amp;sector=110&amp;subsector=1120128534142" TargetMode="External"/><Relationship Id="rId187" Type="http://schemas.openxmlformats.org/officeDocument/2006/relationships/hyperlink" Target="http://www.nyse.com/about/listed/lc_all_industry_1.html?supersector=11" TargetMode="External"/><Relationship Id="rId1" Type="http://schemas.openxmlformats.org/officeDocument/2006/relationships/customXml" Target="../customXml/item1.xml"/><Relationship Id="rId212" Type="http://schemas.openxmlformats.org/officeDocument/2006/relationships/hyperlink" Target="http://www.nyse.com/about/listed/lc_all_industry_8.html?supersector=24&amp;sector=129" TargetMode="External"/><Relationship Id="rId28" Type="http://schemas.openxmlformats.org/officeDocument/2006/relationships/chart" Target="charts/chart5.xml"/><Relationship Id="rId49" Type="http://schemas.openxmlformats.org/officeDocument/2006/relationships/hyperlink" Target="http://www.nyse.com/about/listed/lc_all_industry_2.html?supersector=13&amp;sector=105" TargetMode="External"/><Relationship Id="rId114" Type="http://schemas.openxmlformats.org/officeDocument/2006/relationships/hyperlink" Target="http://www.nyse.com/about/listed/lc_all_industry_9.html" TargetMode="External"/><Relationship Id="rId60" Type="http://schemas.openxmlformats.org/officeDocument/2006/relationships/hyperlink" Target="http://www.nyse.com/about/listed/lc_all_industry_2.html?supersector=12&amp;sector=103&amp;subsector=1120128534124" TargetMode="External"/><Relationship Id="rId81" Type="http://schemas.openxmlformats.org/officeDocument/2006/relationships/hyperlink" Target="http://www.nyse.com/about/listed/lc_all_industry_4.html?supersector=18&amp;sector=118" TargetMode="External"/><Relationship Id="rId135" Type="http://schemas.openxmlformats.org/officeDocument/2006/relationships/hyperlink" Target="http://www.nyse.com/about/listed/lc_all_industry_9.html?supersector=27&amp;sector=134&amp;subsector=1120128534209" TargetMode="External"/><Relationship Id="rId156" Type="http://schemas.openxmlformats.org/officeDocument/2006/relationships/hyperlink" Target="http://www.nyse.com/about/listed/lc_all_industry_3.html" TargetMode="External"/><Relationship Id="rId177" Type="http://schemas.openxmlformats.org/officeDocument/2006/relationships/hyperlink" Target="http://www.nyse.com/about/listed/lc_all_industry_3.html?supersector=15&amp;sector=112&amp;subsector=1120128534148" TargetMode="External"/><Relationship Id="rId198" Type="http://schemas.openxmlformats.org/officeDocument/2006/relationships/hyperlink" Target="http://www.nyse.com/about/listed/lc_all_industry_10.html?supersector=28&amp;sector=138&amp;subsector=1120128534219" TargetMode="External"/><Relationship Id="rId202" Type="http://schemas.openxmlformats.org/officeDocument/2006/relationships/hyperlink" Target="http://www.nyse.com/about/listed/lc_all_industry_10.html?supersector=28&amp;sector=139&amp;subsector=1120128534222" TargetMode="External"/><Relationship Id="rId18" Type="http://schemas.openxmlformats.org/officeDocument/2006/relationships/image" Target="media/image6.gif"/><Relationship Id="rId39" Type="http://schemas.openxmlformats.org/officeDocument/2006/relationships/hyperlink" Target="http://www.nasdaq.com/" TargetMode="External"/><Relationship Id="rId50" Type="http://schemas.openxmlformats.org/officeDocument/2006/relationships/hyperlink" Target="http://www.nyse.com/about/listed/lc_all_industry_2.html?supersector=13&amp;sector=105&amp;subsector=1120128534128" TargetMode="External"/><Relationship Id="rId104" Type="http://schemas.openxmlformats.org/officeDocument/2006/relationships/hyperlink" Target="http://www.nyse.com/about/listed/lc_all_industry_6.html?supersector=20&amp;sector=124&amp;subsector=1120128534185" TargetMode="External"/><Relationship Id="rId125" Type="http://schemas.openxmlformats.org/officeDocument/2006/relationships/hyperlink" Target="http://www.nyse.com/about/listed/lc_all_industry_9.html?supersector=27&amp;sector=135&amp;subsector=1120128534214" TargetMode="External"/><Relationship Id="rId146" Type="http://schemas.openxmlformats.org/officeDocument/2006/relationships/hyperlink" Target="http://www.nyse.com/about/listed/lc_all_industry_9.html?supersector=26&amp;sector=132&amp;subsector=1120128534206" TargetMode="External"/><Relationship Id="rId167" Type="http://schemas.openxmlformats.org/officeDocument/2006/relationships/hyperlink" Target="http://www.nyse.com/about/listed/lc_all_industry_3.html?supersector=15&amp;sector=110&amp;subsector=1120128534143" TargetMode="External"/><Relationship Id="rId188" Type="http://schemas.openxmlformats.org/officeDocument/2006/relationships/hyperlink" Target="http://www.nyse.com/about/listed/lc_all_industry_1.html?supersector=11&amp;sector=101" TargetMode="External"/><Relationship Id="rId71" Type="http://schemas.openxmlformats.org/officeDocument/2006/relationships/hyperlink" Target="http://www.nyse.com/about/listed/lc_all_industry_4.html?supersector=17&amp;sector=115&amp;subsector=1120128534160" TargetMode="External"/><Relationship Id="rId92" Type="http://schemas.openxmlformats.org/officeDocument/2006/relationships/hyperlink" Target="http://www.nyse.com/about/listed/lc_all_industry_6.html?supersector=21" TargetMode="External"/><Relationship Id="rId213" Type="http://schemas.openxmlformats.org/officeDocument/2006/relationships/hyperlink" Target="http://www.nyse.com/about/listed/lc_all_industry_8.html?supersector=24&amp;sector=129&amp;subsector=1120128534226" TargetMode="External"/><Relationship Id="rId2" Type="http://schemas.openxmlformats.org/officeDocument/2006/relationships/numbering" Target="numbering.xml"/><Relationship Id="rId29" Type="http://schemas.openxmlformats.org/officeDocument/2006/relationships/hyperlink" Target="http://news.investors.com/investing-options/040413-650772-volatility-1-and8211-the-concept.htm?p=full" TargetMode="External"/><Relationship Id="rId40" Type="http://schemas.openxmlformats.org/officeDocument/2006/relationships/hyperlink" Target="http://www.expertprogrammanagement.com/2010/11/organizational-design-&#8211;-star-model/" TargetMode="External"/><Relationship Id="rId115" Type="http://schemas.openxmlformats.org/officeDocument/2006/relationships/hyperlink" Target="http://www.nyse.com/about/listed/lc_all_industry_9.html?supersector=25" TargetMode="External"/><Relationship Id="rId136" Type="http://schemas.openxmlformats.org/officeDocument/2006/relationships/hyperlink" Target="http://www.nyse.com/about/listed/lc_all_industry_9.html?supersector=27&amp;sector=134&amp;subsector=1120128534229" TargetMode="External"/><Relationship Id="rId157" Type="http://schemas.openxmlformats.org/officeDocument/2006/relationships/hyperlink" Target="http://www.nyse.com/about/listed/lc_all_industry_3.html?supersector=14" TargetMode="External"/><Relationship Id="rId178" Type="http://schemas.openxmlformats.org/officeDocument/2006/relationships/hyperlink" Target="http://www.nyse.com/about/listed/lc_all_industry_3.html?supersector=15&amp;sector=112&amp;subsector=1120128534149" TargetMode="External"/><Relationship Id="rId61" Type="http://schemas.openxmlformats.org/officeDocument/2006/relationships/hyperlink" Target="http://www.nyse.com/about/listed/lc_all_industry_2.html?supersector=12&amp;sector=103&amp;subsector=1120128534125" TargetMode="External"/><Relationship Id="rId82" Type="http://schemas.openxmlformats.org/officeDocument/2006/relationships/hyperlink" Target="http://www.nyse.com/about/listed/lc_all_industry_4.html?supersector=18&amp;sector=118&amp;subsector=1120128534168" TargetMode="External"/><Relationship Id="rId199" Type="http://schemas.openxmlformats.org/officeDocument/2006/relationships/hyperlink" Target="http://www.nyse.com/about/listed/lc_all_industry_10.html?supersector=28&amp;sector=139" TargetMode="External"/><Relationship Id="rId203" Type="http://schemas.openxmlformats.org/officeDocument/2006/relationships/hyperlink" Target="http://www.nyse.com/about/listed/lc_all_industry_10.html?supersector=28&amp;sector=139&amp;subsector=1120128534223" TargetMode="External"/><Relationship Id="rId19" Type="http://schemas.openxmlformats.org/officeDocument/2006/relationships/image" Target="media/image7.tiff"/><Relationship Id="rId30" Type="http://schemas.openxmlformats.org/officeDocument/2006/relationships/hyperlink" Target="http://www.crn.com/news/channel-programs/231900681/survey-september-a-record-month-for-ceo-departures.htm" TargetMode="External"/><Relationship Id="rId105" Type="http://schemas.openxmlformats.org/officeDocument/2006/relationships/hyperlink" Target="http://www.nyse.com/about/listed/lc_all_industry_6.html?supersector=20&amp;sector=124&amp;subsector=1120128534186" TargetMode="External"/><Relationship Id="rId126" Type="http://schemas.openxmlformats.org/officeDocument/2006/relationships/hyperlink" Target="http://www.nyse.com/about/listed/lc_all_industry_9.html?supersector=27&amp;sector=135&amp;subsector=1120128534212" TargetMode="External"/><Relationship Id="rId147" Type="http://schemas.openxmlformats.org/officeDocument/2006/relationships/hyperlink" Target="http://www.nyse.com/about/listed/lc_all_industry_5.html" TargetMode="External"/><Relationship Id="rId168" Type="http://schemas.openxmlformats.org/officeDocument/2006/relationships/hyperlink" Target="http://www.nyse.com/about/listed/lc_all_industry_3.html?supersector=15&amp;sector=109"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eZorka:Dropbox:CEOSpreadsheet%20Master%20March%20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eZorka:Dropbox:CEOSpreadsheet%20Master%20March%20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eZorka:Dropbox:CEOSpreadsheet%20Master%20March%203.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eZorka:Dropbox:CEOSpreadsheet%20Master%20March%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0"/>
          <c:order val="0"/>
          <c:tx>
            <c:strRef>
              <c:f>Sheet1!$B$1</c:f>
              <c:strCache>
                <c:ptCount val="1"/>
                <c:pt idx="0">
                  <c:v>1300</c:v>
                </c:pt>
              </c:strCache>
            </c:strRef>
          </c:tx>
          <c:spPr>
            <a:ln w="6350">
              <a:solidFill>
                <a:schemeClr val="tx1"/>
              </a:solidFill>
            </a:ln>
          </c:spPr>
          <c:marker>
            <c:symbol val="none"/>
          </c:marker>
          <c:cat>
            <c:strRef>
              <c:f>Sheet1!$A$2:$A$13</c:f>
              <c:strCache>
                <c:ptCount val="12"/>
                <c:pt idx="0">
                  <c:v>J</c:v>
                </c:pt>
                <c:pt idx="1">
                  <c:v>F</c:v>
                </c:pt>
                <c:pt idx="2">
                  <c:v>M</c:v>
                </c:pt>
                <c:pt idx="3">
                  <c:v>A</c:v>
                </c:pt>
                <c:pt idx="4">
                  <c:v>M</c:v>
                </c:pt>
                <c:pt idx="5">
                  <c:v>J</c:v>
                </c:pt>
                <c:pt idx="6">
                  <c:v>J</c:v>
                </c:pt>
                <c:pt idx="7">
                  <c:v>A</c:v>
                </c:pt>
                <c:pt idx="8">
                  <c:v>S</c:v>
                </c:pt>
                <c:pt idx="9">
                  <c:v>O</c:v>
                </c:pt>
                <c:pt idx="10">
                  <c:v>N</c:v>
                </c:pt>
                <c:pt idx="11">
                  <c:v>D</c:v>
                </c:pt>
              </c:strCache>
            </c:strRef>
          </c:cat>
          <c:val>
            <c:numRef>
              <c:f>Sheet1!$B$2:$B$13</c:f>
              <c:numCache>
                <c:formatCode>General</c:formatCode>
                <c:ptCount val="12"/>
                <c:pt idx="0">
                  <c:v>1330</c:v>
                </c:pt>
                <c:pt idx="1">
                  <c:v>1320</c:v>
                </c:pt>
                <c:pt idx="2">
                  <c:v>1300</c:v>
                </c:pt>
                <c:pt idx="3">
                  <c:v>1320</c:v>
                </c:pt>
                <c:pt idx="4">
                  <c:v>1290</c:v>
                </c:pt>
                <c:pt idx="5">
                  <c:v>1270</c:v>
                </c:pt>
                <c:pt idx="6">
                  <c:v>1290</c:v>
                </c:pt>
                <c:pt idx="7">
                  <c:v>1300</c:v>
                </c:pt>
                <c:pt idx="8">
                  <c:v>1330</c:v>
                </c:pt>
                <c:pt idx="9">
                  <c:v>1290</c:v>
                </c:pt>
                <c:pt idx="10">
                  <c:v>1270</c:v>
                </c:pt>
                <c:pt idx="11">
                  <c:v>1300</c:v>
                </c:pt>
              </c:numCache>
            </c:numRef>
          </c:val>
          <c:smooth val="0"/>
          <c:extLst>
            <c:ext xmlns:c16="http://schemas.microsoft.com/office/drawing/2014/chart" uri="{C3380CC4-5D6E-409C-BE32-E72D297353CC}">
              <c16:uniqueId val="{00000000-E083-9B42-AD45-D67F6BF83CE3}"/>
            </c:ext>
          </c:extLst>
        </c:ser>
        <c:dLbls>
          <c:showLegendKey val="0"/>
          <c:showVal val="0"/>
          <c:showCatName val="0"/>
          <c:showSerName val="0"/>
          <c:showPercent val="0"/>
          <c:showBubbleSize val="0"/>
        </c:dLbls>
        <c:smooth val="0"/>
        <c:axId val="1854454136"/>
        <c:axId val="1850573256"/>
      </c:lineChart>
      <c:catAx>
        <c:axId val="1854454136"/>
        <c:scaling>
          <c:orientation val="minMax"/>
        </c:scaling>
        <c:delete val="0"/>
        <c:axPos val="b"/>
        <c:numFmt formatCode="General" sourceLinked="0"/>
        <c:majorTickMark val="out"/>
        <c:minorTickMark val="none"/>
        <c:tickLblPos val="nextTo"/>
        <c:crossAx val="1850573256"/>
        <c:crosses val="autoZero"/>
        <c:auto val="1"/>
        <c:lblAlgn val="ctr"/>
        <c:lblOffset val="100"/>
        <c:noMultiLvlLbl val="0"/>
      </c:catAx>
      <c:valAx>
        <c:axId val="1850573256"/>
        <c:scaling>
          <c:orientation val="minMax"/>
          <c:max val="1400"/>
          <c:min val="1200"/>
        </c:scaling>
        <c:delete val="0"/>
        <c:axPos val="l"/>
        <c:majorGridlines/>
        <c:numFmt formatCode="General" sourceLinked="1"/>
        <c:majorTickMark val="out"/>
        <c:minorTickMark val="none"/>
        <c:tickLblPos val="nextTo"/>
        <c:spPr>
          <a:ln w="6350">
            <a:solidFill>
              <a:schemeClr val="tx1"/>
            </a:solidFill>
          </a:ln>
        </c:spPr>
        <c:crossAx val="1854454136"/>
        <c:crosses val="autoZero"/>
        <c:crossBetween val="between"/>
      </c:valAx>
    </c:plotArea>
    <c:plotVisOnly val="1"/>
    <c:dispBlanksAs val="gap"/>
    <c:showDLblsOverMax val="0"/>
  </c:chart>
  <c:spPr>
    <a:ln w="6350">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Sheet2!$D$1:$D$9</c:f>
              <c:strCache>
                <c:ptCount val="9"/>
                <c:pt idx="0">
                  <c:v>Basic Materials</c:v>
                </c:pt>
                <c:pt idx="1">
                  <c:v>Consumer Goods</c:v>
                </c:pt>
                <c:pt idx="2">
                  <c:v>Consumer Services</c:v>
                </c:pt>
                <c:pt idx="3">
                  <c:v>Energy</c:v>
                </c:pt>
                <c:pt idx="4">
                  <c:v>Financial</c:v>
                </c:pt>
                <c:pt idx="5">
                  <c:v>Healthcare</c:v>
                </c:pt>
                <c:pt idx="6">
                  <c:v>Industrials </c:v>
                </c:pt>
                <c:pt idx="7">
                  <c:v>Technology</c:v>
                </c:pt>
                <c:pt idx="8">
                  <c:v>Utilities</c:v>
                </c:pt>
              </c:strCache>
            </c:strRef>
          </c:cat>
          <c:val>
            <c:numRef>
              <c:f>Sheet2!$E$1:$E$9</c:f>
              <c:numCache>
                <c:formatCode>General</c:formatCode>
                <c:ptCount val="9"/>
                <c:pt idx="0">
                  <c:v>18</c:v>
                </c:pt>
                <c:pt idx="1">
                  <c:v>18</c:v>
                </c:pt>
                <c:pt idx="2">
                  <c:v>32</c:v>
                </c:pt>
                <c:pt idx="3">
                  <c:v>1</c:v>
                </c:pt>
                <c:pt idx="4">
                  <c:v>18</c:v>
                </c:pt>
                <c:pt idx="5">
                  <c:v>10</c:v>
                </c:pt>
                <c:pt idx="6">
                  <c:v>12</c:v>
                </c:pt>
                <c:pt idx="7">
                  <c:v>17</c:v>
                </c:pt>
                <c:pt idx="8">
                  <c:v>6</c:v>
                </c:pt>
              </c:numCache>
            </c:numRef>
          </c:val>
          <c:extLst>
            <c:ext xmlns:c16="http://schemas.microsoft.com/office/drawing/2014/chart" uri="{C3380CC4-5D6E-409C-BE32-E72D297353CC}">
              <c16:uniqueId val="{00000000-D9ED-9041-A8AA-C874B701F5DB}"/>
            </c:ext>
          </c:extLst>
        </c:ser>
        <c:dLbls>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Sheet2!$A$1:$A$9</c:f>
              <c:strCache>
                <c:ptCount val="9"/>
                <c:pt idx="0">
                  <c:v>Basic Materials</c:v>
                </c:pt>
                <c:pt idx="1">
                  <c:v>Consumer Goods</c:v>
                </c:pt>
                <c:pt idx="2">
                  <c:v>Consumer Services</c:v>
                </c:pt>
                <c:pt idx="3">
                  <c:v>Energy</c:v>
                </c:pt>
                <c:pt idx="4">
                  <c:v>Financial</c:v>
                </c:pt>
                <c:pt idx="5">
                  <c:v>Healthcare</c:v>
                </c:pt>
                <c:pt idx="6">
                  <c:v>Industrials</c:v>
                </c:pt>
                <c:pt idx="7">
                  <c:v>Utilities</c:v>
                </c:pt>
                <c:pt idx="8">
                  <c:v>Technology</c:v>
                </c:pt>
              </c:strCache>
            </c:strRef>
          </c:cat>
          <c:val>
            <c:numRef>
              <c:f>Sheet2!$B$1:$B$9</c:f>
              <c:numCache>
                <c:formatCode>General</c:formatCode>
                <c:ptCount val="9"/>
                <c:pt idx="0">
                  <c:v>364</c:v>
                </c:pt>
                <c:pt idx="1">
                  <c:v>639</c:v>
                </c:pt>
                <c:pt idx="2">
                  <c:v>809</c:v>
                </c:pt>
                <c:pt idx="3">
                  <c:v>372</c:v>
                </c:pt>
                <c:pt idx="4">
                  <c:v>1004</c:v>
                </c:pt>
                <c:pt idx="5">
                  <c:v>618</c:v>
                </c:pt>
                <c:pt idx="6">
                  <c:v>262</c:v>
                </c:pt>
                <c:pt idx="7">
                  <c:v>291</c:v>
                </c:pt>
                <c:pt idx="8">
                  <c:v>658</c:v>
                </c:pt>
              </c:numCache>
            </c:numRef>
          </c:val>
          <c:extLst>
            <c:ext xmlns:c16="http://schemas.microsoft.com/office/drawing/2014/chart" uri="{C3380CC4-5D6E-409C-BE32-E72D297353CC}">
              <c16:uniqueId val="{00000000-48CD-934E-8F37-A7F0097C5171}"/>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Sheet4!$B$1</c:f>
              <c:strCache>
                <c:ptCount val="1"/>
                <c:pt idx="0">
                  <c:v>Prior</c:v>
                </c:pt>
              </c:strCache>
            </c:strRef>
          </c:tx>
          <c:spPr>
            <a:solidFill>
              <a:schemeClr val="accent4">
                <a:lumMod val="60000"/>
                <a:lumOff val="40000"/>
              </a:schemeClr>
            </a:solidFill>
          </c:spPr>
          <c:invertIfNegative val="0"/>
          <c:cat>
            <c:strRef>
              <c:f>Sheet4!$A$2:$A$11</c:f>
              <c:strCache>
                <c:ptCount val="10"/>
                <c:pt idx="0">
                  <c:v>Basic Materials</c:v>
                </c:pt>
                <c:pt idx="1">
                  <c:v>consumer goods</c:v>
                </c:pt>
                <c:pt idx="2">
                  <c:v>consumer services</c:v>
                </c:pt>
                <c:pt idx="3">
                  <c:v>Energy</c:v>
                </c:pt>
                <c:pt idx="4">
                  <c:v>Financial</c:v>
                </c:pt>
                <c:pt idx="5">
                  <c:v>Healthcare</c:v>
                </c:pt>
                <c:pt idx="6">
                  <c:v>Industrials </c:v>
                </c:pt>
                <c:pt idx="7">
                  <c:v>technology</c:v>
                </c:pt>
                <c:pt idx="8">
                  <c:v>utilities</c:v>
                </c:pt>
                <c:pt idx="9">
                  <c:v>Overall</c:v>
                </c:pt>
              </c:strCache>
            </c:strRef>
          </c:cat>
          <c:val>
            <c:numRef>
              <c:f>Sheet4!$B$2:$B$11</c:f>
              <c:numCache>
                <c:formatCode>0.00000</c:formatCode>
                <c:ptCount val="10"/>
                <c:pt idx="0">
                  <c:v>8.7900000000000006E-2</c:v>
                </c:pt>
                <c:pt idx="1">
                  <c:v>7.4999999999999997E-2</c:v>
                </c:pt>
                <c:pt idx="2">
                  <c:v>8.2600000000000007E-2</c:v>
                </c:pt>
                <c:pt idx="3">
                  <c:v>2.4E-2</c:v>
                </c:pt>
                <c:pt idx="4">
                  <c:v>0.12520000000000001</c:v>
                </c:pt>
                <c:pt idx="5">
                  <c:v>3.7999999999999999E-2</c:v>
                </c:pt>
                <c:pt idx="6">
                  <c:v>0.1143</c:v>
                </c:pt>
                <c:pt idx="7">
                  <c:v>0.08</c:v>
                </c:pt>
                <c:pt idx="8">
                  <c:v>7.7350000000000002E-2</c:v>
                </c:pt>
                <c:pt idx="9">
                  <c:v>7.8261111111111101E-2</c:v>
                </c:pt>
              </c:numCache>
            </c:numRef>
          </c:val>
          <c:extLst>
            <c:ext xmlns:c16="http://schemas.microsoft.com/office/drawing/2014/chart" uri="{C3380CC4-5D6E-409C-BE32-E72D297353CC}">
              <c16:uniqueId val="{00000000-8A89-0A46-8355-584F87D0EB65}"/>
            </c:ext>
          </c:extLst>
        </c:ser>
        <c:ser>
          <c:idx val="1"/>
          <c:order val="1"/>
          <c:tx>
            <c:strRef>
              <c:f>Sheet4!$C$1</c:f>
              <c:strCache>
                <c:ptCount val="1"/>
                <c:pt idx="0">
                  <c:v>Following</c:v>
                </c:pt>
              </c:strCache>
            </c:strRef>
          </c:tx>
          <c:spPr>
            <a:solidFill>
              <a:srgbClr val="008000"/>
            </a:solidFill>
          </c:spPr>
          <c:invertIfNegative val="0"/>
          <c:cat>
            <c:strRef>
              <c:f>Sheet4!$A$2:$A$11</c:f>
              <c:strCache>
                <c:ptCount val="10"/>
                <c:pt idx="0">
                  <c:v>Basic Materials</c:v>
                </c:pt>
                <c:pt idx="1">
                  <c:v>consumer goods</c:v>
                </c:pt>
                <c:pt idx="2">
                  <c:v>consumer services</c:v>
                </c:pt>
                <c:pt idx="3">
                  <c:v>Energy</c:v>
                </c:pt>
                <c:pt idx="4">
                  <c:v>Financial</c:v>
                </c:pt>
                <c:pt idx="5">
                  <c:v>Healthcare</c:v>
                </c:pt>
                <c:pt idx="6">
                  <c:v>Industrials </c:v>
                </c:pt>
                <c:pt idx="7">
                  <c:v>technology</c:v>
                </c:pt>
                <c:pt idx="8">
                  <c:v>utilities</c:v>
                </c:pt>
                <c:pt idx="9">
                  <c:v>Overall</c:v>
                </c:pt>
              </c:strCache>
            </c:strRef>
          </c:cat>
          <c:val>
            <c:numRef>
              <c:f>Sheet4!$C$2:$C$11</c:f>
              <c:numCache>
                <c:formatCode>0.00000</c:formatCode>
                <c:ptCount val="10"/>
                <c:pt idx="0">
                  <c:v>7.4800000000000005E-2</c:v>
                </c:pt>
                <c:pt idx="1">
                  <c:v>6.5100000000000005E-2</c:v>
                </c:pt>
                <c:pt idx="2">
                  <c:v>6.4299999999999996E-2</c:v>
                </c:pt>
                <c:pt idx="3">
                  <c:v>3.5999999999999997E-2</c:v>
                </c:pt>
                <c:pt idx="4">
                  <c:v>8.8400000000000006E-2</c:v>
                </c:pt>
                <c:pt idx="5">
                  <c:v>7.46E-2</c:v>
                </c:pt>
                <c:pt idx="6">
                  <c:v>7.46E-2</c:v>
                </c:pt>
                <c:pt idx="7">
                  <c:v>5.3199999999999997E-2</c:v>
                </c:pt>
                <c:pt idx="8">
                  <c:v>6.5183333333333301E-2</c:v>
                </c:pt>
                <c:pt idx="9">
                  <c:v>6.6242592592592603E-2</c:v>
                </c:pt>
              </c:numCache>
            </c:numRef>
          </c:val>
          <c:extLst>
            <c:ext xmlns:c16="http://schemas.microsoft.com/office/drawing/2014/chart" uri="{C3380CC4-5D6E-409C-BE32-E72D297353CC}">
              <c16:uniqueId val="{00000001-8A89-0A46-8355-584F87D0EB65}"/>
            </c:ext>
          </c:extLst>
        </c:ser>
        <c:dLbls>
          <c:showLegendKey val="0"/>
          <c:showVal val="0"/>
          <c:showCatName val="0"/>
          <c:showSerName val="0"/>
          <c:showPercent val="0"/>
          <c:showBubbleSize val="0"/>
        </c:dLbls>
        <c:gapWidth val="150"/>
        <c:axId val="1850625784"/>
        <c:axId val="-2143875416"/>
      </c:barChart>
      <c:catAx>
        <c:axId val="1850625784"/>
        <c:scaling>
          <c:orientation val="minMax"/>
        </c:scaling>
        <c:delete val="0"/>
        <c:axPos val="b"/>
        <c:numFmt formatCode="General" sourceLinked="0"/>
        <c:majorTickMark val="out"/>
        <c:minorTickMark val="none"/>
        <c:tickLblPos val="nextTo"/>
        <c:crossAx val="-2143875416"/>
        <c:crosses val="autoZero"/>
        <c:auto val="1"/>
        <c:lblAlgn val="ctr"/>
        <c:lblOffset val="100"/>
        <c:noMultiLvlLbl val="0"/>
      </c:catAx>
      <c:valAx>
        <c:axId val="-2143875416"/>
        <c:scaling>
          <c:orientation val="minMax"/>
        </c:scaling>
        <c:delete val="0"/>
        <c:axPos val="l"/>
        <c:majorGridlines/>
        <c:numFmt formatCode="0.00000" sourceLinked="1"/>
        <c:majorTickMark val="out"/>
        <c:minorTickMark val="none"/>
        <c:tickLblPos val="nextTo"/>
        <c:crossAx val="185062578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'Average RSD by industry'!$B$30</c:f>
              <c:strCache>
                <c:ptCount val="1"/>
                <c:pt idx="0">
                  <c:v>2012</c:v>
                </c:pt>
              </c:strCache>
            </c:strRef>
          </c:tx>
          <c:invertIfNegative val="0"/>
          <c:cat>
            <c:strRef>
              <c:f>'Average RSD by industry'!$A$31:$A$39</c:f>
              <c:strCache>
                <c:ptCount val="9"/>
                <c:pt idx="0">
                  <c:v>Basic Materials</c:v>
                </c:pt>
                <c:pt idx="1">
                  <c:v>technology</c:v>
                </c:pt>
                <c:pt idx="2">
                  <c:v>Financial</c:v>
                </c:pt>
                <c:pt idx="3">
                  <c:v>Energy</c:v>
                </c:pt>
                <c:pt idx="4">
                  <c:v>consumer services</c:v>
                </c:pt>
                <c:pt idx="5">
                  <c:v>Industrials </c:v>
                </c:pt>
                <c:pt idx="6">
                  <c:v>Healthcare</c:v>
                </c:pt>
                <c:pt idx="7">
                  <c:v>utilities</c:v>
                </c:pt>
                <c:pt idx="8">
                  <c:v>consumer goods</c:v>
                </c:pt>
              </c:strCache>
            </c:strRef>
          </c:cat>
          <c:val>
            <c:numRef>
              <c:f>'Average RSD by industry'!$B$31:$B$39</c:f>
              <c:numCache>
                <c:formatCode>0.00%</c:formatCode>
                <c:ptCount val="9"/>
                <c:pt idx="0">
                  <c:v>8.8999999999999996E-2</c:v>
                </c:pt>
                <c:pt idx="1">
                  <c:v>6.9000000000000006E-2</c:v>
                </c:pt>
                <c:pt idx="2">
                  <c:v>0.125</c:v>
                </c:pt>
                <c:pt idx="3">
                  <c:v>0</c:v>
                </c:pt>
                <c:pt idx="4">
                  <c:v>7.5999999999999998E-2</c:v>
                </c:pt>
                <c:pt idx="5">
                  <c:v>5.9323529411764699E-2</c:v>
                </c:pt>
                <c:pt idx="6">
                  <c:v>4.1000000000000002E-2</c:v>
                </c:pt>
                <c:pt idx="7">
                  <c:v>4.6124999999999999E-2</c:v>
                </c:pt>
                <c:pt idx="8">
                  <c:v>7.5999999999999998E-2</c:v>
                </c:pt>
              </c:numCache>
            </c:numRef>
          </c:val>
          <c:extLst>
            <c:ext xmlns:c16="http://schemas.microsoft.com/office/drawing/2014/chart" uri="{C3380CC4-5D6E-409C-BE32-E72D297353CC}">
              <c16:uniqueId val="{00000000-8868-2C46-9809-035CF5EE5284}"/>
            </c:ext>
          </c:extLst>
        </c:ser>
        <c:ser>
          <c:idx val="1"/>
          <c:order val="1"/>
          <c:tx>
            <c:strRef>
              <c:f>'Average RSD by industry'!$C$30</c:f>
              <c:strCache>
                <c:ptCount val="1"/>
                <c:pt idx="0">
                  <c:v>2013</c:v>
                </c:pt>
              </c:strCache>
            </c:strRef>
          </c:tx>
          <c:invertIfNegative val="0"/>
          <c:cat>
            <c:strRef>
              <c:f>'Average RSD by industry'!$A$31:$A$39</c:f>
              <c:strCache>
                <c:ptCount val="9"/>
                <c:pt idx="0">
                  <c:v>Basic Materials</c:v>
                </c:pt>
                <c:pt idx="1">
                  <c:v>technology</c:v>
                </c:pt>
                <c:pt idx="2">
                  <c:v>Financial</c:v>
                </c:pt>
                <c:pt idx="3">
                  <c:v>Energy</c:v>
                </c:pt>
                <c:pt idx="4">
                  <c:v>consumer services</c:v>
                </c:pt>
                <c:pt idx="5">
                  <c:v>Industrials </c:v>
                </c:pt>
                <c:pt idx="6">
                  <c:v>Healthcare</c:v>
                </c:pt>
                <c:pt idx="7">
                  <c:v>utilities</c:v>
                </c:pt>
                <c:pt idx="8">
                  <c:v>consumer goods</c:v>
                </c:pt>
              </c:strCache>
            </c:strRef>
          </c:cat>
          <c:val>
            <c:numRef>
              <c:f>'Average RSD by industry'!$C$31:$C$39</c:f>
              <c:numCache>
                <c:formatCode>0.00%</c:formatCode>
                <c:ptCount val="9"/>
                <c:pt idx="0">
                  <c:v>7.4999999999999997E-2</c:v>
                </c:pt>
                <c:pt idx="1">
                  <c:v>0.06</c:v>
                </c:pt>
                <c:pt idx="2">
                  <c:v>0.125</c:v>
                </c:pt>
                <c:pt idx="3">
                  <c:v>0.03</c:v>
                </c:pt>
                <c:pt idx="4">
                  <c:v>6.8000000000000005E-2</c:v>
                </c:pt>
                <c:pt idx="5">
                  <c:v>5.1999999999999998E-2</c:v>
                </c:pt>
                <c:pt idx="6">
                  <c:v>0.04</c:v>
                </c:pt>
                <c:pt idx="7">
                  <c:v>2.3E-2</c:v>
                </c:pt>
                <c:pt idx="8">
                  <c:v>6.8000000000000005E-2</c:v>
                </c:pt>
              </c:numCache>
            </c:numRef>
          </c:val>
          <c:extLst>
            <c:ext xmlns:c16="http://schemas.microsoft.com/office/drawing/2014/chart" uri="{C3380CC4-5D6E-409C-BE32-E72D297353CC}">
              <c16:uniqueId val="{00000001-8868-2C46-9809-035CF5EE5284}"/>
            </c:ext>
          </c:extLst>
        </c:ser>
        <c:dLbls>
          <c:showLegendKey val="0"/>
          <c:showVal val="0"/>
          <c:showCatName val="0"/>
          <c:showSerName val="0"/>
          <c:showPercent val="0"/>
          <c:showBubbleSize val="0"/>
        </c:dLbls>
        <c:gapWidth val="150"/>
        <c:axId val="1857574184"/>
        <c:axId val="-2144049000"/>
      </c:barChart>
      <c:catAx>
        <c:axId val="1857574184"/>
        <c:scaling>
          <c:orientation val="minMax"/>
        </c:scaling>
        <c:delete val="0"/>
        <c:axPos val="b"/>
        <c:numFmt formatCode="General" sourceLinked="0"/>
        <c:majorTickMark val="out"/>
        <c:minorTickMark val="none"/>
        <c:tickLblPos val="nextTo"/>
        <c:crossAx val="-2144049000"/>
        <c:crosses val="autoZero"/>
        <c:auto val="1"/>
        <c:lblAlgn val="ctr"/>
        <c:lblOffset val="100"/>
        <c:noMultiLvlLbl val="0"/>
      </c:catAx>
      <c:valAx>
        <c:axId val="-2144049000"/>
        <c:scaling>
          <c:orientation val="minMax"/>
        </c:scaling>
        <c:delete val="0"/>
        <c:axPos val="l"/>
        <c:majorGridlines/>
        <c:numFmt formatCode="0.00%" sourceLinked="1"/>
        <c:majorTickMark val="out"/>
        <c:minorTickMark val="none"/>
        <c:tickLblPos val="nextTo"/>
        <c:crossAx val="1857574184"/>
        <c:crosses val="autoZero"/>
        <c:crossBetween val="between"/>
      </c:valAx>
    </c:plotArea>
    <c:legend>
      <c:legendPos val="r"/>
      <c:layout>
        <c:manualLayout>
          <c:xMode val="edge"/>
          <c:yMode val="edge"/>
          <c:x val="0.81361895885888302"/>
          <c:y val="0.51895827474690703"/>
          <c:w val="0.141257820037334"/>
          <c:h val="0.21877987907761501"/>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Goi08</b:Tag>
    <b:SourceType>JournalArticle</b:SourceType>
    <b:Guid>{7C889C03-EB53-4883-9162-D3BDCA4FA00E}</b:Guid>
    <b:Author>
      <b:Author>
        <b:Corporate>Goins  &amp; Gruca</b:Corporate>
      </b:Author>
    </b:Author>
    <b:Title>Understanding Competitive and Contagion Effects of Layoff Announcements</b:Title>
    <b:JournalName>Corporate Review</b:JournalName>
    <b:Year>2008</b:Year>
    <b:Pages>11, 12-34 doi:10.1057</b:Pages>
    <b:RefOrder>1</b:RefOrder>
  </b:Source>
</b:Sources>
</file>

<file path=customXml/itemProps1.xml><?xml version="1.0" encoding="utf-8"?>
<ds:datastoreItem xmlns:ds="http://schemas.openxmlformats.org/officeDocument/2006/customXml" ds:itemID="{61A39225-B4D4-B24B-AABE-67298BD7E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127</Pages>
  <Words>30393</Words>
  <Characters>173244</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Colorado Technical University</Company>
  <LinksUpToDate>false</LinksUpToDate>
  <CharactersWithSpaces>203231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Daphne DePorres</dc:creator>
  <cp:lastModifiedBy>Zoe Blechen</cp:lastModifiedBy>
  <cp:revision>2</cp:revision>
  <cp:lastPrinted>2013-06-12T15:31:00Z</cp:lastPrinted>
  <dcterms:created xsi:type="dcterms:W3CDTF">2025-06-05T22:34:00Z</dcterms:created>
  <dcterms:modified xsi:type="dcterms:W3CDTF">2025-06-05T22:34:00Z</dcterms:modified>
</cp:coreProperties>
</file>